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614C" w14:textId="77777777" w:rsidR="0063344C" w:rsidRPr="0063344C" w:rsidRDefault="0063344C" w:rsidP="00060225">
      <w:pPr>
        <w:spacing w:line="360" w:lineRule="auto"/>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4A1B92E0" w14:textId="77777777" w:rsidR="0063344C" w:rsidRPr="0063344C" w:rsidRDefault="0063344C" w:rsidP="00060225">
      <w:pPr>
        <w:spacing w:line="360" w:lineRule="auto"/>
        <w:jc w:val="center"/>
        <w:rPr>
          <w:b/>
          <w:bCs/>
          <w:sz w:val="26"/>
          <w:szCs w:val="26"/>
        </w:rPr>
      </w:pPr>
      <w:r w:rsidRPr="0063344C">
        <w:rPr>
          <w:b/>
          <w:bCs/>
          <w:sz w:val="26"/>
          <w:szCs w:val="26"/>
        </w:rPr>
        <w:t xml:space="preserve">«ЛЭТИ» им. </w:t>
      </w:r>
      <w:proofErr w:type="spellStart"/>
      <w:r w:rsidRPr="0063344C">
        <w:rPr>
          <w:b/>
          <w:bCs/>
          <w:sz w:val="26"/>
          <w:szCs w:val="26"/>
        </w:rPr>
        <w:t>В.И.Ульянова</w:t>
      </w:r>
      <w:proofErr w:type="spellEnd"/>
      <w:r w:rsidRPr="0063344C">
        <w:rPr>
          <w:b/>
          <w:bCs/>
          <w:sz w:val="26"/>
          <w:szCs w:val="26"/>
        </w:rPr>
        <w:t xml:space="preserve"> (Ленина)»</w:t>
      </w:r>
    </w:p>
    <w:p w14:paraId="1EDE754B" w14:textId="77777777" w:rsidR="0063344C" w:rsidRPr="0063344C" w:rsidRDefault="0063344C" w:rsidP="00060225">
      <w:pPr>
        <w:pStyle w:val="BodyText"/>
        <w:spacing w:after="0" w:line="360" w:lineRule="auto"/>
        <w:jc w:val="center"/>
        <w:rPr>
          <w:b/>
          <w:bCs/>
          <w:sz w:val="26"/>
          <w:szCs w:val="26"/>
        </w:rPr>
      </w:pPr>
      <w:r w:rsidRPr="0063344C">
        <w:rPr>
          <w:b/>
          <w:bCs/>
          <w:sz w:val="26"/>
          <w:szCs w:val="26"/>
        </w:rPr>
        <w:t>(</w:t>
      </w:r>
      <w:proofErr w:type="spellStart"/>
      <w:r w:rsidRPr="0063344C">
        <w:rPr>
          <w:b/>
          <w:bCs/>
          <w:sz w:val="26"/>
          <w:szCs w:val="26"/>
        </w:rPr>
        <w:t>СПбГЭТУ</w:t>
      </w:r>
      <w:proofErr w:type="spellEnd"/>
      <w:r w:rsidRPr="0063344C">
        <w:rPr>
          <w:b/>
          <w:bCs/>
          <w:sz w:val="26"/>
          <w:szCs w:val="26"/>
        </w:rPr>
        <w:t xml:space="preserve"> </w:t>
      </w:r>
      <w:r w:rsidR="00DF6978">
        <w:rPr>
          <w:b/>
          <w:bCs/>
          <w:sz w:val="26"/>
          <w:szCs w:val="26"/>
        </w:rPr>
        <w:t>«</w:t>
      </w:r>
      <w:r w:rsidRPr="0063344C">
        <w:rPr>
          <w:b/>
          <w:bCs/>
          <w:sz w:val="26"/>
          <w:szCs w:val="26"/>
        </w:rPr>
        <w:t>ЛЭТИ</w:t>
      </w:r>
      <w:r w:rsidR="00DF6978">
        <w:rPr>
          <w:b/>
          <w:bCs/>
          <w:sz w:val="26"/>
          <w:szCs w:val="26"/>
        </w:rPr>
        <w:t>»</w:t>
      </w:r>
      <w:r w:rsidRPr="0063344C">
        <w:rPr>
          <w:b/>
          <w:bCs/>
          <w:sz w:val="26"/>
          <w:szCs w:val="26"/>
        </w:rPr>
        <w:t>)</w:t>
      </w:r>
    </w:p>
    <w:p w14:paraId="57467086" w14:textId="77777777" w:rsidR="0063344C" w:rsidRPr="00920D5B" w:rsidRDefault="0063344C" w:rsidP="00060225">
      <w:pPr>
        <w:spacing w:line="360"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920D5B" w:rsidRPr="00920D5B" w14:paraId="461BF8F8" w14:textId="77777777" w:rsidTr="0063344C">
        <w:tc>
          <w:tcPr>
            <w:tcW w:w="2174" w:type="pct"/>
            <w:shd w:val="clear" w:color="auto" w:fill="auto"/>
          </w:tcPr>
          <w:p w14:paraId="445799F3" w14:textId="77777777" w:rsidR="00103B01" w:rsidRPr="00920D5B" w:rsidRDefault="00103B01" w:rsidP="00060225">
            <w:pPr>
              <w:spacing w:line="360" w:lineRule="auto"/>
              <w:rPr>
                <w:b/>
                <w:sz w:val="28"/>
                <w:szCs w:val="28"/>
              </w:rPr>
            </w:pPr>
            <w:r w:rsidRPr="00920D5B">
              <w:rPr>
                <w:b/>
                <w:sz w:val="28"/>
                <w:szCs w:val="28"/>
              </w:rPr>
              <w:t xml:space="preserve">Направление </w:t>
            </w:r>
          </w:p>
        </w:tc>
        <w:tc>
          <w:tcPr>
            <w:tcW w:w="2826" w:type="pct"/>
            <w:gridSpan w:val="2"/>
            <w:shd w:val="clear" w:color="auto" w:fill="auto"/>
          </w:tcPr>
          <w:p w14:paraId="6FB9CDE0" w14:textId="77777777" w:rsidR="00103B01" w:rsidRPr="00920D5B" w:rsidRDefault="00C025EB" w:rsidP="00060225">
            <w:pPr>
              <w:spacing w:line="360" w:lineRule="auto"/>
              <w:rPr>
                <w:sz w:val="28"/>
                <w:szCs w:val="28"/>
              </w:rPr>
            </w:pPr>
            <w:r w:rsidRPr="00920D5B">
              <w:rPr>
                <w:sz w:val="28"/>
                <w:szCs w:val="28"/>
              </w:rPr>
              <w:t>12</w:t>
            </w:r>
            <w:r w:rsidR="00103B01" w:rsidRPr="00920D5B">
              <w:rPr>
                <w:sz w:val="28"/>
                <w:szCs w:val="28"/>
              </w:rPr>
              <w:t>.0</w:t>
            </w:r>
            <w:r w:rsidRPr="00920D5B">
              <w:rPr>
                <w:sz w:val="28"/>
                <w:szCs w:val="28"/>
              </w:rPr>
              <w:t>3</w:t>
            </w:r>
            <w:r w:rsidR="00103B01" w:rsidRPr="00920D5B">
              <w:rPr>
                <w:sz w:val="28"/>
                <w:szCs w:val="28"/>
              </w:rPr>
              <w:t>.0</w:t>
            </w:r>
            <w:r w:rsidRPr="00920D5B">
              <w:rPr>
                <w:sz w:val="28"/>
                <w:szCs w:val="28"/>
              </w:rPr>
              <w:t>1</w:t>
            </w:r>
            <w:r w:rsidR="00103B01" w:rsidRPr="00920D5B">
              <w:rPr>
                <w:sz w:val="28"/>
                <w:szCs w:val="28"/>
              </w:rPr>
              <w:t xml:space="preserve"> - </w:t>
            </w:r>
            <w:r w:rsidRPr="00920D5B">
              <w:rPr>
                <w:sz w:val="28"/>
                <w:szCs w:val="28"/>
              </w:rPr>
              <w:t>Приборостроение</w:t>
            </w:r>
          </w:p>
        </w:tc>
      </w:tr>
      <w:tr w:rsidR="00920D5B" w:rsidRPr="00920D5B" w14:paraId="3DEB70D7" w14:textId="77777777" w:rsidTr="0063344C">
        <w:tc>
          <w:tcPr>
            <w:tcW w:w="2174" w:type="pct"/>
            <w:shd w:val="clear" w:color="auto" w:fill="auto"/>
          </w:tcPr>
          <w:p w14:paraId="3A2B1FD4" w14:textId="77777777" w:rsidR="00103B01" w:rsidRPr="00920D5B" w:rsidRDefault="00103B01" w:rsidP="00060225">
            <w:pPr>
              <w:spacing w:line="360" w:lineRule="auto"/>
              <w:rPr>
                <w:b/>
                <w:sz w:val="28"/>
                <w:szCs w:val="28"/>
              </w:rPr>
            </w:pPr>
            <w:r w:rsidRPr="00920D5B">
              <w:rPr>
                <w:b/>
                <w:sz w:val="28"/>
                <w:szCs w:val="28"/>
              </w:rPr>
              <w:t xml:space="preserve">Профиль </w:t>
            </w:r>
          </w:p>
        </w:tc>
        <w:tc>
          <w:tcPr>
            <w:tcW w:w="2826" w:type="pct"/>
            <w:gridSpan w:val="2"/>
            <w:shd w:val="clear" w:color="auto" w:fill="auto"/>
          </w:tcPr>
          <w:p w14:paraId="2370EAC6" w14:textId="77777777" w:rsidR="00103B01" w:rsidRPr="00920D5B" w:rsidRDefault="00C025EB" w:rsidP="00060225">
            <w:pPr>
              <w:spacing w:line="360" w:lineRule="auto"/>
              <w:rPr>
                <w:sz w:val="28"/>
                <w:szCs w:val="28"/>
              </w:rPr>
            </w:pPr>
            <w:r w:rsidRPr="00920D5B">
              <w:rPr>
                <w:sz w:val="28"/>
                <w:szCs w:val="28"/>
              </w:rPr>
              <w:t>Лазерные измерительные и навигационные системы</w:t>
            </w:r>
          </w:p>
        </w:tc>
      </w:tr>
      <w:tr w:rsidR="00920D5B" w:rsidRPr="00920D5B" w14:paraId="3FFFEC67" w14:textId="77777777" w:rsidTr="0063344C">
        <w:tc>
          <w:tcPr>
            <w:tcW w:w="2174" w:type="pct"/>
            <w:shd w:val="clear" w:color="auto" w:fill="auto"/>
            <w:vAlign w:val="center"/>
          </w:tcPr>
          <w:p w14:paraId="0C54C9D1" w14:textId="77777777" w:rsidR="0063344C" w:rsidRPr="00920D5B" w:rsidRDefault="0063344C" w:rsidP="00060225">
            <w:pPr>
              <w:spacing w:line="360" w:lineRule="auto"/>
              <w:rPr>
                <w:b/>
                <w:sz w:val="28"/>
                <w:szCs w:val="28"/>
              </w:rPr>
            </w:pPr>
            <w:r w:rsidRPr="00920D5B">
              <w:rPr>
                <w:b/>
                <w:sz w:val="28"/>
                <w:szCs w:val="28"/>
              </w:rPr>
              <w:t>Факультет</w:t>
            </w:r>
          </w:p>
        </w:tc>
        <w:tc>
          <w:tcPr>
            <w:tcW w:w="2826" w:type="pct"/>
            <w:gridSpan w:val="2"/>
            <w:shd w:val="clear" w:color="auto" w:fill="auto"/>
            <w:vAlign w:val="center"/>
          </w:tcPr>
          <w:p w14:paraId="2BCF0502" w14:textId="77777777" w:rsidR="0063344C" w:rsidRPr="00920D5B" w:rsidRDefault="00C025EB" w:rsidP="00060225">
            <w:pPr>
              <w:spacing w:line="360" w:lineRule="auto"/>
              <w:rPr>
                <w:sz w:val="28"/>
                <w:szCs w:val="28"/>
              </w:rPr>
            </w:pPr>
            <w:r w:rsidRPr="00920D5B">
              <w:rPr>
                <w:sz w:val="28"/>
                <w:szCs w:val="28"/>
              </w:rPr>
              <w:t>ФИБС</w:t>
            </w:r>
          </w:p>
        </w:tc>
      </w:tr>
      <w:tr w:rsidR="00920D5B" w:rsidRPr="00920D5B" w14:paraId="7CAEAB37" w14:textId="77777777" w:rsidTr="0063344C">
        <w:tc>
          <w:tcPr>
            <w:tcW w:w="2174" w:type="pct"/>
            <w:shd w:val="clear" w:color="auto" w:fill="auto"/>
            <w:vAlign w:val="center"/>
          </w:tcPr>
          <w:p w14:paraId="581CFA9E" w14:textId="77777777" w:rsidR="00103B01" w:rsidRPr="00920D5B" w:rsidRDefault="00103B01" w:rsidP="00060225">
            <w:pPr>
              <w:spacing w:line="360" w:lineRule="auto"/>
              <w:rPr>
                <w:b/>
                <w:sz w:val="28"/>
                <w:szCs w:val="28"/>
              </w:rPr>
            </w:pPr>
            <w:r w:rsidRPr="00920D5B">
              <w:rPr>
                <w:b/>
                <w:sz w:val="28"/>
                <w:szCs w:val="28"/>
              </w:rPr>
              <w:t>Кафедра</w:t>
            </w:r>
          </w:p>
        </w:tc>
        <w:tc>
          <w:tcPr>
            <w:tcW w:w="2826" w:type="pct"/>
            <w:gridSpan w:val="2"/>
            <w:shd w:val="clear" w:color="auto" w:fill="auto"/>
            <w:vAlign w:val="center"/>
          </w:tcPr>
          <w:p w14:paraId="6AC75903" w14:textId="77777777" w:rsidR="00103B01" w:rsidRPr="00920D5B" w:rsidRDefault="00C025EB" w:rsidP="00060225">
            <w:pPr>
              <w:spacing w:line="360" w:lineRule="auto"/>
              <w:rPr>
                <w:sz w:val="28"/>
                <w:szCs w:val="28"/>
              </w:rPr>
            </w:pPr>
            <w:r w:rsidRPr="00920D5B">
              <w:rPr>
                <w:sz w:val="28"/>
                <w:szCs w:val="28"/>
              </w:rPr>
              <w:t>ЛИНС</w:t>
            </w:r>
          </w:p>
        </w:tc>
      </w:tr>
      <w:tr w:rsidR="00920D5B" w:rsidRPr="00920D5B" w14:paraId="5A827827" w14:textId="77777777" w:rsidTr="0063344C">
        <w:trPr>
          <w:trHeight w:val="737"/>
        </w:trPr>
        <w:tc>
          <w:tcPr>
            <w:tcW w:w="2174" w:type="pct"/>
            <w:shd w:val="clear" w:color="auto" w:fill="auto"/>
            <w:vAlign w:val="bottom"/>
          </w:tcPr>
          <w:p w14:paraId="53EB692C" w14:textId="77777777" w:rsidR="00103B01" w:rsidRPr="00920D5B" w:rsidRDefault="00103B01" w:rsidP="00060225">
            <w:pPr>
              <w:spacing w:line="360" w:lineRule="auto"/>
              <w:rPr>
                <w:i/>
                <w:sz w:val="28"/>
                <w:szCs w:val="28"/>
              </w:rPr>
            </w:pPr>
            <w:r w:rsidRPr="00920D5B">
              <w:rPr>
                <w:i/>
                <w:sz w:val="28"/>
                <w:szCs w:val="28"/>
              </w:rPr>
              <w:t>К защите допустить</w:t>
            </w:r>
          </w:p>
        </w:tc>
        <w:tc>
          <w:tcPr>
            <w:tcW w:w="2826" w:type="pct"/>
            <w:gridSpan w:val="2"/>
            <w:shd w:val="clear" w:color="auto" w:fill="auto"/>
            <w:vAlign w:val="bottom"/>
          </w:tcPr>
          <w:p w14:paraId="092E9122" w14:textId="77777777" w:rsidR="00103B01" w:rsidRPr="00920D5B" w:rsidRDefault="00103B01" w:rsidP="00060225">
            <w:pPr>
              <w:spacing w:line="360" w:lineRule="auto"/>
              <w:rPr>
                <w:sz w:val="28"/>
                <w:szCs w:val="28"/>
              </w:rPr>
            </w:pPr>
          </w:p>
        </w:tc>
      </w:tr>
      <w:tr w:rsidR="00920D5B" w:rsidRPr="00920D5B" w14:paraId="2C4EAD75" w14:textId="77777777" w:rsidTr="0063344C">
        <w:tc>
          <w:tcPr>
            <w:tcW w:w="2174" w:type="pct"/>
            <w:shd w:val="clear" w:color="auto" w:fill="auto"/>
            <w:vAlign w:val="center"/>
          </w:tcPr>
          <w:p w14:paraId="5A484FDA" w14:textId="77777777" w:rsidR="00103B01" w:rsidRPr="00920D5B" w:rsidRDefault="00103B01" w:rsidP="00060225">
            <w:pPr>
              <w:spacing w:line="360" w:lineRule="auto"/>
              <w:rPr>
                <w:i/>
                <w:sz w:val="28"/>
                <w:szCs w:val="28"/>
              </w:rPr>
            </w:pPr>
            <w:r w:rsidRPr="00920D5B">
              <w:rPr>
                <w:sz w:val="28"/>
                <w:szCs w:val="28"/>
              </w:rPr>
              <w:t>Зав. кафедрой</w:t>
            </w:r>
          </w:p>
        </w:tc>
        <w:tc>
          <w:tcPr>
            <w:tcW w:w="1406" w:type="pct"/>
            <w:shd w:val="clear" w:color="auto" w:fill="auto"/>
            <w:vAlign w:val="center"/>
          </w:tcPr>
          <w:p w14:paraId="232C3650" w14:textId="77777777" w:rsidR="00103B01" w:rsidRPr="00920D5B" w:rsidRDefault="00103B01" w:rsidP="00060225">
            <w:pPr>
              <w:spacing w:line="360" w:lineRule="auto"/>
              <w:rPr>
                <w:sz w:val="28"/>
                <w:szCs w:val="28"/>
              </w:rPr>
            </w:pPr>
          </w:p>
        </w:tc>
        <w:tc>
          <w:tcPr>
            <w:tcW w:w="1420" w:type="pct"/>
            <w:shd w:val="clear" w:color="auto" w:fill="auto"/>
            <w:vAlign w:val="center"/>
          </w:tcPr>
          <w:p w14:paraId="722C65EA" w14:textId="77777777" w:rsidR="00103B01" w:rsidRPr="00920D5B" w:rsidRDefault="00C025EB" w:rsidP="00060225">
            <w:pPr>
              <w:spacing w:line="360" w:lineRule="auto"/>
              <w:rPr>
                <w:sz w:val="28"/>
                <w:szCs w:val="28"/>
              </w:rPr>
            </w:pPr>
            <w:r w:rsidRPr="00920D5B">
              <w:rPr>
                <w:sz w:val="28"/>
                <w:szCs w:val="28"/>
              </w:rPr>
              <w:t>Филатов</w:t>
            </w:r>
            <w:r w:rsidR="00103B01" w:rsidRPr="00920D5B">
              <w:rPr>
                <w:sz w:val="28"/>
                <w:szCs w:val="28"/>
              </w:rPr>
              <w:t xml:space="preserve"> </w:t>
            </w:r>
            <w:r w:rsidRPr="00920D5B">
              <w:rPr>
                <w:sz w:val="28"/>
                <w:szCs w:val="28"/>
              </w:rPr>
              <w:t>Ю</w:t>
            </w:r>
            <w:r w:rsidR="00103B01" w:rsidRPr="00920D5B">
              <w:rPr>
                <w:sz w:val="28"/>
                <w:szCs w:val="28"/>
              </w:rPr>
              <w:t>.</w:t>
            </w:r>
            <w:r w:rsidRPr="00920D5B">
              <w:rPr>
                <w:sz w:val="28"/>
                <w:szCs w:val="28"/>
              </w:rPr>
              <w:t>В</w:t>
            </w:r>
            <w:r w:rsidR="00103B01" w:rsidRPr="00920D5B">
              <w:rPr>
                <w:sz w:val="28"/>
                <w:szCs w:val="28"/>
              </w:rPr>
              <w:t>.</w:t>
            </w:r>
          </w:p>
        </w:tc>
      </w:tr>
    </w:tbl>
    <w:p w14:paraId="61612743" w14:textId="77777777" w:rsidR="00103B01" w:rsidRPr="00BE4534" w:rsidRDefault="00103B01" w:rsidP="00060225">
      <w:pPr>
        <w:spacing w:line="360" w:lineRule="auto"/>
        <w:jc w:val="center"/>
        <w:rPr>
          <w:sz w:val="28"/>
          <w:szCs w:val="28"/>
        </w:rPr>
      </w:pPr>
    </w:p>
    <w:p w14:paraId="672C134C" w14:textId="77777777" w:rsidR="00103B01" w:rsidRPr="00BE4534" w:rsidRDefault="00103B01" w:rsidP="00060225">
      <w:pPr>
        <w:spacing w:line="360" w:lineRule="auto"/>
        <w:rPr>
          <w:sz w:val="28"/>
          <w:szCs w:val="28"/>
        </w:rPr>
      </w:pPr>
    </w:p>
    <w:p w14:paraId="20ED4246" w14:textId="77777777" w:rsidR="00103B01" w:rsidRPr="0063344C" w:rsidRDefault="00103B01" w:rsidP="00060225">
      <w:pPr>
        <w:pStyle w:val="Times142"/>
        <w:spacing w:line="360" w:lineRule="auto"/>
        <w:ind w:firstLine="0"/>
        <w:jc w:val="center"/>
        <w:rPr>
          <w:rStyle w:val="BookTitle"/>
          <w:caps/>
          <w:smallCaps w:val="0"/>
          <w:sz w:val="36"/>
          <w:szCs w:val="28"/>
        </w:rPr>
      </w:pPr>
      <w:r w:rsidRPr="0063344C">
        <w:rPr>
          <w:rStyle w:val="BookTitle"/>
          <w:caps/>
          <w:smallCaps w:val="0"/>
          <w:sz w:val="36"/>
          <w:szCs w:val="28"/>
        </w:rPr>
        <w:t>ВЫПУСКНАЯ КВАЛИФИКАЦИОННАЯ РАБОТА</w:t>
      </w:r>
    </w:p>
    <w:p w14:paraId="49142DFA" w14:textId="77777777" w:rsidR="00103B01" w:rsidRDefault="00103B01" w:rsidP="00060225">
      <w:pPr>
        <w:spacing w:line="360" w:lineRule="auto"/>
        <w:jc w:val="center"/>
        <w:rPr>
          <w:rStyle w:val="BookTitle"/>
          <w:caps/>
          <w:smallCaps w:val="0"/>
          <w:color w:val="FF0000"/>
          <w:sz w:val="36"/>
          <w:szCs w:val="28"/>
        </w:rPr>
      </w:pPr>
      <w:r w:rsidRPr="0063344C">
        <w:rPr>
          <w:rStyle w:val="BookTitle"/>
          <w:caps/>
          <w:smallCaps w:val="0"/>
          <w:sz w:val="36"/>
          <w:szCs w:val="28"/>
        </w:rPr>
        <w:t xml:space="preserve">БАКАЛАВРА </w:t>
      </w:r>
    </w:p>
    <w:p w14:paraId="2634B2A7" w14:textId="77777777" w:rsidR="0063344C" w:rsidRPr="0063344C" w:rsidRDefault="0063344C" w:rsidP="00060225">
      <w:pPr>
        <w:spacing w:line="360" w:lineRule="auto"/>
        <w:jc w:val="center"/>
        <w:rPr>
          <w:b/>
          <w:sz w:val="20"/>
          <w:szCs w:val="28"/>
        </w:rPr>
      </w:pPr>
    </w:p>
    <w:p w14:paraId="4EB67A8C" w14:textId="77777777" w:rsidR="00103B01" w:rsidRPr="00BE4534" w:rsidRDefault="00103B01" w:rsidP="00060225">
      <w:pPr>
        <w:spacing w:line="360" w:lineRule="auto"/>
        <w:jc w:val="center"/>
        <w:rPr>
          <w:rStyle w:val="BookTitle"/>
          <w:smallCaps w:val="0"/>
          <w:sz w:val="28"/>
          <w:szCs w:val="28"/>
        </w:rPr>
      </w:pPr>
      <w:r w:rsidRPr="00BE4534">
        <w:rPr>
          <w:rStyle w:val="BookTitle"/>
          <w:smallCaps w:val="0"/>
          <w:sz w:val="28"/>
          <w:szCs w:val="28"/>
        </w:rPr>
        <w:t>Тема</w:t>
      </w:r>
      <w:r w:rsidRPr="00920D5B">
        <w:rPr>
          <w:rStyle w:val="BookTitle"/>
          <w:smallCaps w:val="0"/>
          <w:sz w:val="28"/>
          <w:szCs w:val="28"/>
        </w:rPr>
        <w:t xml:space="preserve">: </w:t>
      </w:r>
      <w:r w:rsidR="00C025EB" w:rsidRPr="00920D5B">
        <w:rPr>
          <w:rStyle w:val="BookTitle"/>
          <w:caps/>
          <w:smallCaps w:val="0"/>
          <w:sz w:val="28"/>
          <w:szCs w:val="28"/>
        </w:rPr>
        <w:t>Разработка макета одноосной маховичной    сИстемы ориентации и стабилизации наноспутника</w:t>
      </w:r>
    </w:p>
    <w:p w14:paraId="49882A72" w14:textId="77777777" w:rsidR="00103B01" w:rsidRDefault="00103B01" w:rsidP="00060225">
      <w:pPr>
        <w:spacing w:line="360" w:lineRule="auto"/>
        <w:jc w:val="center"/>
        <w:rPr>
          <w:sz w:val="28"/>
          <w:szCs w:val="28"/>
        </w:rPr>
      </w:pPr>
    </w:p>
    <w:p w14:paraId="07D12C3D" w14:textId="77777777" w:rsidR="007312E1" w:rsidRDefault="007312E1" w:rsidP="00060225">
      <w:pPr>
        <w:spacing w:line="360" w:lineRule="auto"/>
        <w:jc w:val="center"/>
        <w:rPr>
          <w:sz w:val="28"/>
          <w:szCs w:val="28"/>
        </w:rPr>
      </w:pPr>
    </w:p>
    <w:tbl>
      <w:tblPr>
        <w:tblW w:w="9659" w:type="dxa"/>
        <w:tblLook w:val="01E0" w:firstRow="1" w:lastRow="1" w:firstColumn="1" w:lastColumn="1" w:noHBand="0" w:noVBand="0"/>
      </w:tblPr>
      <w:tblGrid>
        <w:gridCol w:w="2093"/>
        <w:gridCol w:w="2126"/>
        <w:gridCol w:w="2551"/>
        <w:gridCol w:w="266"/>
        <w:gridCol w:w="2623"/>
      </w:tblGrid>
      <w:tr w:rsidR="0063344C" w:rsidRPr="006E7EC0" w14:paraId="1A34FDA7" w14:textId="77777777" w:rsidTr="007312E1">
        <w:trPr>
          <w:trHeight w:val="397"/>
        </w:trPr>
        <w:tc>
          <w:tcPr>
            <w:tcW w:w="2093" w:type="dxa"/>
            <w:vAlign w:val="bottom"/>
          </w:tcPr>
          <w:p w14:paraId="7E9AC4F2" w14:textId="77777777" w:rsidR="0063344C" w:rsidRPr="0063344C" w:rsidRDefault="0063344C" w:rsidP="00060225">
            <w:pPr>
              <w:spacing w:line="360" w:lineRule="auto"/>
              <w:rPr>
                <w:sz w:val="28"/>
              </w:rPr>
            </w:pPr>
            <w:r w:rsidRPr="0063344C">
              <w:rPr>
                <w:sz w:val="28"/>
              </w:rPr>
              <w:t>Студент</w:t>
            </w:r>
          </w:p>
        </w:tc>
        <w:tc>
          <w:tcPr>
            <w:tcW w:w="2126" w:type="dxa"/>
          </w:tcPr>
          <w:p w14:paraId="12827F3D" w14:textId="77777777" w:rsidR="0063344C" w:rsidRPr="006E7EC0" w:rsidRDefault="0063344C" w:rsidP="00060225">
            <w:pPr>
              <w:spacing w:line="360" w:lineRule="auto"/>
              <w:jc w:val="center"/>
              <w:rPr>
                <w:i/>
                <w:sz w:val="28"/>
              </w:rPr>
            </w:pPr>
          </w:p>
        </w:tc>
        <w:tc>
          <w:tcPr>
            <w:tcW w:w="2551" w:type="dxa"/>
            <w:tcBorders>
              <w:bottom w:val="single" w:sz="4" w:space="0" w:color="auto"/>
            </w:tcBorders>
            <w:vAlign w:val="bottom"/>
          </w:tcPr>
          <w:p w14:paraId="3357FC6F" w14:textId="77777777" w:rsidR="0063344C" w:rsidRPr="006E7EC0" w:rsidRDefault="0063344C" w:rsidP="00060225">
            <w:pPr>
              <w:spacing w:line="360" w:lineRule="auto"/>
              <w:rPr>
                <w:i/>
                <w:sz w:val="28"/>
              </w:rPr>
            </w:pPr>
          </w:p>
        </w:tc>
        <w:tc>
          <w:tcPr>
            <w:tcW w:w="266" w:type="dxa"/>
          </w:tcPr>
          <w:p w14:paraId="517C0DC8" w14:textId="77777777" w:rsidR="0063344C" w:rsidRPr="006E7EC0" w:rsidRDefault="0063344C" w:rsidP="00060225">
            <w:pPr>
              <w:spacing w:line="360" w:lineRule="auto"/>
              <w:rPr>
                <w:i/>
                <w:sz w:val="28"/>
              </w:rPr>
            </w:pPr>
          </w:p>
        </w:tc>
        <w:tc>
          <w:tcPr>
            <w:tcW w:w="2623" w:type="dxa"/>
            <w:vAlign w:val="bottom"/>
          </w:tcPr>
          <w:p w14:paraId="1F299B3C" w14:textId="77777777" w:rsidR="0063344C" w:rsidRPr="00920D5B" w:rsidRDefault="00C025EB" w:rsidP="00060225">
            <w:pPr>
              <w:spacing w:line="360" w:lineRule="auto"/>
              <w:rPr>
                <w:sz w:val="28"/>
              </w:rPr>
            </w:pPr>
            <w:r w:rsidRPr="00920D5B">
              <w:rPr>
                <w:sz w:val="28"/>
                <w:szCs w:val="28"/>
              </w:rPr>
              <w:t>Горохов Ю.Е.</w:t>
            </w:r>
          </w:p>
        </w:tc>
      </w:tr>
      <w:tr w:rsidR="0063344C" w:rsidRPr="006E7EC0" w14:paraId="6A594A14" w14:textId="77777777" w:rsidTr="007312E1">
        <w:trPr>
          <w:trHeight w:val="211"/>
        </w:trPr>
        <w:tc>
          <w:tcPr>
            <w:tcW w:w="2093" w:type="dxa"/>
            <w:vAlign w:val="bottom"/>
          </w:tcPr>
          <w:p w14:paraId="7DF3B3A0" w14:textId="77777777" w:rsidR="0063344C" w:rsidRPr="0063344C" w:rsidRDefault="0063344C" w:rsidP="00060225">
            <w:pPr>
              <w:spacing w:line="360" w:lineRule="auto"/>
              <w:rPr>
                <w:sz w:val="28"/>
              </w:rPr>
            </w:pPr>
          </w:p>
        </w:tc>
        <w:tc>
          <w:tcPr>
            <w:tcW w:w="2126" w:type="dxa"/>
          </w:tcPr>
          <w:p w14:paraId="093EF7AA" w14:textId="77777777" w:rsidR="0063344C" w:rsidRDefault="0063344C" w:rsidP="00060225">
            <w:pPr>
              <w:spacing w:line="360" w:lineRule="auto"/>
              <w:jc w:val="center"/>
              <w:rPr>
                <w:i/>
                <w:vertAlign w:val="superscript"/>
              </w:rPr>
            </w:pPr>
          </w:p>
        </w:tc>
        <w:tc>
          <w:tcPr>
            <w:tcW w:w="2551" w:type="dxa"/>
            <w:tcBorders>
              <w:top w:val="single" w:sz="4" w:space="0" w:color="auto"/>
            </w:tcBorders>
          </w:tcPr>
          <w:p w14:paraId="4FAFF605" w14:textId="77777777" w:rsidR="0063344C" w:rsidRPr="006E7EC0" w:rsidRDefault="0063344C" w:rsidP="00060225">
            <w:pPr>
              <w:spacing w:line="360" w:lineRule="auto"/>
              <w:jc w:val="center"/>
              <w:rPr>
                <w:i/>
                <w:sz w:val="28"/>
              </w:rPr>
            </w:pPr>
            <w:r>
              <w:rPr>
                <w:i/>
                <w:sz w:val="16"/>
              </w:rPr>
              <w:t>подпись</w:t>
            </w:r>
          </w:p>
        </w:tc>
        <w:tc>
          <w:tcPr>
            <w:tcW w:w="266" w:type="dxa"/>
          </w:tcPr>
          <w:p w14:paraId="2C7DFFAD" w14:textId="77777777" w:rsidR="0063344C" w:rsidRPr="006E7EC0" w:rsidRDefault="0063344C" w:rsidP="00060225">
            <w:pPr>
              <w:spacing w:line="360" w:lineRule="auto"/>
              <w:rPr>
                <w:i/>
                <w:sz w:val="28"/>
              </w:rPr>
            </w:pPr>
          </w:p>
        </w:tc>
        <w:tc>
          <w:tcPr>
            <w:tcW w:w="2623" w:type="dxa"/>
          </w:tcPr>
          <w:p w14:paraId="78C64BDD" w14:textId="77777777" w:rsidR="0063344C" w:rsidRPr="00920D5B" w:rsidRDefault="0063344C" w:rsidP="00060225">
            <w:pPr>
              <w:spacing w:line="360" w:lineRule="auto"/>
              <w:rPr>
                <w:sz w:val="16"/>
              </w:rPr>
            </w:pPr>
          </w:p>
        </w:tc>
      </w:tr>
      <w:tr w:rsidR="0063344C" w:rsidRPr="006E7EC0" w14:paraId="47545BBF" w14:textId="77777777" w:rsidTr="007312E1">
        <w:trPr>
          <w:trHeight w:val="397"/>
        </w:trPr>
        <w:tc>
          <w:tcPr>
            <w:tcW w:w="2093" w:type="dxa"/>
            <w:vAlign w:val="bottom"/>
          </w:tcPr>
          <w:p w14:paraId="7E7BD793" w14:textId="77777777" w:rsidR="0063344C" w:rsidRPr="0063344C" w:rsidRDefault="0063344C" w:rsidP="00060225">
            <w:pPr>
              <w:spacing w:line="360" w:lineRule="auto"/>
              <w:rPr>
                <w:sz w:val="28"/>
              </w:rPr>
            </w:pPr>
            <w:r w:rsidRPr="0063344C">
              <w:rPr>
                <w:sz w:val="28"/>
              </w:rPr>
              <w:t>Руководитель</w:t>
            </w:r>
          </w:p>
        </w:tc>
        <w:tc>
          <w:tcPr>
            <w:tcW w:w="2126" w:type="dxa"/>
            <w:vAlign w:val="bottom"/>
          </w:tcPr>
          <w:p w14:paraId="700A1B56" w14:textId="77777777" w:rsidR="0063344C" w:rsidRPr="00C025EB" w:rsidRDefault="00C025EB" w:rsidP="00060225">
            <w:pPr>
              <w:spacing w:line="360" w:lineRule="auto"/>
              <w:jc w:val="center"/>
              <w:rPr>
                <w:sz w:val="28"/>
                <w:szCs w:val="28"/>
              </w:rPr>
            </w:pPr>
            <w:r>
              <w:rPr>
                <w:sz w:val="28"/>
                <w:szCs w:val="28"/>
              </w:rPr>
              <w:t>к</w:t>
            </w:r>
            <w:r w:rsidRPr="00C025EB">
              <w:rPr>
                <w:sz w:val="28"/>
                <w:szCs w:val="28"/>
              </w:rPr>
              <w:t>.т.н.</w:t>
            </w:r>
          </w:p>
        </w:tc>
        <w:tc>
          <w:tcPr>
            <w:tcW w:w="2551" w:type="dxa"/>
            <w:tcBorders>
              <w:bottom w:val="single" w:sz="4" w:space="0" w:color="auto"/>
            </w:tcBorders>
            <w:vAlign w:val="bottom"/>
          </w:tcPr>
          <w:p w14:paraId="4EC792AD" w14:textId="77777777" w:rsidR="0063344C" w:rsidRPr="006E7EC0" w:rsidRDefault="0063344C" w:rsidP="00060225">
            <w:pPr>
              <w:spacing w:line="360" w:lineRule="auto"/>
              <w:rPr>
                <w:i/>
                <w:sz w:val="28"/>
              </w:rPr>
            </w:pPr>
          </w:p>
        </w:tc>
        <w:tc>
          <w:tcPr>
            <w:tcW w:w="266" w:type="dxa"/>
          </w:tcPr>
          <w:p w14:paraId="5952C7FE" w14:textId="77777777" w:rsidR="0063344C" w:rsidRPr="006E7EC0" w:rsidRDefault="0063344C" w:rsidP="00060225">
            <w:pPr>
              <w:spacing w:line="360" w:lineRule="auto"/>
              <w:rPr>
                <w:i/>
                <w:sz w:val="28"/>
              </w:rPr>
            </w:pPr>
          </w:p>
        </w:tc>
        <w:tc>
          <w:tcPr>
            <w:tcW w:w="2623" w:type="dxa"/>
            <w:vAlign w:val="bottom"/>
          </w:tcPr>
          <w:p w14:paraId="57CF509C" w14:textId="77777777" w:rsidR="0063344C" w:rsidRPr="00920D5B" w:rsidRDefault="00C025EB" w:rsidP="00060225">
            <w:pPr>
              <w:spacing w:line="360" w:lineRule="auto"/>
              <w:rPr>
                <w:sz w:val="28"/>
              </w:rPr>
            </w:pPr>
            <w:r w:rsidRPr="00920D5B">
              <w:rPr>
                <w:sz w:val="28"/>
                <w:szCs w:val="28"/>
              </w:rPr>
              <w:t>Ларионов Д.</w:t>
            </w:r>
            <w:r w:rsidR="00060225" w:rsidRPr="00920D5B">
              <w:rPr>
                <w:sz w:val="28"/>
                <w:szCs w:val="28"/>
              </w:rPr>
              <w:t>Ю.</w:t>
            </w:r>
          </w:p>
        </w:tc>
      </w:tr>
      <w:tr w:rsidR="0063344C" w:rsidRPr="006E7EC0" w14:paraId="4E4C6290" w14:textId="77777777" w:rsidTr="007312E1">
        <w:trPr>
          <w:trHeight w:val="168"/>
        </w:trPr>
        <w:tc>
          <w:tcPr>
            <w:tcW w:w="2093" w:type="dxa"/>
            <w:vAlign w:val="bottom"/>
          </w:tcPr>
          <w:p w14:paraId="0A507785" w14:textId="77777777" w:rsidR="0063344C" w:rsidRPr="0063344C" w:rsidRDefault="0063344C" w:rsidP="00060225">
            <w:pPr>
              <w:spacing w:line="360" w:lineRule="auto"/>
              <w:rPr>
                <w:sz w:val="28"/>
              </w:rPr>
            </w:pPr>
          </w:p>
        </w:tc>
        <w:tc>
          <w:tcPr>
            <w:tcW w:w="2126" w:type="dxa"/>
          </w:tcPr>
          <w:p w14:paraId="4C05E795" w14:textId="77777777" w:rsidR="0063344C" w:rsidRDefault="0063344C" w:rsidP="00060225">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14:paraId="199216CC" w14:textId="77777777" w:rsidR="0063344C" w:rsidRPr="006E7EC0" w:rsidRDefault="0063344C" w:rsidP="00060225">
            <w:pPr>
              <w:spacing w:line="360" w:lineRule="auto"/>
              <w:jc w:val="center"/>
              <w:rPr>
                <w:i/>
                <w:sz w:val="28"/>
              </w:rPr>
            </w:pPr>
            <w:r>
              <w:rPr>
                <w:i/>
                <w:sz w:val="16"/>
              </w:rPr>
              <w:t>подпись</w:t>
            </w:r>
          </w:p>
        </w:tc>
        <w:tc>
          <w:tcPr>
            <w:tcW w:w="266" w:type="dxa"/>
          </w:tcPr>
          <w:p w14:paraId="14815785" w14:textId="77777777" w:rsidR="0063344C" w:rsidRPr="006E7EC0" w:rsidRDefault="0063344C" w:rsidP="00060225">
            <w:pPr>
              <w:spacing w:line="360" w:lineRule="auto"/>
              <w:rPr>
                <w:i/>
                <w:sz w:val="28"/>
              </w:rPr>
            </w:pPr>
          </w:p>
        </w:tc>
        <w:tc>
          <w:tcPr>
            <w:tcW w:w="2623" w:type="dxa"/>
          </w:tcPr>
          <w:p w14:paraId="410740C3" w14:textId="77777777" w:rsidR="0063344C" w:rsidRPr="00920D5B" w:rsidRDefault="0063344C" w:rsidP="00060225">
            <w:pPr>
              <w:spacing w:line="360" w:lineRule="auto"/>
              <w:rPr>
                <w:sz w:val="16"/>
              </w:rPr>
            </w:pPr>
          </w:p>
        </w:tc>
      </w:tr>
      <w:tr w:rsidR="0063344C" w:rsidRPr="006E7EC0" w14:paraId="5E099BFB" w14:textId="77777777" w:rsidTr="007312E1">
        <w:trPr>
          <w:trHeight w:val="397"/>
        </w:trPr>
        <w:tc>
          <w:tcPr>
            <w:tcW w:w="2093" w:type="dxa"/>
            <w:vAlign w:val="bottom"/>
          </w:tcPr>
          <w:p w14:paraId="636E1377" w14:textId="77777777" w:rsidR="0063344C" w:rsidRPr="0063344C" w:rsidRDefault="0063344C" w:rsidP="00060225">
            <w:pPr>
              <w:spacing w:line="360" w:lineRule="auto"/>
              <w:rPr>
                <w:sz w:val="28"/>
                <w:vertAlign w:val="superscript"/>
              </w:rPr>
            </w:pPr>
            <w:r w:rsidRPr="0063344C">
              <w:rPr>
                <w:sz w:val="28"/>
              </w:rPr>
              <w:t>Консультанты</w:t>
            </w:r>
          </w:p>
        </w:tc>
        <w:tc>
          <w:tcPr>
            <w:tcW w:w="2126" w:type="dxa"/>
            <w:vAlign w:val="bottom"/>
          </w:tcPr>
          <w:p w14:paraId="10ED9E51" w14:textId="77777777" w:rsidR="0063344C" w:rsidRPr="00892478" w:rsidRDefault="0063344C" w:rsidP="00060225">
            <w:pPr>
              <w:spacing w:line="360" w:lineRule="auto"/>
              <w:jc w:val="center"/>
            </w:pPr>
          </w:p>
        </w:tc>
        <w:tc>
          <w:tcPr>
            <w:tcW w:w="2551" w:type="dxa"/>
            <w:tcBorders>
              <w:bottom w:val="single" w:sz="4" w:space="0" w:color="auto"/>
            </w:tcBorders>
            <w:vAlign w:val="bottom"/>
          </w:tcPr>
          <w:p w14:paraId="06DF33FD" w14:textId="77777777" w:rsidR="0063344C" w:rsidRPr="006E7EC0" w:rsidRDefault="0063344C" w:rsidP="00060225">
            <w:pPr>
              <w:spacing w:line="360" w:lineRule="auto"/>
              <w:rPr>
                <w:i/>
                <w:sz w:val="28"/>
              </w:rPr>
            </w:pPr>
          </w:p>
        </w:tc>
        <w:tc>
          <w:tcPr>
            <w:tcW w:w="266" w:type="dxa"/>
          </w:tcPr>
          <w:p w14:paraId="3BDA2AFB" w14:textId="77777777" w:rsidR="0063344C" w:rsidRPr="006E7EC0" w:rsidRDefault="0063344C" w:rsidP="00060225">
            <w:pPr>
              <w:spacing w:line="360" w:lineRule="auto"/>
              <w:rPr>
                <w:i/>
                <w:sz w:val="28"/>
              </w:rPr>
            </w:pPr>
          </w:p>
        </w:tc>
        <w:tc>
          <w:tcPr>
            <w:tcW w:w="2623" w:type="dxa"/>
            <w:vAlign w:val="bottom"/>
          </w:tcPr>
          <w:p w14:paraId="3BAFB042" w14:textId="77777777" w:rsidR="0063344C" w:rsidRPr="00920D5B" w:rsidRDefault="00920D5B" w:rsidP="00060225">
            <w:pPr>
              <w:spacing w:line="360" w:lineRule="auto"/>
              <w:rPr>
                <w:sz w:val="28"/>
              </w:rPr>
            </w:pPr>
            <w:r w:rsidRPr="00920D5B">
              <w:rPr>
                <w:sz w:val="28"/>
                <w:szCs w:val="28"/>
              </w:rPr>
              <w:t>Белан</w:t>
            </w:r>
            <w:r w:rsidR="0063344C" w:rsidRPr="00920D5B">
              <w:rPr>
                <w:sz w:val="28"/>
                <w:szCs w:val="28"/>
              </w:rPr>
              <w:t xml:space="preserve"> И.</w:t>
            </w:r>
            <w:r w:rsidR="00060225" w:rsidRPr="00920D5B">
              <w:rPr>
                <w:sz w:val="28"/>
                <w:szCs w:val="28"/>
              </w:rPr>
              <w:t>М</w:t>
            </w:r>
            <w:r w:rsidR="0063344C" w:rsidRPr="00920D5B">
              <w:rPr>
                <w:sz w:val="28"/>
                <w:szCs w:val="28"/>
              </w:rPr>
              <w:t>.</w:t>
            </w:r>
          </w:p>
        </w:tc>
      </w:tr>
      <w:tr w:rsidR="0063344C" w:rsidRPr="006E7EC0" w14:paraId="24492CE6" w14:textId="77777777" w:rsidTr="007312E1">
        <w:trPr>
          <w:trHeight w:val="124"/>
        </w:trPr>
        <w:tc>
          <w:tcPr>
            <w:tcW w:w="2093" w:type="dxa"/>
            <w:vAlign w:val="bottom"/>
          </w:tcPr>
          <w:p w14:paraId="31B1DB61" w14:textId="77777777" w:rsidR="0063344C" w:rsidRPr="0063344C" w:rsidRDefault="0063344C" w:rsidP="00060225">
            <w:pPr>
              <w:spacing w:line="360" w:lineRule="auto"/>
              <w:rPr>
                <w:sz w:val="28"/>
              </w:rPr>
            </w:pPr>
          </w:p>
        </w:tc>
        <w:tc>
          <w:tcPr>
            <w:tcW w:w="2126" w:type="dxa"/>
          </w:tcPr>
          <w:p w14:paraId="0F39E0FF" w14:textId="77777777" w:rsidR="0063344C" w:rsidRDefault="0063344C" w:rsidP="00060225">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14:paraId="3A79586D" w14:textId="77777777" w:rsidR="0063344C" w:rsidRPr="006E7EC0" w:rsidRDefault="0063344C" w:rsidP="00060225">
            <w:pPr>
              <w:spacing w:line="360" w:lineRule="auto"/>
              <w:jc w:val="center"/>
              <w:rPr>
                <w:i/>
                <w:sz w:val="28"/>
              </w:rPr>
            </w:pPr>
            <w:r>
              <w:rPr>
                <w:i/>
                <w:sz w:val="16"/>
              </w:rPr>
              <w:t>подпись</w:t>
            </w:r>
          </w:p>
        </w:tc>
        <w:tc>
          <w:tcPr>
            <w:tcW w:w="266" w:type="dxa"/>
          </w:tcPr>
          <w:p w14:paraId="5C421381" w14:textId="77777777" w:rsidR="0063344C" w:rsidRPr="006E7EC0" w:rsidRDefault="0063344C" w:rsidP="00060225">
            <w:pPr>
              <w:spacing w:line="360" w:lineRule="auto"/>
              <w:rPr>
                <w:i/>
                <w:sz w:val="28"/>
              </w:rPr>
            </w:pPr>
          </w:p>
        </w:tc>
        <w:tc>
          <w:tcPr>
            <w:tcW w:w="2623" w:type="dxa"/>
          </w:tcPr>
          <w:p w14:paraId="6DF327C2" w14:textId="77777777" w:rsidR="0063344C" w:rsidRPr="0063344C" w:rsidRDefault="0063344C" w:rsidP="00060225">
            <w:pPr>
              <w:spacing w:line="360" w:lineRule="auto"/>
              <w:rPr>
                <w:sz w:val="16"/>
              </w:rPr>
            </w:pPr>
          </w:p>
        </w:tc>
      </w:tr>
    </w:tbl>
    <w:p w14:paraId="264C2AEE" w14:textId="77777777" w:rsidR="007312E1" w:rsidRPr="00BE4534" w:rsidRDefault="007312E1" w:rsidP="00060225">
      <w:pPr>
        <w:spacing w:line="360" w:lineRule="auto"/>
        <w:rPr>
          <w:bCs/>
          <w:sz w:val="28"/>
          <w:szCs w:val="28"/>
        </w:rPr>
      </w:pPr>
    </w:p>
    <w:p w14:paraId="5317A8DA" w14:textId="77777777" w:rsidR="00103B01" w:rsidRPr="00BE4534" w:rsidRDefault="00103B01" w:rsidP="00060225">
      <w:pPr>
        <w:spacing w:line="360" w:lineRule="auto"/>
        <w:jc w:val="center"/>
        <w:rPr>
          <w:bCs/>
          <w:sz w:val="28"/>
          <w:szCs w:val="28"/>
        </w:rPr>
      </w:pPr>
      <w:r w:rsidRPr="00BE4534">
        <w:rPr>
          <w:bCs/>
          <w:sz w:val="28"/>
          <w:szCs w:val="28"/>
        </w:rPr>
        <w:t>Санкт-Петербург</w:t>
      </w:r>
    </w:p>
    <w:p w14:paraId="4DB59C78" w14:textId="77777777" w:rsidR="00103B01" w:rsidRPr="00BE4534" w:rsidRDefault="00103B01" w:rsidP="00656AA0">
      <w:pPr>
        <w:spacing w:line="360" w:lineRule="auto"/>
        <w:jc w:val="center"/>
        <w:rPr>
          <w:b/>
          <w:caps/>
          <w:sz w:val="28"/>
          <w:szCs w:val="28"/>
        </w:rPr>
      </w:pPr>
      <w:r w:rsidRPr="00C025EB">
        <w:rPr>
          <w:bCs/>
          <w:sz w:val="28"/>
          <w:szCs w:val="28"/>
        </w:rPr>
        <w:t>20</w:t>
      </w:r>
      <w:r w:rsidR="00C025EB" w:rsidRPr="00C025EB">
        <w:rPr>
          <w:bCs/>
          <w:sz w:val="28"/>
          <w:szCs w:val="28"/>
        </w:rPr>
        <w:t>25</w:t>
      </w:r>
      <w:r w:rsidRPr="00BE4534">
        <w:rPr>
          <w:b/>
          <w:caps/>
          <w:sz w:val="28"/>
          <w:szCs w:val="28"/>
          <w:highlight w:val="yellow"/>
        </w:rPr>
        <w:br w:type="page"/>
      </w:r>
      <w:r w:rsidRPr="00BE4534">
        <w:rPr>
          <w:b/>
          <w:caps/>
          <w:sz w:val="28"/>
          <w:szCs w:val="28"/>
        </w:rPr>
        <w:lastRenderedPageBreak/>
        <w:t>ЗАДАНИЕ</w:t>
      </w:r>
    </w:p>
    <w:p w14:paraId="4B40894D" w14:textId="77777777" w:rsidR="00103B01" w:rsidRDefault="00103B01" w:rsidP="00656AA0">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05E0236C" w14:textId="77777777" w:rsidR="00A947CC" w:rsidRPr="00BE4534" w:rsidRDefault="00A947CC" w:rsidP="00656AA0">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A947CC" w:rsidRPr="00BE4534" w14:paraId="0969F912" w14:textId="77777777" w:rsidTr="00F8207B">
        <w:tc>
          <w:tcPr>
            <w:tcW w:w="3418" w:type="dxa"/>
            <w:shd w:val="clear" w:color="auto" w:fill="auto"/>
          </w:tcPr>
          <w:p w14:paraId="02BB8E8D" w14:textId="77777777" w:rsidR="00A947CC" w:rsidRPr="00885647" w:rsidRDefault="00A947CC" w:rsidP="00656AA0">
            <w:pPr>
              <w:spacing w:line="360" w:lineRule="auto"/>
              <w:jc w:val="center"/>
              <w:rPr>
                <w:b/>
                <w:caps/>
                <w:sz w:val="28"/>
                <w:szCs w:val="28"/>
              </w:rPr>
            </w:pPr>
          </w:p>
        </w:tc>
        <w:tc>
          <w:tcPr>
            <w:tcW w:w="6046" w:type="dxa"/>
            <w:shd w:val="clear" w:color="auto" w:fill="auto"/>
          </w:tcPr>
          <w:p w14:paraId="7058600E" w14:textId="77777777" w:rsidR="00A947CC" w:rsidRPr="00885647" w:rsidRDefault="00A947CC" w:rsidP="00656AA0">
            <w:pPr>
              <w:spacing w:line="360" w:lineRule="auto"/>
              <w:jc w:val="right"/>
              <w:rPr>
                <w:sz w:val="28"/>
                <w:szCs w:val="28"/>
              </w:rPr>
            </w:pPr>
            <w:r w:rsidRPr="00885647">
              <w:rPr>
                <w:sz w:val="28"/>
                <w:szCs w:val="28"/>
              </w:rPr>
              <w:t>Утверждаю</w:t>
            </w:r>
          </w:p>
        </w:tc>
      </w:tr>
      <w:tr w:rsidR="00A947CC" w:rsidRPr="00BE4534" w14:paraId="62D15FC2" w14:textId="77777777" w:rsidTr="00F8207B">
        <w:tc>
          <w:tcPr>
            <w:tcW w:w="3418" w:type="dxa"/>
            <w:shd w:val="clear" w:color="auto" w:fill="auto"/>
          </w:tcPr>
          <w:p w14:paraId="4184D505" w14:textId="77777777" w:rsidR="00A947CC" w:rsidRPr="00885647" w:rsidRDefault="00A947CC" w:rsidP="00656AA0">
            <w:pPr>
              <w:spacing w:line="360" w:lineRule="auto"/>
              <w:jc w:val="center"/>
              <w:rPr>
                <w:b/>
                <w:caps/>
                <w:sz w:val="28"/>
                <w:szCs w:val="28"/>
              </w:rPr>
            </w:pPr>
          </w:p>
        </w:tc>
        <w:tc>
          <w:tcPr>
            <w:tcW w:w="6046" w:type="dxa"/>
            <w:shd w:val="clear" w:color="auto" w:fill="auto"/>
          </w:tcPr>
          <w:p w14:paraId="1FED0479" w14:textId="77777777" w:rsidR="00A947CC" w:rsidRPr="00885647" w:rsidRDefault="00A947CC" w:rsidP="00656AA0">
            <w:pPr>
              <w:spacing w:line="360" w:lineRule="auto"/>
              <w:jc w:val="right"/>
              <w:rPr>
                <w:sz w:val="28"/>
                <w:szCs w:val="28"/>
              </w:rPr>
            </w:pPr>
            <w:r w:rsidRPr="00885647">
              <w:rPr>
                <w:sz w:val="28"/>
                <w:szCs w:val="28"/>
              </w:rPr>
              <w:t xml:space="preserve">Зав. кафедрой </w:t>
            </w:r>
            <w:r w:rsidR="00920D5B" w:rsidRPr="00920D5B">
              <w:rPr>
                <w:sz w:val="28"/>
                <w:szCs w:val="28"/>
              </w:rPr>
              <w:t>ЛИНС</w:t>
            </w:r>
          </w:p>
        </w:tc>
      </w:tr>
      <w:tr w:rsidR="00A947CC" w:rsidRPr="00BE4534" w14:paraId="56F4BF31" w14:textId="77777777" w:rsidTr="00F8207B">
        <w:tc>
          <w:tcPr>
            <w:tcW w:w="3418" w:type="dxa"/>
            <w:shd w:val="clear" w:color="auto" w:fill="auto"/>
          </w:tcPr>
          <w:p w14:paraId="15539276" w14:textId="77777777" w:rsidR="00A947CC" w:rsidRPr="00885647" w:rsidRDefault="00A947CC" w:rsidP="00656AA0">
            <w:pPr>
              <w:spacing w:line="360" w:lineRule="auto"/>
              <w:jc w:val="center"/>
              <w:rPr>
                <w:b/>
                <w:caps/>
                <w:sz w:val="28"/>
                <w:szCs w:val="28"/>
              </w:rPr>
            </w:pPr>
          </w:p>
        </w:tc>
        <w:tc>
          <w:tcPr>
            <w:tcW w:w="6046" w:type="dxa"/>
            <w:shd w:val="clear" w:color="auto" w:fill="auto"/>
          </w:tcPr>
          <w:p w14:paraId="42266B72" w14:textId="77777777" w:rsidR="00A947CC" w:rsidRPr="00437FAE" w:rsidRDefault="00A947CC" w:rsidP="00656AA0">
            <w:pPr>
              <w:spacing w:line="360" w:lineRule="auto"/>
              <w:jc w:val="right"/>
              <w:rPr>
                <w:sz w:val="28"/>
                <w:szCs w:val="28"/>
              </w:rPr>
            </w:pPr>
            <w:r w:rsidRPr="00437FAE">
              <w:rPr>
                <w:sz w:val="28"/>
                <w:szCs w:val="28"/>
              </w:rPr>
              <w:t xml:space="preserve">____________ </w:t>
            </w:r>
            <w:r w:rsidR="00920D5B" w:rsidRPr="00437FAE">
              <w:rPr>
                <w:sz w:val="28"/>
                <w:szCs w:val="28"/>
              </w:rPr>
              <w:t>Филатов Ю.В.</w:t>
            </w:r>
          </w:p>
        </w:tc>
      </w:tr>
      <w:tr w:rsidR="00A947CC" w:rsidRPr="00BE4534" w14:paraId="3EC0121D" w14:textId="77777777" w:rsidTr="00F8207B">
        <w:tc>
          <w:tcPr>
            <w:tcW w:w="3418" w:type="dxa"/>
            <w:shd w:val="clear" w:color="auto" w:fill="auto"/>
          </w:tcPr>
          <w:p w14:paraId="06579F49" w14:textId="77777777" w:rsidR="00A947CC" w:rsidRPr="00885647" w:rsidRDefault="00A947CC" w:rsidP="00656AA0">
            <w:pPr>
              <w:spacing w:line="360" w:lineRule="auto"/>
              <w:jc w:val="center"/>
              <w:rPr>
                <w:b/>
                <w:caps/>
                <w:sz w:val="28"/>
                <w:szCs w:val="28"/>
              </w:rPr>
            </w:pPr>
          </w:p>
        </w:tc>
        <w:tc>
          <w:tcPr>
            <w:tcW w:w="6046" w:type="dxa"/>
            <w:shd w:val="clear" w:color="auto" w:fill="auto"/>
          </w:tcPr>
          <w:p w14:paraId="6A8656E2" w14:textId="77777777" w:rsidR="00A947CC" w:rsidRPr="00437FAE" w:rsidRDefault="00A947CC" w:rsidP="00656AA0">
            <w:pPr>
              <w:spacing w:line="360" w:lineRule="auto"/>
              <w:jc w:val="right"/>
              <w:rPr>
                <w:sz w:val="28"/>
                <w:szCs w:val="28"/>
              </w:rPr>
            </w:pPr>
            <w:r w:rsidRPr="00437FAE">
              <w:rPr>
                <w:sz w:val="28"/>
                <w:szCs w:val="28"/>
              </w:rPr>
              <w:t>«__</w:t>
            </w:r>
            <w:proofErr w:type="gramStart"/>
            <w:r w:rsidRPr="00437FAE">
              <w:rPr>
                <w:sz w:val="28"/>
                <w:szCs w:val="28"/>
              </w:rPr>
              <w:t>_»_</w:t>
            </w:r>
            <w:proofErr w:type="gramEnd"/>
            <w:r w:rsidRPr="00437FAE">
              <w:rPr>
                <w:sz w:val="28"/>
                <w:szCs w:val="28"/>
              </w:rPr>
              <w:t>____________20</w:t>
            </w:r>
            <w:r w:rsidR="00361D9E">
              <w:rPr>
                <w:sz w:val="28"/>
                <w:szCs w:val="28"/>
              </w:rPr>
              <w:t>25</w:t>
            </w:r>
            <w:r w:rsidRPr="00437FAE">
              <w:rPr>
                <w:sz w:val="28"/>
                <w:szCs w:val="28"/>
              </w:rPr>
              <w:t xml:space="preserve"> г.</w:t>
            </w:r>
          </w:p>
        </w:tc>
      </w:tr>
    </w:tbl>
    <w:p w14:paraId="6983BF98" w14:textId="77777777" w:rsidR="00A947CC" w:rsidRDefault="00A947CC" w:rsidP="00656AA0">
      <w:pPr>
        <w:spacing w:line="360" w:lineRule="auto"/>
        <w:jc w:val="center"/>
        <w:rPr>
          <w:b/>
          <w:caps/>
          <w:sz w:val="28"/>
          <w:szCs w:val="28"/>
        </w:rPr>
      </w:pPr>
    </w:p>
    <w:tbl>
      <w:tblPr>
        <w:tblW w:w="9464" w:type="dxa"/>
        <w:tblLook w:val="01E0" w:firstRow="1" w:lastRow="1" w:firstColumn="1" w:lastColumn="1" w:noHBand="0" w:noVBand="0"/>
      </w:tblPr>
      <w:tblGrid>
        <w:gridCol w:w="1781"/>
        <w:gridCol w:w="2436"/>
        <w:gridCol w:w="854"/>
        <w:gridCol w:w="1643"/>
        <w:gridCol w:w="647"/>
        <w:gridCol w:w="245"/>
        <w:gridCol w:w="1082"/>
        <w:gridCol w:w="701"/>
        <w:gridCol w:w="75"/>
      </w:tblGrid>
      <w:tr w:rsidR="00437FAE" w:rsidRPr="00437FAE" w14:paraId="0D1AB444" w14:textId="77777777" w:rsidTr="00513FC2">
        <w:trPr>
          <w:trHeight w:val="567"/>
        </w:trPr>
        <w:tc>
          <w:tcPr>
            <w:tcW w:w="1781" w:type="dxa"/>
            <w:vAlign w:val="center"/>
          </w:tcPr>
          <w:p w14:paraId="7E5A1AFB" w14:textId="77777777" w:rsidR="00A947CC" w:rsidRPr="00437FAE" w:rsidRDefault="00A947CC" w:rsidP="00656AA0">
            <w:pPr>
              <w:spacing w:line="360" w:lineRule="auto"/>
              <w:rPr>
                <w:sz w:val="28"/>
                <w:szCs w:val="28"/>
              </w:rPr>
            </w:pPr>
            <w:r w:rsidRPr="00437FAE">
              <w:rPr>
                <w:sz w:val="28"/>
                <w:szCs w:val="28"/>
              </w:rPr>
              <w:t>Студент</w:t>
            </w:r>
          </w:p>
        </w:tc>
        <w:tc>
          <w:tcPr>
            <w:tcW w:w="5580" w:type="dxa"/>
            <w:gridSpan w:val="4"/>
            <w:vAlign w:val="center"/>
          </w:tcPr>
          <w:p w14:paraId="61CA1D8C" w14:textId="77777777" w:rsidR="00A947CC" w:rsidRPr="00437FAE" w:rsidRDefault="00920D5B" w:rsidP="00656AA0">
            <w:pPr>
              <w:spacing w:line="360" w:lineRule="auto"/>
              <w:rPr>
                <w:i/>
                <w:sz w:val="28"/>
                <w:szCs w:val="28"/>
              </w:rPr>
            </w:pPr>
            <w:r w:rsidRPr="00437FAE">
              <w:rPr>
                <w:sz w:val="28"/>
                <w:szCs w:val="28"/>
              </w:rPr>
              <w:t>Горохов Ю.Е.</w:t>
            </w:r>
          </w:p>
        </w:tc>
        <w:tc>
          <w:tcPr>
            <w:tcW w:w="245" w:type="dxa"/>
            <w:vAlign w:val="center"/>
          </w:tcPr>
          <w:p w14:paraId="21DC6232" w14:textId="77777777" w:rsidR="00A947CC" w:rsidRPr="00437FAE" w:rsidRDefault="00A947CC" w:rsidP="00656AA0">
            <w:pPr>
              <w:spacing w:line="360" w:lineRule="auto"/>
              <w:rPr>
                <w:sz w:val="28"/>
                <w:szCs w:val="28"/>
              </w:rPr>
            </w:pPr>
          </w:p>
        </w:tc>
        <w:tc>
          <w:tcPr>
            <w:tcW w:w="1082" w:type="dxa"/>
            <w:vAlign w:val="center"/>
          </w:tcPr>
          <w:p w14:paraId="1EAFE5F1" w14:textId="77777777" w:rsidR="00A947CC" w:rsidRPr="00437FAE" w:rsidRDefault="00A947CC" w:rsidP="00656AA0">
            <w:pPr>
              <w:spacing w:line="360" w:lineRule="auto"/>
              <w:rPr>
                <w:sz w:val="28"/>
                <w:szCs w:val="28"/>
              </w:rPr>
            </w:pPr>
            <w:r w:rsidRPr="00437FAE">
              <w:rPr>
                <w:sz w:val="28"/>
                <w:szCs w:val="28"/>
              </w:rPr>
              <w:t>Группа</w:t>
            </w:r>
          </w:p>
        </w:tc>
        <w:tc>
          <w:tcPr>
            <w:tcW w:w="776" w:type="dxa"/>
            <w:gridSpan w:val="2"/>
            <w:vAlign w:val="center"/>
          </w:tcPr>
          <w:p w14:paraId="5D1516DB" w14:textId="77777777" w:rsidR="00A947CC" w:rsidRPr="00437FAE" w:rsidRDefault="00920D5B" w:rsidP="00656AA0">
            <w:pPr>
              <w:spacing w:line="360" w:lineRule="auto"/>
              <w:rPr>
                <w:b/>
                <w:sz w:val="28"/>
                <w:szCs w:val="28"/>
              </w:rPr>
            </w:pPr>
            <w:r w:rsidRPr="00437FAE">
              <w:rPr>
                <w:sz w:val="28"/>
                <w:szCs w:val="28"/>
              </w:rPr>
              <w:t>1584</w:t>
            </w:r>
          </w:p>
        </w:tc>
      </w:tr>
      <w:tr w:rsidR="00103B01" w:rsidRPr="00437FAE" w14:paraId="25CFD61C"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464" w:type="dxa"/>
            <w:gridSpan w:val="9"/>
            <w:tcBorders>
              <w:top w:val="nil"/>
              <w:left w:val="nil"/>
              <w:bottom w:val="nil"/>
              <w:right w:val="nil"/>
            </w:tcBorders>
            <w:shd w:val="clear" w:color="auto" w:fill="auto"/>
          </w:tcPr>
          <w:p w14:paraId="54824CF9" w14:textId="77777777" w:rsidR="00103B01" w:rsidRPr="00437FAE" w:rsidRDefault="00103B01" w:rsidP="00656AA0">
            <w:pPr>
              <w:spacing w:line="360" w:lineRule="auto"/>
              <w:jc w:val="both"/>
              <w:rPr>
                <w:sz w:val="28"/>
                <w:szCs w:val="28"/>
              </w:rPr>
            </w:pPr>
            <w:r w:rsidRPr="00437FAE">
              <w:rPr>
                <w:sz w:val="28"/>
                <w:szCs w:val="28"/>
              </w:rPr>
              <w:t xml:space="preserve">Тема работы: </w:t>
            </w:r>
            <w:r w:rsidR="00920D5B" w:rsidRPr="00437FAE">
              <w:rPr>
                <w:sz w:val="28"/>
                <w:szCs w:val="28"/>
              </w:rPr>
              <w:t xml:space="preserve">Разработка макета одноосной </w:t>
            </w:r>
            <w:proofErr w:type="spellStart"/>
            <w:r w:rsidR="00920D5B" w:rsidRPr="00437FAE">
              <w:rPr>
                <w:sz w:val="28"/>
                <w:szCs w:val="28"/>
              </w:rPr>
              <w:t>маховичной</w:t>
            </w:r>
            <w:proofErr w:type="spellEnd"/>
            <w:r w:rsidR="00920D5B" w:rsidRPr="00437FAE">
              <w:rPr>
                <w:sz w:val="28"/>
                <w:szCs w:val="28"/>
              </w:rPr>
              <w:t xml:space="preserve"> системы ориентации и стабилизации наноспутника.</w:t>
            </w:r>
          </w:p>
        </w:tc>
      </w:tr>
      <w:tr w:rsidR="00103B01" w:rsidRPr="00437FAE" w14:paraId="3E1AA17A"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464" w:type="dxa"/>
            <w:gridSpan w:val="9"/>
            <w:tcBorders>
              <w:top w:val="nil"/>
              <w:left w:val="nil"/>
              <w:bottom w:val="nil"/>
              <w:right w:val="nil"/>
            </w:tcBorders>
            <w:shd w:val="clear" w:color="auto" w:fill="auto"/>
          </w:tcPr>
          <w:p w14:paraId="3155A7FF" w14:textId="77777777" w:rsidR="00103B01" w:rsidRPr="00437FAE" w:rsidRDefault="00103B01" w:rsidP="00656AA0">
            <w:pPr>
              <w:spacing w:line="360" w:lineRule="auto"/>
              <w:rPr>
                <w:sz w:val="28"/>
                <w:szCs w:val="28"/>
              </w:rPr>
            </w:pPr>
            <w:r w:rsidRPr="00437FAE">
              <w:rPr>
                <w:sz w:val="28"/>
                <w:szCs w:val="28"/>
              </w:rPr>
              <w:t xml:space="preserve">Место выполнения ВКР: </w:t>
            </w:r>
            <w:proofErr w:type="spellStart"/>
            <w:r w:rsidR="00920D5B" w:rsidRPr="00437FAE">
              <w:rPr>
                <w:sz w:val="28"/>
                <w:szCs w:val="28"/>
              </w:rPr>
              <w:t>СПбГЭТУ</w:t>
            </w:r>
            <w:proofErr w:type="spellEnd"/>
            <w:r w:rsidR="00920D5B" w:rsidRPr="00437FAE">
              <w:rPr>
                <w:sz w:val="28"/>
                <w:szCs w:val="28"/>
              </w:rPr>
              <w:t xml:space="preserve"> «ЛЭТИ», кафедра ЛИНС.</w:t>
            </w:r>
          </w:p>
        </w:tc>
      </w:tr>
      <w:tr w:rsidR="00437FAE" w:rsidRPr="00437FAE" w14:paraId="34477EA0" w14:textId="77777777" w:rsidTr="00437FA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429"/>
        </w:trPr>
        <w:tc>
          <w:tcPr>
            <w:tcW w:w="9464" w:type="dxa"/>
            <w:gridSpan w:val="9"/>
            <w:tcBorders>
              <w:top w:val="nil"/>
              <w:left w:val="nil"/>
              <w:bottom w:val="nil"/>
              <w:right w:val="nil"/>
            </w:tcBorders>
            <w:shd w:val="clear" w:color="auto" w:fill="auto"/>
          </w:tcPr>
          <w:p w14:paraId="1EB195DF" w14:textId="77777777" w:rsidR="00961C3E" w:rsidRDefault="00103B01" w:rsidP="00656AA0">
            <w:pPr>
              <w:spacing w:line="360" w:lineRule="auto"/>
              <w:jc w:val="both"/>
              <w:rPr>
                <w:sz w:val="28"/>
                <w:szCs w:val="28"/>
              </w:rPr>
            </w:pPr>
            <w:r w:rsidRPr="00437FAE">
              <w:rPr>
                <w:sz w:val="28"/>
                <w:szCs w:val="28"/>
              </w:rPr>
              <w:t>Исходные данные (технические требования):</w:t>
            </w:r>
          </w:p>
          <w:p w14:paraId="1DCF499B" w14:textId="77777777" w:rsidR="00103B01" w:rsidRPr="00437FAE" w:rsidRDefault="00920D5B" w:rsidP="00656AA0">
            <w:pPr>
              <w:spacing w:line="360" w:lineRule="auto"/>
              <w:jc w:val="both"/>
              <w:rPr>
                <w:sz w:val="28"/>
                <w:szCs w:val="28"/>
              </w:rPr>
            </w:pPr>
            <w:r w:rsidRPr="00437FAE">
              <w:rPr>
                <w:sz w:val="28"/>
                <w:szCs w:val="28"/>
              </w:rPr>
              <w:t xml:space="preserve">необходимо разработать макет одноосной </w:t>
            </w:r>
            <w:proofErr w:type="spellStart"/>
            <w:r w:rsidRPr="00437FAE">
              <w:rPr>
                <w:sz w:val="28"/>
                <w:szCs w:val="28"/>
              </w:rPr>
              <w:t>маховичной</w:t>
            </w:r>
            <w:proofErr w:type="spellEnd"/>
            <w:r w:rsidRPr="00437FAE">
              <w:rPr>
                <w:sz w:val="28"/>
                <w:szCs w:val="28"/>
              </w:rPr>
              <w:t xml:space="preserve"> системы ориентации и стабилизации наноспутника</w:t>
            </w:r>
            <w:r w:rsidR="001762F3" w:rsidRPr="00437FAE">
              <w:rPr>
                <w:sz w:val="28"/>
                <w:szCs w:val="28"/>
              </w:rPr>
              <w:t>.</w:t>
            </w:r>
          </w:p>
        </w:tc>
      </w:tr>
      <w:tr w:rsidR="00437FAE" w:rsidRPr="00437FAE" w14:paraId="3E040190" w14:textId="77777777" w:rsidTr="00656AA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94"/>
        </w:trPr>
        <w:tc>
          <w:tcPr>
            <w:tcW w:w="9464" w:type="dxa"/>
            <w:gridSpan w:val="9"/>
            <w:tcBorders>
              <w:top w:val="nil"/>
              <w:left w:val="nil"/>
              <w:bottom w:val="nil"/>
              <w:right w:val="nil"/>
            </w:tcBorders>
            <w:shd w:val="clear" w:color="auto" w:fill="auto"/>
          </w:tcPr>
          <w:p w14:paraId="35D18642" w14:textId="77777777" w:rsidR="00103B01" w:rsidRPr="00437FAE" w:rsidRDefault="00103B01" w:rsidP="00656AA0">
            <w:pPr>
              <w:spacing w:line="360" w:lineRule="auto"/>
              <w:jc w:val="both"/>
              <w:rPr>
                <w:sz w:val="28"/>
                <w:szCs w:val="28"/>
              </w:rPr>
            </w:pPr>
            <w:r w:rsidRPr="00437FAE">
              <w:rPr>
                <w:sz w:val="28"/>
                <w:szCs w:val="28"/>
              </w:rPr>
              <w:t xml:space="preserve">Содержание ВКР: </w:t>
            </w:r>
          </w:p>
          <w:p w14:paraId="42186C6A" w14:textId="77777777" w:rsidR="00103B01" w:rsidRPr="00437FAE" w:rsidRDefault="001762F3" w:rsidP="00656AA0">
            <w:pPr>
              <w:spacing w:line="360" w:lineRule="auto"/>
              <w:jc w:val="both"/>
              <w:rPr>
                <w:sz w:val="28"/>
                <w:szCs w:val="28"/>
              </w:rPr>
            </w:pPr>
            <w:r w:rsidRPr="00437FAE">
              <w:rPr>
                <w:sz w:val="28"/>
                <w:szCs w:val="28"/>
              </w:rPr>
              <w:t>введение, основная часть (4 раздела), заключение.</w:t>
            </w:r>
          </w:p>
        </w:tc>
      </w:tr>
      <w:tr w:rsidR="00103B01" w:rsidRPr="00437FAE" w14:paraId="7888204D"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464" w:type="dxa"/>
            <w:gridSpan w:val="9"/>
            <w:tcBorders>
              <w:top w:val="nil"/>
              <w:left w:val="nil"/>
              <w:bottom w:val="nil"/>
              <w:right w:val="nil"/>
            </w:tcBorders>
            <w:shd w:val="clear" w:color="auto" w:fill="auto"/>
          </w:tcPr>
          <w:p w14:paraId="3ABCD019" w14:textId="77777777" w:rsidR="00103B01" w:rsidRPr="00437FAE" w:rsidRDefault="00103B01" w:rsidP="00656AA0">
            <w:pPr>
              <w:spacing w:line="360" w:lineRule="auto"/>
              <w:jc w:val="both"/>
              <w:rPr>
                <w:sz w:val="28"/>
                <w:szCs w:val="28"/>
              </w:rPr>
            </w:pPr>
            <w:r w:rsidRPr="00437FAE">
              <w:rPr>
                <w:sz w:val="28"/>
                <w:szCs w:val="28"/>
              </w:rPr>
              <w:t xml:space="preserve">Перечень отчетных материалов: пояснительная записка, </w:t>
            </w:r>
            <w:r w:rsidR="008D597C" w:rsidRPr="00437FAE">
              <w:rPr>
                <w:sz w:val="28"/>
                <w:szCs w:val="28"/>
              </w:rPr>
              <w:t>иллюстративный материал</w:t>
            </w:r>
            <w:r w:rsidR="001762F3" w:rsidRPr="00437FAE">
              <w:rPr>
                <w:sz w:val="28"/>
                <w:szCs w:val="28"/>
              </w:rPr>
              <w:t>.</w:t>
            </w:r>
          </w:p>
        </w:tc>
      </w:tr>
      <w:tr w:rsidR="00103B01" w:rsidRPr="00437FAE" w14:paraId="196558D2"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464" w:type="dxa"/>
            <w:gridSpan w:val="9"/>
            <w:tcBorders>
              <w:top w:val="nil"/>
              <w:left w:val="nil"/>
              <w:bottom w:val="nil"/>
              <w:right w:val="nil"/>
            </w:tcBorders>
            <w:shd w:val="clear" w:color="auto" w:fill="auto"/>
          </w:tcPr>
          <w:p w14:paraId="194C2648" w14:textId="77777777" w:rsidR="00103B01" w:rsidRPr="00437FAE" w:rsidRDefault="00103B01" w:rsidP="00656AA0">
            <w:pPr>
              <w:spacing w:line="360" w:lineRule="auto"/>
              <w:rPr>
                <w:sz w:val="28"/>
                <w:szCs w:val="28"/>
              </w:rPr>
            </w:pPr>
            <w:r w:rsidRPr="00437FAE">
              <w:rPr>
                <w:sz w:val="28"/>
                <w:szCs w:val="28"/>
              </w:rPr>
              <w:t xml:space="preserve">Дополнительные разделы: </w:t>
            </w:r>
            <w:r w:rsidR="001762F3" w:rsidRPr="00437FAE">
              <w:rPr>
                <w:sz w:val="28"/>
                <w:szCs w:val="28"/>
              </w:rPr>
              <w:t>безопасность жизнедеятельности.</w:t>
            </w:r>
          </w:p>
        </w:tc>
      </w:tr>
      <w:tr w:rsidR="00103B01" w:rsidRPr="00437FAE" w14:paraId="777A55D3"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464" w:type="dxa"/>
            <w:gridSpan w:val="9"/>
            <w:tcBorders>
              <w:top w:val="nil"/>
              <w:left w:val="nil"/>
              <w:bottom w:val="nil"/>
              <w:right w:val="nil"/>
            </w:tcBorders>
            <w:shd w:val="clear" w:color="auto" w:fill="auto"/>
          </w:tcPr>
          <w:p w14:paraId="600D40C3" w14:textId="77777777" w:rsidR="00103B01" w:rsidRPr="00437FAE" w:rsidRDefault="00103B01" w:rsidP="00656AA0">
            <w:pPr>
              <w:spacing w:line="360" w:lineRule="auto"/>
              <w:rPr>
                <w:sz w:val="16"/>
                <w:szCs w:val="16"/>
              </w:rPr>
            </w:pPr>
          </w:p>
        </w:tc>
      </w:tr>
      <w:tr w:rsidR="00437FAE" w:rsidRPr="00437FAE" w14:paraId="1417F185"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B3B6974" w14:textId="77777777" w:rsidR="00103B01" w:rsidRPr="00437FAE" w:rsidRDefault="00103B01" w:rsidP="00656AA0">
            <w:pPr>
              <w:spacing w:line="360" w:lineRule="auto"/>
              <w:rPr>
                <w:sz w:val="28"/>
                <w:szCs w:val="28"/>
              </w:rPr>
            </w:pPr>
            <w:r w:rsidRPr="00437FAE">
              <w:rPr>
                <w:sz w:val="28"/>
                <w:szCs w:val="28"/>
              </w:rPr>
              <w:t>Дата выдачи задания</w:t>
            </w:r>
          </w:p>
        </w:tc>
        <w:tc>
          <w:tcPr>
            <w:tcW w:w="4393" w:type="dxa"/>
            <w:gridSpan w:val="6"/>
            <w:tcBorders>
              <w:top w:val="nil"/>
              <w:left w:val="nil"/>
              <w:bottom w:val="nil"/>
              <w:right w:val="nil"/>
            </w:tcBorders>
            <w:shd w:val="clear" w:color="auto" w:fill="auto"/>
          </w:tcPr>
          <w:p w14:paraId="21494CE7" w14:textId="77777777" w:rsidR="00103B01" w:rsidRPr="00437FAE" w:rsidRDefault="00103B01" w:rsidP="00656AA0">
            <w:pPr>
              <w:spacing w:line="360" w:lineRule="auto"/>
              <w:jc w:val="right"/>
              <w:rPr>
                <w:sz w:val="28"/>
                <w:szCs w:val="28"/>
              </w:rPr>
            </w:pPr>
            <w:r w:rsidRPr="00437FAE">
              <w:rPr>
                <w:sz w:val="28"/>
                <w:szCs w:val="28"/>
              </w:rPr>
              <w:t>Дата представления ВКР к защите</w:t>
            </w:r>
          </w:p>
        </w:tc>
      </w:tr>
      <w:tr w:rsidR="00437FAE" w:rsidRPr="00437FAE" w14:paraId="07C001BB"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7599263F" w14:textId="77777777" w:rsidR="00103B01" w:rsidRPr="00437FAE" w:rsidRDefault="00103B01" w:rsidP="00656AA0">
            <w:pPr>
              <w:spacing w:line="360" w:lineRule="auto"/>
              <w:rPr>
                <w:sz w:val="28"/>
                <w:szCs w:val="28"/>
              </w:rPr>
            </w:pPr>
            <w:r w:rsidRPr="00437FAE">
              <w:rPr>
                <w:sz w:val="28"/>
                <w:szCs w:val="28"/>
              </w:rPr>
              <w:t>«__</w:t>
            </w:r>
            <w:proofErr w:type="gramStart"/>
            <w:r w:rsidRPr="00437FAE">
              <w:rPr>
                <w:sz w:val="28"/>
                <w:szCs w:val="28"/>
              </w:rPr>
              <w:t>_»_</w:t>
            </w:r>
            <w:proofErr w:type="gramEnd"/>
            <w:r w:rsidRPr="00437FAE">
              <w:rPr>
                <w:sz w:val="28"/>
                <w:szCs w:val="28"/>
              </w:rPr>
              <w:t>_____________20</w:t>
            </w:r>
            <w:r w:rsidR="003A2E1F" w:rsidRPr="00437FAE">
              <w:rPr>
                <w:sz w:val="28"/>
                <w:szCs w:val="28"/>
              </w:rPr>
              <w:t>__</w:t>
            </w:r>
            <w:r w:rsidRPr="00437FAE">
              <w:rPr>
                <w:sz w:val="28"/>
                <w:szCs w:val="28"/>
              </w:rPr>
              <w:t>_ г.</w:t>
            </w:r>
          </w:p>
        </w:tc>
        <w:tc>
          <w:tcPr>
            <w:tcW w:w="4393" w:type="dxa"/>
            <w:gridSpan w:val="6"/>
            <w:tcBorders>
              <w:top w:val="nil"/>
              <w:left w:val="nil"/>
              <w:bottom w:val="nil"/>
              <w:right w:val="nil"/>
            </w:tcBorders>
            <w:shd w:val="clear" w:color="auto" w:fill="auto"/>
          </w:tcPr>
          <w:p w14:paraId="0F5D422A" w14:textId="09EDDD72" w:rsidR="00103B01" w:rsidRPr="00437FAE" w:rsidRDefault="00437FAE" w:rsidP="00656AA0">
            <w:pPr>
              <w:spacing w:line="360" w:lineRule="auto"/>
              <w:jc w:val="right"/>
              <w:rPr>
                <w:sz w:val="28"/>
                <w:szCs w:val="28"/>
                <w:u w:val="single"/>
              </w:rPr>
            </w:pPr>
            <w:r w:rsidRPr="00437FAE">
              <w:rPr>
                <w:sz w:val="28"/>
                <w:szCs w:val="28"/>
                <w:u w:val="single"/>
              </w:rPr>
              <w:t>«1» июня 202</w:t>
            </w:r>
            <w:r w:rsidR="00B30751">
              <w:rPr>
                <w:sz w:val="28"/>
                <w:szCs w:val="28"/>
                <w:u w:val="single"/>
              </w:rPr>
              <w:t>5</w:t>
            </w:r>
            <w:r w:rsidR="00103B01" w:rsidRPr="00437FAE">
              <w:rPr>
                <w:sz w:val="28"/>
                <w:szCs w:val="28"/>
                <w:u w:val="single"/>
              </w:rPr>
              <w:t xml:space="preserve"> г.</w:t>
            </w:r>
          </w:p>
        </w:tc>
      </w:tr>
      <w:tr w:rsidR="00437FAE" w:rsidRPr="00437FAE" w14:paraId="55F98FAE" w14:textId="77777777"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5071" w:type="dxa"/>
            <w:gridSpan w:val="3"/>
            <w:tcBorders>
              <w:top w:val="nil"/>
              <w:left w:val="nil"/>
              <w:bottom w:val="nil"/>
              <w:right w:val="nil"/>
            </w:tcBorders>
            <w:shd w:val="clear" w:color="auto" w:fill="auto"/>
          </w:tcPr>
          <w:p w14:paraId="6C0F0672" w14:textId="77777777" w:rsidR="00103B01" w:rsidRPr="00437FAE" w:rsidRDefault="00513FC2" w:rsidP="00656AA0">
            <w:pPr>
              <w:tabs>
                <w:tab w:val="left" w:pos="1783"/>
              </w:tabs>
              <w:spacing w:line="360" w:lineRule="auto"/>
              <w:rPr>
                <w:sz w:val="16"/>
                <w:szCs w:val="16"/>
              </w:rPr>
            </w:pPr>
            <w:r w:rsidRPr="00437FAE">
              <w:rPr>
                <w:sz w:val="16"/>
                <w:szCs w:val="16"/>
              </w:rPr>
              <w:tab/>
            </w:r>
          </w:p>
        </w:tc>
        <w:tc>
          <w:tcPr>
            <w:tcW w:w="4393" w:type="dxa"/>
            <w:gridSpan w:val="6"/>
            <w:tcBorders>
              <w:top w:val="nil"/>
              <w:left w:val="nil"/>
              <w:bottom w:val="nil"/>
              <w:right w:val="nil"/>
            </w:tcBorders>
            <w:shd w:val="clear" w:color="auto" w:fill="auto"/>
          </w:tcPr>
          <w:p w14:paraId="1777475E" w14:textId="77777777" w:rsidR="00103B01" w:rsidRPr="00437FAE" w:rsidRDefault="00103B01" w:rsidP="00656AA0">
            <w:pPr>
              <w:spacing w:line="360" w:lineRule="auto"/>
              <w:jc w:val="center"/>
              <w:rPr>
                <w:sz w:val="16"/>
                <w:szCs w:val="16"/>
              </w:rPr>
            </w:pPr>
          </w:p>
        </w:tc>
      </w:tr>
      <w:tr w:rsidR="00437FAE" w:rsidRPr="00437FAE" w14:paraId="6A6B7EF8" w14:textId="77777777" w:rsidTr="00041BB0">
        <w:tblPrEx>
          <w:tblLook w:val="04A0" w:firstRow="1" w:lastRow="0" w:firstColumn="1" w:lastColumn="0" w:noHBand="0" w:noVBand="1"/>
        </w:tblPrEx>
        <w:trPr>
          <w:gridAfter w:val="1"/>
          <w:wAfter w:w="75" w:type="dxa"/>
          <w:trHeight w:val="513"/>
        </w:trPr>
        <w:tc>
          <w:tcPr>
            <w:tcW w:w="4217" w:type="dxa"/>
            <w:gridSpan w:val="2"/>
            <w:shd w:val="clear" w:color="auto" w:fill="auto"/>
            <w:vAlign w:val="bottom"/>
          </w:tcPr>
          <w:p w14:paraId="6209D855" w14:textId="77777777" w:rsidR="00513FC2" w:rsidRPr="00437FAE" w:rsidRDefault="00513FC2" w:rsidP="00656AA0">
            <w:pPr>
              <w:spacing w:line="360" w:lineRule="auto"/>
              <w:rPr>
                <w:sz w:val="28"/>
                <w:szCs w:val="28"/>
              </w:rPr>
            </w:pPr>
            <w:r w:rsidRPr="00437FAE">
              <w:rPr>
                <w:sz w:val="28"/>
                <w:szCs w:val="28"/>
              </w:rPr>
              <w:t>Студент</w:t>
            </w:r>
          </w:p>
        </w:tc>
        <w:tc>
          <w:tcPr>
            <w:tcW w:w="2497" w:type="dxa"/>
            <w:gridSpan w:val="2"/>
            <w:tcBorders>
              <w:bottom w:val="single" w:sz="4" w:space="0" w:color="auto"/>
            </w:tcBorders>
            <w:shd w:val="clear" w:color="auto" w:fill="auto"/>
            <w:vAlign w:val="bottom"/>
          </w:tcPr>
          <w:p w14:paraId="2EBD11B7" w14:textId="77777777" w:rsidR="00513FC2" w:rsidRPr="00437FAE" w:rsidRDefault="00513FC2" w:rsidP="00656AA0">
            <w:pPr>
              <w:spacing w:line="360" w:lineRule="auto"/>
              <w:rPr>
                <w:sz w:val="28"/>
                <w:szCs w:val="28"/>
              </w:rPr>
            </w:pPr>
          </w:p>
        </w:tc>
        <w:tc>
          <w:tcPr>
            <w:tcW w:w="2675" w:type="dxa"/>
            <w:gridSpan w:val="4"/>
            <w:shd w:val="clear" w:color="auto" w:fill="auto"/>
            <w:vAlign w:val="bottom"/>
          </w:tcPr>
          <w:p w14:paraId="265D7558" w14:textId="77777777" w:rsidR="00513FC2" w:rsidRPr="00437FAE" w:rsidRDefault="00437FAE" w:rsidP="00656AA0">
            <w:pPr>
              <w:spacing w:line="360" w:lineRule="auto"/>
              <w:jc w:val="center"/>
              <w:rPr>
                <w:sz w:val="28"/>
                <w:szCs w:val="28"/>
              </w:rPr>
            </w:pPr>
            <w:r w:rsidRPr="00437FAE">
              <w:rPr>
                <w:sz w:val="28"/>
                <w:szCs w:val="28"/>
              </w:rPr>
              <w:t>Горохов Ю.Е.</w:t>
            </w:r>
          </w:p>
        </w:tc>
      </w:tr>
      <w:tr w:rsidR="00437FAE" w:rsidRPr="00437FAE" w14:paraId="5914FE64" w14:textId="77777777" w:rsidTr="00041BB0">
        <w:tblPrEx>
          <w:tblLook w:val="04A0" w:firstRow="1" w:lastRow="0" w:firstColumn="1" w:lastColumn="0" w:noHBand="0" w:noVBand="1"/>
        </w:tblPrEx>
        <w:trPr>
          <w:gridAfter w:val="1"/>
          <w:wAfter w:w="75" w:type="dxa"/>
          <w:trHeight w:val="553"/>
        </w:trPr>
        <w:tc>
          <w:tcPr>
            <w:tcW w:w="4217" w:type="dxa"/>
            <w:gridSpan w:val="2"/>
            <w:shd w:val="clear" w:color="auto" w:fill="auto"/>
            <w:vAlign w:val="bottom"/>
          </w:tcPr>
          <w:p w14:paraId="38F2CD4E" w14:textId="77777777" w:rsidR="00513FC2" w:rsidRPr="00437FAE" w:rsidRDefault="00513FC2" w:rsidP="00656AA0">
            <w:pPr>
              <w:spacing w:line="360" w:lineRule="auto"/>
              <w:rPr>
                <w:sz w:val="28"/>
                <w:szCs w:val="28"/>
              </w:rPr>
            </w:pPr>
            <w:r w:rsidRPr="00437FAE">
              <w:rPr>
                <w:sz w:val="28"/>
              </w:rPr>
              <w:t>Руководитель</w:t>
            </w:r>
            <w:r w:rsidR="00437FAE" w:rsidRPr="00437FAE">
              <w:rPr>
                <w:sz w:val="28"/>
                <w:szCs w:val="28"/>
              </w:rPr>
              <w:t xml:space="preserve">          к.т.н.</w:t>
            </w:r>
          </w:p>
        </w:tc>
        <w:tc>
          <w:tcPr>
            <w:tcW w:w="2497" w:type="dxa"/>
            <w:gridSpan w:val="2"/>
            <w:tcBorders>
              <w:top w:val="single" w:sz="4" w:space="0" w:color="auto"/>
              <w:bottom w:val="single" w:sz="4" w:space="0" w:color="auto"/>
            </w:tcBorders>
            <w:shd w:val="clear" w:color="auto" w:fill="auto"/>
            <w:vAlign w:val="bottom"/>
          </w:tcPr>
          <w:p w14:paraId="55BB01AD" w14:textId="77777777" w:rsidR="00513FC2" w:rsidRPr="00437FAE" w:rsidRDefault="00513FC2" w:rsidP="00656AA0">
            <w:pPr>
              <w:spacing w:line="360" w:lineRule="auto"/>
              <w:rPr>
                <w:sz w:val="28"/>
                <w:szCs w:val="28"/>
              </w:rPr>
            </w:pPr>
          </w:p>
        </w:tc>
        <w:tc>
          <w:tcPr>
            <w:tcW w:w="2675" w:type="dxa"/>
            <w:gridSpan w:val="4"/>
            <w:shd w:val="clear" w:color="auto" w:fill="auto"/>
            <w:vAlign w:val="bottom"/>
          </w:tcPr>
          <w:p w14:paraId="023C299C" w14:textId="77777777" w:rsidR="00513FC2" w:rsidRPr="00437FAE" w:rsidRDefault="00437FAE" w:rsidP="00656AA0">
            <w:pPr>
              <w:spacing w:line="360" w:lineRule="auto"/>
              <w:jc w:val="center"/>
              <w:rPr>
                <w:sz w:val="28"/>
                <w:szCs w:val="28"/>
              </w:rPr>
            </w:pPr>
            <w:r w:rsidRPr="00437FAE">
              <w:rPr>
                <w:sz w:val="28"/>
                <w:szCs w:val="28"/>
              </w:rPr>
              <w:t>Ларионов Д.Ю.</w:t>
            </w:r>
          </w:p>
        </w:tc>
      </w:tr>
      <w:tr w:rsidR="00437FAE" w:rsidRPr="00437FAE" w14:paraId="20DDE0FD" w14:textId="77777777" w:rsidTr="00041BB0">
        <w:tblPrEx>
          <w:tblLook w:val="04A0" w:firstRow="1" w:lastRow="0" w:firstColumn="1" w:lastColumn="0" w:noHBand="0" w:noVBand="1"/>
        </w:tblPrEx>
        <w:trPr>
          <w:gridAfter w:val="1"/>
          <w:wAfter w:w="75" w:type="dxa"/>
          <w:trHeight w:val="278"/>
        </w:trPr>
        <w:tc>
          <w:tcPr>
            <w:tcW w:w="4217" w:type="dxa"/>
            <w:gridSpan w:val="2"/>
            <w:shd w:val="clear" w:color="auto" w:fill="auto"/>
          </w:tcPr>
          <w:p w14:paraId="15702F6E" w14:textId="77777777" w:rsidR="00513FC2" w:rsidRPr="00437FAE" w:rsidRDefault="00513FC2" w:rsidP="00656AA0">
            <w:pPr>
              <w:spacing w:line="360" w:lineRule="auto"/>
              <w:ind w:firstLine="1843"/>
              <w:rPr>
                <w:sz w:val="28"/>
              </w:rPr>
            </w:pPr>
            <w:r w:rsidRPr="00437FAE">
              <w:rPr>
                <w:i/>
                <w:vertAlign w:val="superscript"/>
              </w:rPr>
              <w:t>(Уч. степень, уч. звание)</w:t>
            </w:r>
          </w:p>
        </w:tc>
        <w:tc>
          <w:tcPr>
            <w:tcW w:w="2497" w:type="dxa"/>
            <w:gridSpan w:val="2"/>
            <w:tcBorders>
              <w:top w:val="single" w:sz="4" w:space="0" w:color="auto"/>
            </w:tcBorders>
            <w:shd w:val="clear" w:color="auto" w:fill="auto"/>
            <w:vAlign w:val="bottom"/>
          </w:tcPr>
          <w:p w14:paraId="0BD84510" w14:textId="77777777" w:rsidR="00513FC2" w:rsidRPr="00437FAE" w:rsidRDefault="00513FC2" w:rsidP="00656AA0">
            <w:pPr>
              <w:spacing w:line="360" w:lineRule="auto"/>
              <w:rPr>
                <w:sz w:val="16"/>
                <w:szCs w:val="16"/>
              </w:rPr>
            </w:pPr>
          </w:p>
        </w:tc>
        <w:tc>
          <w:tcPr>
            <w:tcW w:w="2675" w:type="dxa"/>
            <w:gridSpan w:val="4"/>
            <w:shd w:val="clear" w:color="auto" w:fill="auto"/>
            <w:vAlign w:val="bottom"/>
          </w:tcPr>
          <w:p w14:paraId="02DE2FD6" w14:textId="77777777" w:rsidR="00513FC2" w:rsidRPr="00437FAE" w:rsidRDefault="00513FC2" w:rsidP="00656AA0">
            <w:pPr>
              <w:spacing w:line="360" w:lineRule="auto"/>
              <w:jc w:val="center"/>
              <w:rPr>
                <w:sz w:val="16"/>
                <w:szCs w:val="16"/>
              </w:rPr>
            </w:pPr>
          </w:p>
        </w:tc>
      </w:tr>
      <w:tr w:rsidR="00437FAE" w:rsidRPr="00437FAE" w14:paraId="6066A6E4" w14:textId="77777777" w:rsidTr="00041BB0">
        <w:tblPrEx>
          <w:tblLook w:val="04A0" w:firstRow="1" w:lastRow="0" w:firstColumn="1" w:lastColumn="0" w:noHBand="0" w:noVBand="1"/>
        </w:tblPrEx>
        <w:trPr>
          <w:gridAfter w:val="1"/>
          <w:wAfter w:w="75" w:type="dxa"/>
          <w:trHeight w:val="520"/>
        </w:trPr>
        <w:tc>
          <w:tcPr>
            <w:tcW w:w="4217" w:type="dxa"/>
            <w:gridSpan w:val="2"/>
            <w:shd w:val="clear" w:color="auto" w:fill="auto"/>
            <w:vAlign w:val="bottom"/>
          </w:tcPr>
          <w:p w14:paraId="7B0CFEE2" w14:textId="77777777" w:rsidR="00513FC2" w:rsidRPr="00437FAE" w:rsidRDefault="00513FC2" w:rsidP="00656AA0">
            <w:pPr>
              <w:spacing w:line="360" w:lineRule="auto"/>
              <w:rPr>
                <w:sz w:val="28"/>
                <w:szCs w:val="28"/>
              </w:rPr>
            </w:pPr>
            <w:r w:rsidRPr="00437FAE">
              <w:rPr>
                <w:sz w:val="28"/>
              </w:rPr>
              <w:t>Консультант</w:t>
            </w:r>
          </w:p>
        </w:tc>
        <w:tc>
          <w:tcPr>
            <w:tcW w:w="2497" w:type="dxa"/>
            <w:gridSpan w:val="2"/>
            <w:tcBorders>
              <w:bottom w:val="single" w:sz="4" w:space="0" w:color="auto"/>
            </w:tcBorders>
            <w:shd w:val="clear" w:color="auto" w:fill="auto"/>
            <w:vAlign w:val="bottom"/>
          </w:tcPr>
          <w:p w14:paraId="3C9B250E" w14:textId="77777777" w:rsidR="00513FC2" w:rsidRPr="00437FAE" w:rsidRDefault="00513FC2" w:rsidP="00656AA0">
            <w:pPr>
              <w:spacing w:line="360" w:lineRule="auto"/>
              <w:rPr>
                <w:sz w:val="28"/>
                <w:szCs w:val="28"/>
              </w:rPr>
            </w:pPr>
          </w:p>
        </w:tc>
        <w:tc>
          <w:tcPr>
            <w:tcW w:w="2675" w:type="dxa"/>
            <w:gridSpan w:val="4"/>
            <w:shd w:val="clear" w:color="auto" w:fill="auto"/>
            <w:vAlign w:val="bottom"/>
          </w:tcPr>
          <w:p w14:paraId="26E954CB" w14:textId="77777777" w:rsidR="00513FC2" w:rsidRPr="00437FAE" w:rsidRDefault="00437FAE" w:rsidP="00656AA0">
            <w:pPr>
              <w:spacing w:line="360" w:lineRule="auto"/>
              <w:jc w:val="center"/>
              <w:rPr>
                <w:sz w:val="28"/>
                <w:szCs w:val="28"/>
              </w:rPr>
            </w:pPr>
            <w:r w:rsidRPr="00437FAE">
              <w:rPr>
                <w:sz w:val="28"/>
                <w:szCs w:val="28"/>
              </w:rPr>
              <w:t>Белан И.М.</w:t>
            </w:r>
          </w:p>
        </w:tc>
      </w:tr>
      <w:tr w:rsidR="00437FAE" w:rsidRPr="00437FAE" w14:paraId="4034B850" w14:textId="77777777" w:rsidTr="00041BB0">
        <w:tblPrEx>
          <w:tblLook w:val="04A0" w:firstRow="1" w:lastRow="0" w:firstColumn="1" w:lastColumn="0" w:noHBand="0" w:noVBand="1"/>
        </w:tblPrEx>
        <w:trPr>
          <w:gridAfter w:val="1"/>
          <w:wAfter w:w="75" w:type="dxa"/>
          <w:trHeight w:val="284"/>
        </w:trPr>
        <w:tc>
          <w:tcPr>
            <w:tcW w:w="4217" w:type="dxa"/>
            <w:gridSpan w:val="2"/>
            <w:shd w:val="clear" w:color="auto" w:fill="auto"/>
          </w:tcPr>
          <w:p w14:paraId="5D1D6D0A" w14:textId="77777777" w:rsidR="00041BB0" w:rsidRPr="00437FAE" w:rsidRDefault="00041BB0" w:rsidP="00656AA0">
            <w:pPr>
              <w:spacing w:line="360" w:lineRule="auto"/>
              <w:ind w:firstLine="1843"/>
              <w:rPr>
                <w:i/>
                <w:vertAlign w:val="superscript"/>
              </w:rPr>
            </w:pPr>
            <w:r w:rsidRPr="00437FAE">
              <w:rPr>
                <w:i/>
                <w:vertAlign w:val="superscript"/>
              </w:rPr>
              <w:t>(Уч. степень, уч. звание)</w:t>
            </w:r>
          </w:p>
        </w:tc>
        <w:tc>
          <w:tcPr>
            <w:tcW w:w="2497" w:type="dxa"/>
            <w:gridSpan w:val="2"/>
            <w:tcBorders>
              <w:top w:val="single" w:sz="4" w:space="0" w:color="auto"/>
            </w:tcBorders>
            <w:shd w:val="clear" w:color="auto" w:fill="auto"/>
            <w:vAlign w:val="bottom"/>
          </w:tcPr>
          <w:p w14:paraId="4CED0E45" w14:textId="77777777" w:rsidR="00041BB0" w:rsidRPr="00437FAE" w:rsidRDefault="00041BB0" w:rsidP="00656AA0">
            <w:pPr>
              <w:spacing w:line="360" w:lineRule="auto"/>
              <w:rPr>
                <w:sz w:val="16"/>
                <w:szCs w:val="16"/>
              </w:rPr>
            </w:pPr>
          </w:p>
        </w:tc>
        <w:tc>
          <w:tcPr>
            <w:tcW w:w="2675" w:type="dxa"/>
            <w:gridSpan w:val="4"/>
            <w:shd w:val="clear" w:color="auto" w:fill="auto"/>
            <w:vAlign w:val="bottom"/>
          </w:tcPr>
          <w:p w14:paraId="3D494DA6" w14:textId="77777777" w:rsidR="00041BB0" w:rsidRPr="00437FAE" w:rsidRDefault="00041BB0" w:rsidP="00656AA0">
            <w:pPr>
              <w:spacing w:line="360" w:lineRule="auto"/>
              <w:rPr>
                <w:sz w:val="16"/>
                <w:szCs w:val="16"/>
              </w:rPr>
            </w:pPr>
          </w:p>
        </w:tc>
      </w:tr>
    </w:tbl>
    <w:p w14:paraId="418FBB31" w14:textId="77777777" w:rsidR="00513FC2" w:rsidRDefault="00103B01" w:rsidP="00656AA0">
      <w:pPr>
        <w:spacing w:line="360" w:lineRule="auto"/>
        <w:jc w:val="center"/>
        <w:rPr>
          <w:b/>
          <w:caps/>
          <w:sz w:val="28"/>
          <w:szCs w:val="28"/>
        </w:rPr>
      </w:pPr>
      <w:r>
        <w:rPr>
          <w:b/>
          <w:caps/>
          <w:sz w:val="28"/>
          <w:szCs w:val="28"/>
          <w:highlight w:val="yellow"/>
        </w:rPr>
        <w:br w:type="page"/>
      </w:r>
      <w:r w:rsidR="00513FC2" w:rsidRPr="00BE4534">
        <w:rPr>
          <w:b/>
          <w:caps/>
          <w:sz w:val="28"/>
          <w:szCs w:val="28"/>
        </w:rPr>
        <w:lastRenderedPageBreak/>
        <w:t>календарный план</w:t>
      </w:r>
      <w:r w:rsidR="00513FC2">
        <w:rPr>
          <w:b/>
          <w:caps/>
          <w:sz w:val="28"/>
          <w:szCs w:val="28"/>
        </w:rPr>
        <w:t xml:space="preserve"> </w:t>
      </w:r>
      <w:r w:rsidR="00513FC2" w:rsidRPr="00BE4534">
        <w:rPr>
          <w:b/>
          <w:caps/>
          <w:sz w:val="28"/>
          <w:szCs w:val="28"/>
        </w:rPr>
        <w:t xml:space="preserve">выполнения </w:t>
      </w:r>
    </w:p>
    <w:p w14:paraId="420D1061" w14:textId="77777777" w:rsidR="00513FC2" w:rsidRDefault="00513FC2" w:rsidP="00656AA0">
      <w:pPr>
        <w:suppressAutoHyphens/>
        <w:spacing w:line="360" w:lineRule="auto"/>
        <w:jc w:val="center"/>
        <w:rPr>
          <w:b/>
          <w:caps/>
          <w:sz w:val="28"/>
          <w:szCs w:val="28"/>
        </w:rPr>
      </w:pPr>
      <w:r w:rsidRPr="00BE4534">
        <w:rPr>
          <w:b/>
          <w:caps/>
          <w:sz w:val="28"/>
          <w:szCs w:val="28"/>
        </w:rPr>
        <w:t>выпускной квалификационной работы</w:t>
      </w:r>
    </w:p>
    <w:p w14:paraId="0A3A4151" w14:textId="77777777" w:rsidR="00103B01" w:rsidRDefault="00103B01" w:rsidP="00656AA0">
      <w:pPr>
        <w:spacing w:line="360" w:lineRule="auto"/>
        <w:ind w:firstLine="1985"/>
        <w:jc w:val="center"/>
        <w:rPr>
          <w:b/>
          <w:caps/>
          <w:sz w:val="28"/>
          <w:szCs w:val="28"/>
        </w:rPr>
      </w:pPr>
    </w:p>
    <w:tbl>
      <w:tblPr>
        <w:tblW w:w="9606" w:type="dxa"/>
        <w:tblLook w:val="04A0" w:firstRow="1" w:lastRow="0" w:firstColumn="1" w:lastColumn="0" w:noHBand="0" w:noVBand="1"/>
      </w:tblPr>
      <w:tblGrid>
        <w:gridCol w:w="3418"/>
        <w:gridCol w:w="6188"/>
      </w:tblGrid>
      <w:tr w:rsidR="00012097" w:rsidRPr="00BE4534" w14:paraId="7D576197" w14:textId="77777777" w:rsidTr="00F8207B">
        <w:tc>
          <w:tcPr>
            <w:tcW w:w="3418" w:type="dxa"/>
            <w:shd w:val="clear" w:color="auto" w:fill="auto"/>
          </w:tcPr>
          <w:p w14:paraId="77E87F5D" w14:textId="77777777" w:rsidR="00012097" w:rsidRPr="00885647" w:rsidRDefault="00012097" w:rsidP="00656AA0">
            <w:pPr>
              <w:spacing w:line="360" w:lineRule="auto"/>
              <w:jc w:val="center"/>
              <w:rPr>
                <w:b/>
                <w:caps/>
                <w:sz w:val="28"/>
                <w:szCs w:val="28"/>
              </w:rPr>
            </w:pPr>
          </w:p>
        </w:tc>
        <w:tc>
          <w:tcPr>
            <w:tcW w:w="6188" w:type="dxa"/>
            <w:shd w:val="clear" w:color="auto" w:fill="auto"/>
          </w:tcPr>
          <w:p w14:paraId="2D6B02CE" w14:textId="77777777" w:rsidR="00012097" w:rsidRPr="00885647" w:rsidRDefault="00012097" w:rsidP="00656AA0">
            <w:pPr>
              <w:spacing w:line="360" w:lineRule="auto"/>
              <w:jc w:val="right"/>
              <w:rPr>
                <w:sz w:val="28"/>
                <w:szCs w:val="28"/>
              </w:rPr>
            </w:pPr>
            <w:r w:rsidRPr="00885647">
              <w:rPr>
                <w:sz w:val="28"/>
                <w:szCs w:val="28"/>
              </w:rPr>
              <w:t>Утверждаю</w:t>
            </w:r>
          </w:p>
        </w:tc>
      </w:tr>
      <w:tr w:rsidR="00012097" w:rsidRPr="00656AA0" w14:paraId="4B1EF27D" w14:textId="77777777" w:rsidTr="00F8207B">
        <w:tc>
          <w:tcPr>
            <w:tcW w:w="3418" w:type="dxa"/>
            <w:shd w:val="clear" w:color="auto" w:fill="auto"/>
          </w:tcPr>
          <w:p w14:paraId="1C47C602" w14:textId="77777777" w:rsidR="00012097" w:rsidRPr="00885647" w:rsidRDefault="00012097" w:rsidP="00656AA0">
            <w:pPr>
              <w:spacing w:line="360" w:lineRule="auto"/>
              <w:jc w:val="center"/>
              <w:rPr>
                <w:b/>
                <w:caps/>
                <w:sz w:val="28"/>
                <w:szCs w:val="28"/>
              </w:rPr>
            </w:pPr>
          </w:p>
        </w:tc>
        <w:tc>
          <w:tcPr>
            <w:tcW w:w="6188" w:type="dxa"/>
            <w:shd w:val="clear" w:color="auto" w:fill="auto"/>
          </w:tcPr>
          <w:p w14:paraId="088400CA" w14:textId="77777777" w:rsidR="00012097" w:rsidRPr="00656AA0" w:rsidRDefault="00012097" w:rsidP="00656AA0">
            <w:pPr>
              <w:spacing w:line="360" w:lineRule="auto"/>
              <w:jc w:val="right"/>
              <w:rPr>
                <w:sz w:val="28"/>
                <w:szCs w:val="28"/>
              </w:rPr>
            </w:pPr>
            <w:r w:rsidRPr="00656AA0">
              <w:rPr>
                <w:sz w:val="28"/>
                <w:szCs w:val="28"/>
              </w:rPr>
              <w:t xml:space="preserve">Зав. кафедрой </w:t>
            </w:r>
            <w:r w:rsidR="00961C3E" w:rsidRPr="00656AA0">
              <w:rPr>
                <w:sz w:val="28"/>
                <w:szCs w:val="28"/>
              </w:rPr>
              <w:t>ЛИНС</w:t>
            </w:r>
          </w:p>
        </w:tc>
      </w:tr>
      <w:tr w:rsidR="00012097" w:rsidRPr="00BE4534" w14:paraId="553156A9" w14:textId="77777777" w:rsidTr="00F8207B">
        <w:tc>
          <w:tcPr>
            <w:tcW w:w="3418" w:type="dxa"/>
            <w:shd w:val="clear" w:color="auto" w:fill="auto"/>
          </w:tcPr>
          <w:p w14:paraId="7D498C95" w14:textId="77777777" w:rsidR="00012097" w:rsidRPr="00885647" w:rsidRDefault="00012097" w:rsidP="00656AA0">
            <w:pPr>
              <w:spacing w:line="360" w:lineRule="auto"/>
              <w:jc w:val="center"/>
              <w:rPr>
                <w:b/>
                <w:caps/>
                <w:sz w:val="28"/>
                <w:szCs w:val="28"/>
              </w:rPr>
            </w:pPr>
          </w:p>
        </w:tc>
        <w:tc>
          <w:tcPr>
            <w:tcW w:w="6188" w:type="dxa"/>
            <w:shd w:val="clear" w:color="auto" w:fill="auto"/>
          </w:tcPr>
          <w:p w14:paraId="09A334E8" w14:textId="77777777" w:rsidR="00012097" w:rsidRPr="00885647" w:rsidRDefault="00012097" w:rsidP="00656AA0">
            <w:pPr>
              <w:spacing w:line="360" w:lineRule="auto"/>
              <w:jc w:val="right"/>
              <w:rPr>
                <w:sz w:val="28"/>
                <w:szCs w:val="28"/>
              </w:rPr>
            </w:pPr>
            <w:r w:rsidRPr="00961C3E">
              <w:rPr>
                <w:sz w:val="28"/>
                <w:szCs w:val="28"/>
              </w:rPr>
              <w:t xml:space="preserve">____________ </w:t>
            </w:r>
            <w:r w:rsidR="00961C3E" w:rsidRPr="00961C3E">
              <w:rPr>
                <w:sz w:val="28"/>
                <w:szCs w:val="28"/>
              </w:rPr>
              <w:t>Ф</w:t>
            </w:r>
            <w:r w:rsidR="00961C3E" w:rsidRPr="00437FAE">
              <w:rPr>
                <w:sz w:val="28"/>
                <w:szCs w:val="28"/>
              </w:rPr>
              <w:t>илатов Ю.В.</w:t>
            </w:r>
          </w:p>
        </w:tc>
      </w:tr>
      <w:tr w:rsidR="00012097" w:rsidRPr="00BE4534" w14:paraId="68744899" w14:textId="77777777" w:rsidTr="00F8207B">
        <w:tc>
          <w:tcPr>
            <w:tcW w:w="3418" w:type="dxa"/>
            <w:shd w:val="clear" w:color="auto" w:fill="auto"/>
          </w:tcPr>
          <w:p w14:paraId="60D67BF1" w14:textId="77777777" w:rsidR="00012097" w:rsidRPr="00885647" w:rsidRDefault="00012097" w:rsidP="00656AA0">
            <w:pPr>
              <w:spacing w:line="360" w:lineRule="auto"/>
              <w:jc w:val="center"/>
              <w:rPr>
                <w:b/>
                <w:caps/>
                <w:sz w:val="28"/>
                <w:szCs w:val="28"/>
              </w:rPr>
            </w:pPr>
          </w:p>
        </w:tc>
        <w:tc>
          <w:tcPr>
            <w:tcW w:w="6188" w:type="dxa"/>
            <w:shd w:val="clear" w:color="auto" w:fill="auto"/>
          </w:tcPr>
          <w:p w14:paraId="1F5DB1A2" w14:textId="77777777" w:rsidR="00012097" w:rsidRPr="00885647" w:rsidRDefault="00012097" w:rsidP="00656AA0">
            <w:pPr>
              <w:spacing w:line="360" w:lineRule="auto"/>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61D9E">
              <w:rPr>
                <w:sz w:val="28"/>
                <w:szCs w:val="28"/>
              </w:rPr>
              <w:t>25</w:t>
            </w:r>
            <w:r w:rsidRPr="00885647">
              <w:rPr>
                <w:sz w:val="28"/>
                <w:szCs w:val="28"/>
              </w:rPr>
              <w:t xml:space="preserve"> г.</w:t>
            </w:r>
          </w:p>
        </w:tc>
      </w:tr>
    </w:tbl>
    <w:p w14:paraId="501210FD" w14:textId="77777777" w:rsidR="00012097" w:rsidRDefault="00012097" w:rsidP="00656AA0">
      <w:pPr>
        <w:spacing w:line="360" w:lineRule="auto"/>
        <w:jc w:val="center"/>
        <w:rPr>
          <w:b/>
          <w:caps/>
          <w:sz w:val="28"/>
          <w:szCs w:val="28"/>
        </w:rPr>
      </w:pPr>
    </w:p>
    <w:tbl>
      <w:tblPr>
        <w:tblW w:w="10390" w:type="dxa"/>
        <w:tblLayout w:type="fixed"/>
        <w:tblLook w:val="01E0" w:firstRow="1" w:lastRow="1" w:firstColumn="1" w:lastColumn="1" w:noHBand="0" w:noVBand="0"/>
      </w:tblPr>
      <w:tblGrid>
        <w:gridCol w:w="1785"/>
        <w:gridCol w:w="5709"/>
        <w:gridCol w:w="246"/>
        <w:gridCol w:w="1082"/>
        <w:gridCol w:w="784"/>
        <w:gridCol w:w="784"/>
      </w:tblGrid>
      <w:tr w:rsidR="00656AA0" w:rsidRPr="00656AA0" w14:paraId="51B9C2D1" w14:textId="77777777" w:rsidTr="00361D9E">
        <w:trPr>
          <w:trHeight w:val="567"/>
        </w:trPr>
        <w:tc>
          <w:tcPr>
            <w:tcW w:w="1785" w:type="dxa"/>
            <w:vAlign w:val="center"/>
          </w:tcPr>
          <w:p w14:paraId="602299F7" w14:textId="77777777" w:rsidR="00361D9E" w:rsidRPr="00656AA0" w:rsidRDefault="00361D9E" w:rsidP="00656AA0">
            <w:pPr>
              <w:spacing w:line="360" w:lineRule="auto"/>
              <w:rPr>
                <w:sz w:val="28"/>
                <w:szCs w:val="28"/>
              </w:rPr>
            </w:pPr>
            <w:r w:rsidRPr="00656AA0">
              <w:rPr>
                <w:sz w:val="28"/>
                <w:szCs w:val="28"/>
              </w:rPr>
              <w:t>Студент</w:t>
            </w:r>
          </w:p>
        </w:tc>
        <w:tc>
          <w:tcPr>
            <w:tcW w:w="5709" w:type="dxa"/>
            <w:vAlign w:val="center"/>
          </w:tcPr>
          <w:p w14:paraId="2A7993B0" w14:textId="77777777" w:rsidR="00361D9E" w:rsidRPr="00656AA0" w:rsidRDefault="00361D9E" w:rsidP="00656AA0">
            <w:pPr>
              <w:spacing w:line="360" w:lineRule="auto"/>
              <w:rPr>
                <w:i/>
                <w:sz w:val="28"/>
                <w:szCs w:val="28"/>
              </w:rPr>
            </w:pPr>
            <w:r w:rsidRPr="00656AA0">
              <w:rPr>
                <w:sz w:val="28"/>
                <w:szCs w:val="28"/>
              </w:rPr>
              <w:t>Горохов Ю.Е.</w:t>
            </w:r>
          </w:p>
        </w:tc>
        <w:tc>
          <w:tcPr>
            <w:tcW w:w="246" w:type="dxa"/>
            <w:vAlign w:val="center"/>
          </w:tcPr>
          <w:p w14:paraId="1523A38D" w14:textId="77777777" w:rsidR="00361D9E" w:rsidRPr="00656AA0" w:rsidRDefault="00361D9E" w:rsidP="00656AA0">
            <w:pPr>
              <w:spacing w:line="360" w:lineRule="auto"/>
              <w:rPr>
                <w:sz w:val="28"/>
                <w:szCs w:val="28"/>
              </w:rPr>
            </w:pPr>
          </w:p>
        </w:tc>
        <w:tc>
          <w:tcPr>
            <w:tcW w:w="1082" w:type="dxa"/>
            <w:vAlign w:val="center"/>
          </w:tcPr>
          <w:p w14:paraId="13461F2F" w14:textId="77777777" w:rsidR="00361D9E" w:rsidRPr="00656AA0" w:rsidRDefault="00361D9E" w:rsidP="00656AA0">
            <w:pPr>
              <w:spacing w:line="360" w:lineRule="auto"/>
              <w:rPr>
                <w:sz w:val="28"/>
                <w:szCs w:val="28"/>
              </w:rPr>
            </w:pPr>
            <w:r w:rsidRPr="00656AA0">
              <w:rPr>
                <w:sz w:val="28"/>
                <w:szCs w:val="28"/>
              </w:rPr>
              <w:t>Группа</w:t>
            </w:r>
          </w:p>
        </w:tc>
        <w:tc>
          <w:tcPr>
            <w:tcW w:w="784" w:type="dxa"/>
            <w:vAlign w:val="center"/>
          </w:tcPr>
          <w:p w14:paraId="04270214" w14:textId="77777777" w:rsidR="00361D9E" w:rsidRPr="00656AA0" w:rsidRDefault="00361D9E" w:rsidP="00656AA0">
            <w:pPr>
              <w:spacing w:line="360" w:lineRule="auto"/>
              <w:rPr>
                <w:b/>
                <w:sz w:val="28"/>
                <w:szCs w:val="28"/>
              </w:rPr>
            </w:pPr>
            <w:r w:rsidRPr="00656AA0">
              <w:rPr>
                <w:sz w:val="28"/>
                <w:szCs w:val="28"/>
              </w:rPr>
              <w:t>1584</w:t>
            </w:r>
          </w:p>
        </w:tc>
        <w:tc>
          <w:tcPr>
            <w:tcW w:w="784" w:type="dxa"/>
          </w:tcPr>
          <w:p w14:paraId="67876EFD" w14:textId="77777777" w:rsidR="00361D9E" w:rsidRPr="00656AA0" w:rsidRDefault="00361D9E" w:rsidP="00656AA0">
            <w:pPr>
              <w:spacing w:line="360" w:lineRule="auto"/>
              <w:rPr>
                <w:sz w:val="28"/>
                <w:szCs w:val="28"/>
              </w:rPr>
            </w:pPr>
          </w:p>
        </w:tc>
      </w:tr>
      <w:tr w:rsidR="00656AA0" w:rsidRPr="00656AA0" w14:paraId="303DC4E3" w14:textId="77777777" w:rsidTr="00361D9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5E739CC6" w14:textId="77777777" w:rsidR="00361D9E" w:rsidRPr="00656AA0" w:rsidRDefault="00361D9E" w:rsidP="00656AA0">
            <w:pPr>
              <w:spacing w:line="360" w:lineRule="auto"/>
              <w:rPr>
                <w:sz w:val="28"/>
                <w:szCs w:val="28"/>
              </w:rPr>
            </w:pPr>
            <w:r w:rsidRPr="00656AA0">
              <w:rPr>
                <w:sz w:val="28"/>
                <w:szCs w:val="28"/>
              </w:rPr>
              <w:t xml:space="preserve">Тема работы: Разработка макета одноосной </w:t>
            </w:r>
            <w:proofErr w:type="spellStart"/>
            <w:r w:rsidRPr="00656AA0">
              <w:rPr>
                <w:sz w:val="28"/>
                <w:szCs w:val="28"/>
              </w:rPr>
              <w:t>маховичной</w:t>
            </w:r>
            <w:proofErr w:type="spellEnd"/>
            <w:r w:rsidRPr="00656AA0">
              <w:rPr>
                <w:sz w:val="28"/>
                <w:szCs w:val="28"/>
              </w:rPr>
              <w:t xml:space="preserve"> системы ориентации и стабилизации наноспутника.</w:t>
            </w:r>
          </w:p>
        </w:tc>
        <w:tc>
          <w:tcPr>
            <w:tcW w:w="784" w:type="dxa"/>
            <w:tcBorders>
              <w:top w:val="nil"/>
              <w:left w:val="nil"/>
              <w:bottom w:val="nil"/>
              <w:right w:val="nil"/>
            </w:tcBorders>
          </w:tcPr>
          <w:p w14:paraId="14523166" w14:textId="77777777" w:rsidR="00361D9E" w:rsidRPr="00656AA0" w:rsidRDefault="00361D9E" w:rsidP="00656AA0">
            <w:pPr>
              <w:spacing w:line="360" w:lineRule="auto"/>
              <w:rPr>
                <w:sz w:val="28"/>
                <w:szCs w:val="28"/>
              </w:rPr>
            </w:pPr>
          </w:p>
        </w:tc>
      </w:tr>
    </w:tbl>
    <w:p w14:paraId="4CB70019" w14:textId="77777777" w:rsidR="00103B01" w:rsidRPr="00656AA0" w:rsidRDefault="00103B01" w:rsidP="00656AA0">
      <w:pPr>
        <w:spacing w:line="36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6661"/>
        <w:gridCol w:w="2017"/>
      </w:tblGrid>
      <w:tr w:rsidR="00656AA0" w:rsidRPr="00656AA0" w14:paraId="603B33B6" w14:textId="77777777" w:rsidTr="00656AA0">
        <w:trPr>
          <w:trHeight w:val="20"/>
        </w:trPr>
        <w:tc>
          <w:tcPr>
            <w:tcW w:w="344" w:type="pct"/>
            <w:shd w:val="clear" w:color="auto" w:fill="auto"/>
            <w:vAlign w:val="center"/>
          </w:tcPr>
          <w:p w14:paraId="238B8B70" w14:textId="77777777" w:rsidR="00513FC2" w:rsidRPr="00656AA0" w:rsidRDefault="00513FC2" w:rsidP="00656AA0">
            <w:pPr>
              <w:spacing w:line="360" w:lineRule="auto"/>
              <w:jc w:val="center"/>
              <w:rPr>
                <w:sz w:val="28"/>
                <w:szCs w:val="28"/>
              </w:rPr>
            </w:pPr>
            <w:r w:rsidRPr="00656AA0">
              <w:rPr>
                <w:sz w:val="28"/>
                <w:szCs w:val="28"/>
              </w:rPr>
              <w:t>№ п/п</w:t>
            </w:r>
          </w:p>
        </w:tc>
        <w:tc>
          <w:tcPr>
            <w:tcW w:w="3574" w:type="pct"/>
            <w:shd w:val="clear" w:color="auto" w:fill="auto"/>
            <w:vAlign w:val="center"/>
          </w:tcPr>
          <w:p w14:paraId="3B70FEAF" w14:textId="77777777" w:rsidR="00513FC2" w:rsidRPr="00656AA0" w:rsidRDefault="00513FC2" w:rsidP="00656AA0">
            <w:pPr>
              <w:spacing w:line="360" w:lineRule="auto"/>
              <w:jc w:val="center"/>
              <w:rPr>
                <w:sz w:val="28"/>
                <w:szCs w:val="28"/>
              </w:rPr>
            </w:pPr>
            <w:r w:rsidRPr="00656AA0">
              <w:rPr>
                <w:sz w:val="28"/>
                <w:szCs w:val="28"/>
              </w:rPr>
              <w:t>Наименование работ</w:t>
            </w:r>
          </w:p>
        </w:tc>
        <w:tc>
          <w:tcPr>
            <w:tcW w:w="1082" w:type="pct"/>
            <w:vAlign w:val="center"/>
          </w:tcPr>
          <w:p w14:paraId="78E765D9" w14:textId="77777777" w:rsidR="00513FC2" w:rsidRPr="00656AA0" w:rsidRDefault="00513FC2" w:rsidP="00656AA0">
            <w:pPr>
              <w:spacing w:line="360" w:lineRule="auto"/>
              <w:jc w:val="center"/>
              <w:rPr>
                <w:sz w:val="28"/>
                <w:szCs w:val="28"/>
              </w:rPr>
            </w:pPr>
            <w:r w:rsidRPr="00656AA0">
              <w:rPr>
                <w:sz w:val="28"/>
                <w:szCs w:val="28"/>
              </w:rPr>
              <w:t>Срок выполнения</w:t>
            </w:r>
          </w:p>
        </w:tc>
      </w:tr>
      <w:tr w:rsidR="00656AA0" w:rsidRPr="00656AA0" w14:paraId="538EF69B" w14:textId="77777777" w:rsidTr="00656AA0">
        <w:trPr>
          <w:trHeight w:val="20"/>
        </w:trPr>
        <w:tc>
          <w:tcPr>
            <w:tcW w:w="344" w:type="pct"/>
            <w:shd w:val="clear" w:color="auto" w:fill="auto"/>
            <w:vAlign w:val="center"/>
          </w:tcPr>
          <w:p w14:paraId="5A3BACF3" w14:textId="77777777" w:rsidR="00513FC2" w:rsidRPr="00656AA0" w:rsidRDefault="00513FC2" w:rsidP="00656AA0">
            <w:pPr>
              <w:spacing w:line="360" w:lineRule="auto"/>
              <w:jc w:val="center"/>
              <w:rPr>
                <w:sz w:val="28"/>
                <w:szCs w:val="28"/>
              </w:rPr>
            </w:pPr>
            <w:r w:rsidRPr="00656AA0">
              <w:rPr>
                <w:sz w:val="28"/>
                <w:szCs w:val="28"/>
              </w:rPr>
              <w:t>1</w:t>
            </w:r>
          </w:p>
        </w:tc>
        <w:tc>
          <w:tcPr>
            <w:tcW w:w="3574" w:type="pct"/>
            <w:shd w:val="clear" w:color="auto" w:fill="auto"/>
            <w:vAlign w:val="center"/>
          </w:tcPr>
          <w:p w14:paraId="3E66CC55" w14:textId="77777777" w:rsidR="00513FC2" w:rsidRPr="00656AA0" w:rsidRDefault="00513FC2" w:rsidP="00656AA0">
            <w:pPr>
              <w:spacing w:line="360" w:lineRule="auto"/>
              <w:rPr>
                <w:sz w:val="28"/>
                <w:szCs w:val="28"/>
              </w:rPr>
            </w:pPr>
            <w:r w:rsidRPr="00656AA0">
              <w:rPr>
                <w:sz w:val="28"/>
                <w:szCs w:val="28"/>
              </w:rPr>
              <w:t>Обзор литературы по теме работы</w:t>
            </w:r>
          </w:p>
        </w:tc>
        <w:tc>
          <w:tcPr>
            <w:tcW w:w="1082" w:type="pct"/>
            <w:vAlign w:val="center"/>
          </w:tcPr>
          <w:p w14:paraId="08B99B7E" w14:textId="77777777" w:rsidR="00513FC2" w:rsidRPr="00656AA0" w:rsidRDefault="00361D9E" w:rsidP="00656AA0">
            <w:pPr>
              <w:spacing w:line="360" w:lineRule="auto"/>
              <w:jc w:val="center"/>
              <w:rPr>
                <w:sz w:val="28"/>
                <w:szCs w:val="28"/>
              </w:rPr>
            </w:pPr>
            <w:r w:rsidRPr="00656AA0">
              <w:rPr>
                <w:sz w:val="28"/>
                <w:szCs w:val="28"/>
              </w:rPr>
              <w:t>23</w:t>
            </w:r>
            <w:r w:rsidR="00513FC2" w:rsidRPr="00656AA0">
              <w:rPr>
                <w:sz w:val="28"/>
                <w:szCs w:val="28"/>
              </w:rPr>
              <w:t>.0</w:t>
            </w:r>
            <w:r w:rsidRPr="00656AA0">
              <w:rPr>
                <w:sz w:val="28"/>
                <w:szCs w:val="28"/>
              </w:rPr>
              <w:t>4</w:t>
            </w:r>
            <w:r w:rsidR="00513FC2" w:rsidRPr="00656AA0">
              <w:rPr>
                <w:sz w:val="28"/>
                <w:szCs w:val="28"/>
              </w:rPr>
              <w:t xml:space="preserve"> – </w:t>
            </w:r>
            <w:r w:rsidRPr="00656AA0">
              <w:rPr>
                <w:sz w:val="28"/>
                <w:szCs w:val="28"/>
              </w:rPr>
              <w:t>30</w:t>
            </w:r>
            <w:r w:rsidR="00513FC2" w:rsidRPr="00656AA0">
              <w:rPr>
                <w:sz w:val="28"/>
                <w:szCs w:val="28"/>
              </w:rPr>
              <w:t>.0</w:t>
            </w:r>
            <w:r w:rsidRPr="00656AA0">
              <w:rPr>
                <w:sz w:val="28"/>
                <w:szCs w:val="28"/>
              </w:rPr>
              <w:t>4</w:t>
            </w:r>
          </w:p>
        </w:tc>
      </w:tr>
      <w:tr w:rsidR="00656AA0" w:rsidRPr="00656AA0" w14:paraId="55C0845A" w14:textId="77777777" w:rsidTr="00656AA0">
        <w:trPr>
          <w:trHeight w:val="20"/>
        </w:trPr>
        <w:tc>
          <w:tcPr>
            <w:tcW w:w="344" w:type="pct"/>
            <w:shd w:val="clear" w:color="auto" w:fill="auto"/>
            <w:vAlign w:val="center"/>
          </w:tcPr>
          <w:p w14:paraId="2E977D3D" w14:textId="77777777" w:rsidR="00513FC2" w:rsidRPr="00656AA0" w:rsidRDefault="00513FC2" w:rsidP="00656AA0">
            <w:pPr>
              <w:spacing w:line="360" w:lineRule="auto"/>
              <w:jc w:val="center"/>
              <w:rPr>
                <w:sz w:val="28"/>
                <w:szCs w:val="28"/>
              </w:rPr>
            </w:pPr>
            <w:r w:rsidRPr="00656AA0">
              <w:rPr>
                <w:sz w:val="28"/>
                <w:szCs w:val="28"/>
              </w:rPr>
              <w:t>2</w:t>
            </w:r>
          </w:p>
        </w:tc>
        <w:tc>
          <w:tcPr>
            <w:tcW w:w="3574" w:type="pct"/>
            <w:shd w:val="clear" w:color="auto" w:fill="auto"/>
            <w:vAlign w:val="center"/>
          </w:tcPr>
          <w:p w14:paraId="04AC5A57" w14:textId="77777777" w:rsidR="00513FC2" w:rsidRPr="00656AA0" w:rsidRDefault="00361D9E" w:rsidP="00656AA0">
            <w:pPr>
              <w:spacing w:line="360" w:lineRule="auto"/>
              <w:rPr>
                <w:sz w:val="28"/>
                <w:szCs w:val="28"/>
              </w:rPr>
            </w:pPr>
            <w:r w:rsidRPr="00656AA0">
              <w:rPr>
                <w:sz w:val="28"/>
                <w:szCs w:val="28"/>
              </w:rPr>
              <w:t>Создание макета</w:t>
            </w:r>
            <w:r w:rsidR="00656AA0" w:rsidRPr="00656AA0">
              <w:rPr>
                <w:sz w:val="28"/>
                <w:szCs w:val="28"/>
              </w:rPr>
              <w:t xml:space="preserve"> системы стабилизации</w:t>
            </w:r>
          </w:p>
        </w:tc>
        <w:tc>
          <w:tcPr>
            <w:tcW w:w="1082" w:type="pct"/>
            <w:vAlign w:val="center"/>
          </w:tcPr>
          <w:p w14:paraId="63127287" w14:textId="77777777" w:rsidR="00513FC2" w:rsidRPr="00656AA0" w:rsidRDefault="00513FC2" w:rsidP="00656AA0">
            <w:pPr>
              <w:spacing w:line="360" w:lineRule="auto"/>
              <w:jc w:val="center"/>
              <w:rPr>
                <w:sz w:val="28"/>
                <w:szCs w:val="28"/>
              </w:rPr>
            </w:pPr>
            <w:r w:rsidRPr="00656AA0">
              <w:rPr>
                <w:sz w:val="28"/>
                <w:szCs w:val="28"/>
              </w:rPr>
              <w:t>0</w:t>
            </w:r>
            <w:r w:rsidR="00361D9E" w:rsidRPr="00656AA0">
              <w:rPr>
                <w:sz w:val="28"/>
                <w:szCs w:val="28"/>
              </w:rPr>
              <w:t>1</w:t>
            </w:r>
            <w:r w:rsidRPr="00656AA0">
              <w:rPr>
                <w:sz w:val="28"/>
                <w:szCs w:val="28"/>
              </w:rPr>
              <w:t>.0</w:t>
            </w:r>
            <w:r w:rsidR="00361D9E" w:rsidRPr="00656AA0">
              <w:rPr>
                <w:sz w:val="28"/>
                <w:szCs w:val="28"/>
              </w:rPr>
              <w:t>5</w:t>
            </w:r>
            <w:r w:rsidRPr="00656AA0">
              <w:rPr>
                <w:sz w:val="28"/>
                <w:szCs w:val="28"/>
              </w:rPr>
              <w:t xml:space="preserve"> – </w:t>
            </w:r>
            <w:r w:rsidR="00361D9E" w:rsidRPr="00656AA0">
              <w:rPr>
                <w:sz w:val="28"/>
                <w:szCs w:val="28"/>
              </w:rPr>
              <w:t>1</w:t>
            </w:r>
            <w:r w:rsidR="00656AA0" w:rsidRPr="00656AA0">
              <w:rPr>
                <w:sz w:val="28"/>
                <w:szCs w:val="28"/>
              </w:rPr>
              <w:t>2</w:t>
            </w:r>
            <w:r w:rsidRPr="00656AA0">
              <w:rPr>
                <w:sz w:val="28"/>
                <w:szCs w:val="28"/>
              </w:rPr>
              <w:t>.0</w:t>
            </w:r>
            <w:r w:rsidR="00361D9E" w:rsidRPr="00656AA0">
              <w:rPr>
                <w:sz w:val="28"/>
                <w:szCs w:val="28"/>
              </w:rPr>
              <w:t>5</w:t>
            </w:r>
          </w:p>
        </w:tc>
      </w:tr>
      <w:tr w:rsidR="00656AA0" w:rsidRPr="00656AA0" w14:paraId="76A63D24" w14:textId="77777777" w:rsidTr="00656AA0">
        <w:trPr>
          <w:trHeight w:val="20"/>
        </w:trPr>
        <w:tc>
          <w:tcPr>
            <w:tcW w:w="344" w:type="pct"/>
            <w:shd w:val="clear" w:color="auto" w:fill="auto"/>
            <w:vAlign w:val="center"/>
          </w:tcPr>
          <w:p w14:paraId="55A24C55" w14:textId="77777777" w:rsidR="00513FC2" w:rsidRPr="00656AA0" w:rsidRDefault="00513FC2" w:rsidP="00656AA0">
            <w:pPr>
              <w:spacing w:line="360" w:lineRule="auto"/>
              <w:jc w:val="center"/>
              <w:rPr>
                <w:sz w:val="28"/>
                <w:szCs w:val="28"/>
              </w:rPr>
            </w:pPr>
            <w:r w:rsidRPr="00656AA0">
              <w:rPr>
                <w:sz w:val="28"/>
                <w:szCs w:val="28"/>
              </w:rPr>
              <w:t>5</w:t>
            </w:r>
          </w:p>
        </w:tc>
        <w:tc>
          <w:tcPr>
            <w:tcW w:w="3574" w:type="pct"/>
            <w:shd w:val="clear" w:color="auto" w:fill="auto"/>
            <w:vAlign w:val="center"/>
          </w:tcPr>
          <w:p w14:paraId="4E573856" w14:textId="77777777" w:rsidR="00513FC2" w:rsidRPr="00656AA0" w:rsidRDefault="00513FC2" w:rsidP="00656AA0">
            <w:pPr>
              <w:spacing w:line="360" w:lineRule="auto"/>
              <w:rPr>
                <w:sz w:val="28"/>
                <w:szCs w:val="28"/>
              </w:rPr>
            </w:pPr>
            <w:r w:rsidRPr="00656AA0">
              <w:rPr>
                <w:sz w:val="28"/>
                <w:szCs w:val="28"/>
              </w:rPr>
              <w:t>Оформление пояснительной записки</w:t>
            </w:r>
          </w:p>
        </w:tc>
        <w:tc>
          <w:tcPr>
            <w:tcW w:w="1082" w:type="pct"/>
            <w:vAlign w:val="center"/>
          </w:tcPr>
          <w:p w14:paraId="031924D2" w14:textId="77777777" w:rsidR="00513FC2" w:rsidRPr="00656AA0" w:rsidRDefault="00361D9E" w:rsidP="00656AA0">
            <w:pPr>
              <w:spacing w:line="360" w:lineRule="auto"/>
              <w:jc w:val="center"/>
              <w:rPr>
                <w:sz w:val="28"/>
                <w:szCs w:val="28"/>
              </w:rPr>
            </w:pPr>
            <w:r w:rsidRPr="00656AA0">
              <w:rPr>
                <w:sz w:val="28"/>
                <w:szCs w:val="28"/>
              </w:rPr>
              <w:t>12</w:t>
            </w:r>
            <w:r w:rsidR="00513FC2" w:rsidRPr="00656AA0">
              <w:rPr>
                <w:sz w:val="28"/>
                <w:szCs w:val="28"/>
              </w:rPr>
              <w:t>.0</w:t>
            </w:r>
            <w:r w:rsidRPr="00656AA0">
              <w:rPr>
                <w:sz w:val="28"/>
                <w:szCs w:val="28"/>
              </w:rPr>
              <w:t>5</w:t>
            </w:r>
            <w:r w:rsidR="00513FC2" w:rsidRPr="00656AA0">
              <w:rPr>
                <w:sz w:val="28"/>
                <w:szCs w:val="28"/>
              </w:rPr>
              <w:t xml:space="preserve"> – </w:t>
            </w:r>
            <w:r w:rsidRPr="00656AA0">
              <w:rPr>
                <w:sz w:val="28"/>
                <w:szCs w:val="28"/>
              </w:rPr>
              <w:t>24</w:t>
            </w:r>
            <w:r w:rsidR="00513FC2" w:rsidRPr="00656AA0">
              <w:rPr>
                <w:sz w:val="28"/>
                <w:szCs w:val="28"/>
              </w:rPr>
              <w:t>.0</w:t>
            </w:r>
            <w:r w:rsidRPr="00656AA0">
              <w:rPr>
                <w:sz w:val="28"/>
                <w:szCs w:val="28"/>
              </w:rPr>
              <w:t>5</w:t>
            </w:r>
          </w:p>
        </w:tc>
      </w:tr>
      <w:tr w:rsidR="00656AA0" w:rsidRPr="00656AA0" w14:paraId="72A9C43B" w14:textId="77777777" w:rsidTr="00656AA0">
        <w:trPr>
          <w:trHeight w:val="20"/>
        </w:trPr>
        <w:tc>
          <w:tcPr>
            <w:tcW w:w="344" w:type="pct"/>
            <w:shd w:val="clear" w:color="auto" w:fill="auto"/>
            <w:vAlign w:val="center"/>
          </w:tcPr>
          <w:p w14:paraId="62847867" w14:textId="77777777" w:rsidR="008D597C" w:rsidRPr="00656AA0" w:rsidRDefault="008D597C" w:rsidP="00656AA0">
            <w:pPr>
              <w:spacing w:line="360" w:lineRule="auto"/>
              <w:jc w:val="center"/>
              <w:rPr>
                <w:sz w:val="28"/>
                <w:szCs w:val="28"/>
              </w:rPr>
            </w:pPr>
            <w:r w:rsidRPr="00656AA0">
              <w:rPr>
                <w:sz w:val="28"/>
                <w:szCs w:val="28"/>
              </w:rPr>
              <w:t>6</w:t>
            </w:r>
          </w:p>
        </w:tc>
        <w:tc>
          <w:tcPr>
            <w:tcW w:w="3574" w:type="pct"/>
            <w:shd w:val="clear" w:color="auto" w:fill="auto"/>
            <w:vAlign w:val="center"/>
          </w:tcPr>
          <w:p w14:paraId="0F0BEE99" w14:textId="77777777" w:rsidR="008D597C" w:rsidRPr="00656AA0" w:rsidRDefault="008D597C" w:rsidP="00656AA0">
            <w:pPr>
              <w:spacing w:line="360" w:lineRule="auto"/>
              <w:rPr>
                <w:sz w:val="28"/>
                <w:szCs w:val="28"/>
              </w:rPr>
            </w:pPr>
            <w:r w:rsidRPr="00656AA0">
              <w:rPr>
                <w:sz w:val="28"/>
                <w:szCs w:val="28"/>
              </w:rPr>
              <w:t>Оформление иллюстративного материала</w:t>
            </w:r>
          </w:p>
        </w:tc>
        <w:tc>
          <w:tcPr>
            <w:tcW w:w="1082" w:type="pct"/>
            <w:vAlign w:val="center"/>
          </w:tcPr>
          <w:p w14:paraId="57CD1BA1" w14:textId="77777777" w:rsidR="008D597C" w:rsidRPr="00656AA0" w:rsidRDefault="00361D9E" w:rsidP="00656AA0">
            <w:pPr>
              <w:spacing w:line="360" w:lineRule="auto"/>
              <w:jc w:val="center"/>
              <w:rPr>
                <w:sz w:val="28"/>
                <w:szCs w:val="28"/>
              </w:rPr>
            </w:pPr>
            <w:r w:rsidRPr="00656AA0">
              <w:rPr>
                <w:sz w:val="28"/>
                <w:szCs w:val="28"/>
              </w:rPr>
              <w:t>25</w:t>
            </w:r>
            <w:r w:rsidR="0043183C" w:rsidRPr="00656AA0">
              <w:rPr>
                <w:sz w:val="28"/>
                <w:szCs w:val="28"/>
              </w:rPr>
              <w:t>.0</w:t>
            </w:r>
            <w:r w:rsidRPr="00656AA0">
              <w:rPr>
                <w:sz w:val="28"/>
                <w:szCs w:val="28"/>
              </w:rPr>
              <w:t>5</w:t>
            </w:r>
            <w:r w:rsidR="0043183C" w:rsidRPr="00656AA0">
              <w:rPr>
                <w:sz w:val="28"/>
                <w:szCs w:val="28"/>
              </w:rPr>
              <w:t xml:space="preserve"> – </w:t>
            </w:r>
            <w:r w:rsidRPr="00656AA0">
              <w:rPr>
                <w:sz w:val="28"/>
                <w:szCs w:val="28"/>
              </w:rPr>
              <w:t>26</w:t>
            </w:r>
            <w:r w:rsidR="0043183C" w:rsidRPr="00656AA0">
              <w:rPr>
                <w:sz w:val="28"/>
                <w:szCs w:val="28"/>
              </w:rPr>
              <w:t>.0</w:t>
            </w:r>
            <w:r w:rsidRPr="00656AA0">
              <w:rPr>
                <w:sz w:val="28"/>
                <w:szCs w:val="28"/>
              </w:rPr>
              <w:t>5</w:t>
            </w:r>
          </w:p>
        </w:tc>
      </w:tr>
    </w:tbl>
    <w:p w14:paraId="75D9F5FB" w14:textId="77777777" w:rsidR="00103B01" w:rsidRDefault="00103B01" w:rsidP="00656AA0">
      <w:pPr>
        <w:spacing w:line="360" w:lineRule="auto"/>
        <w:jc w:val="center"/>
        <w:rPr>
          <w:sz w:val="28"/>
          <w:szCs w:val="28"/>
        </w:rPr>
      </w:pPr>
    </w:p>
    <w:tbl>
      <w:tblPr>
        <w:tblW w:w="9464" w:type="dxa"/>
        <w:tblLook w:val="04A0" w:firstRow="1" w:lastRow="0" w:firstColumn="1" w:lastColumn="0" w:noHBand="0" w:noVBand="1"/>
      </w:tblPr>
      <w:tblGrid>
        <w:gridCol w:w="4251"/>
        <w:gridCol w:w="2517"/>
        <w:gridCol w:w="2696"/>
      </w:tblGrid>
      <w:tr w:rsidR="00656AA0" w:rsidRPr="00885647" w14:paraId="19324C6E" w14:textId="77777777" w:rsidTr="00041BB0">
        <w:trPr>
          <w:trHeight w:val="614"/>
        </w:trPr>
        <w:tc>
          <w:tcPr>
            <w:tcW w:w="4251" w:type="dxa"/>
            <w:shd w:val="clear" w:color="auto" w:fill="auto"/>
            <w:vAlign w:val="bottom"/>
          </w:tcPr>
          <w:p w14:paraId="45BE8369" w14:textId="77777777" w:rsidR="00656AA0" w:rsidRPr="00885647" w:rsidRDefault="00656AA0" w:rsidP="00656AA0">
            <w:pPr>
              <w:spacing w:line="360" w:lineRule="auto"/>
              <w:rPr>
                <w:sz w:val="28"/>
                <w:szCs w:val="28"/>
              </w:rPr>
            </w:pPr>
            <w:r w:rsidRPr="00437FAE">
              <w:rPr>
                <w:sz w:val="28"/>
                <w:szCs w:val="28"/>
              </w:rPr>
              <w:t>Студент</w:t>
            </w:r>
          </w:p>
        </w:tc>
        <w:tc>
          <w:tcPr>
            <w:tcW w:w="2517" w:type="dxa"/>
            <w:tcBorders>
              <w:bottom w:val="single" w:sz="4" w:space="0" w:color="auto"/>
            </w:tcBorders>
            <w:shd w:val="clear" w:color="auto" w:fill="auto"/>
            <w:vAlign w:val="bottom"/>
          </w:tcPr>
          <w:p w14:paraId="38C43C45" w14:textId="77777777" w:rsidR="00656AA0" w:rsidRPr="00885647" w:rsidRDefault="00656AA0" w:rsidP="00656AA0">
            <w:pPr>
              <w:spacing w:line="360" w:lineRule="auto"/>
              <w:rPr>
                <w:sz w:val="28"/>
                <w:szCs w:val="28"/>
              </w:rPr>
            </w:pPr>
          </w:p>
        </w:tc>
        <w:tc>
          <w:tcPr>
            <w:tcW w:w="2696" w:type="dxa"/>
            <w:shd w:val="clear" w:color="auto" w:fill="auto"/>
            <w:vAlign w:val="bottom"/>
          </w:tcPr>
          <w:p w14:paraId="5B48F6D6" w14:textId="77777777" w:rsidR="00656AA0" w:rsidRPr="00885647" w:rsidRDefault="00656AA0" w:rsidP="00656AA0">
            <w:pPr>
              <w:spacing w:line="360" w:lineRule="auto"/>
              <w:jc w:val="center"/>
              <w:rPr>
                <w:sz w:val="28"/>
                <w:szCs w:val="28"/>
              </w:rPr>
            </w:pPr>
            <w:r w:rsidRPr="00437FAE">
              <w:rPr>
                <w:sz w:val="28"/>
                <w:szCs w:val="28"/>
              </w:rPr>
              <w:t>Горохов Ю.Е.</w:t>
            </w:r>
          </w:p>
        </w:tc>
      </w:tr>
      <w:tr w:rsidR="00656AA0" w:rsidRPr="00885647" w14:paraId="5EFD4C83" w14:textId="77777777" w:rsidTr="00041BB0">
        <w:trPr>
          <w:trHeight w:val="614"/>
        </w:trPr>
        <w:tc>
          <w:tcPr>
            <w:tcW w:w="4251" w:type="dxa"/>
            <w:shd w:val="clear" w:color="auto" w:fill="auto"/>
            <w:vAlign w:val="bottom"/>
          </w:tcPr>
          <w:p w14:paraId="39AAE5E3" w14:textId="77777777" w:rsidR="00656AA0" w:rsidRPr="00885647" w:rsidRDefault="00656AA0" w:rsidP="00656AA0">
            <w:pPr>
              <w:spacing w:line="360" w:lineRule="auto"/>
              <w:rPr>
                <w:sz w:val="28"/>
                <w:szCs w:val="28"/>
              </w:rPr>
            </w:pPr>
            <w:r w:rsidRPr="00437FAE">
              <w:rPr>
                <w:sz w:val="28"/>
              </w:rPr>
              <w:t>Руководитель</w:t>
            </w:r>
            <w:r w:rsidRPr="00437FAE">
              <w:rPr>
                <w:sz w:val="28"/>
                <w:szCs w:val="28"/>
              </w:rPr>
              <w:t xml:space="preserve">          к.т.н.</w:t>
            </w:r>
          </w:p>
        </w:tc>
        <w:tc>
          <w:tcPr>
            <w:tcW w:w="2517" w:type="dxa"/>
            <w:tcBorders>
              <w:top w:val="single" w:sz="4" w:space="0" w:color="auto"/>
              <w:bottom w:val="single" w:sz="4" w:space="0" w:color="auto"/>
            </w:tcBorders>
            <w:shd w:val="clear" w:color="auto" w:fill="auto"/>
            <w:vAlign w:val="bottom"/>
          </w:tcPr>
          <w:p w14:paraId="6C420BB4" w14:textId="77777777" w:rsidR="00656AA0" w:rsidRPr="00885647" w:rsidRDefault="00656AA0" w:rsidP="00656AA0">
            <w:pPr>
              <w:spacing w:line="360" w:lineRule="auto"/>
              <w:rPr>
                <w:sz w:val="28"/>
                <w:szCs w:val="28"/>
              </w:rPr>
            </w:pPr>
          </w:p>
        </w:tc>
        <w:tc>
          <w:tcPr>
            <w:tcW w:w="2696" w:type="dxa"/>
            <w:shd w:val="clear" w:color="auto" w:fill="auto"/>
            <w:vAlign w:val="bottom"/>
          </w:tcPr>
          <w:p w14:paraId="3CC7FB37" w14:textId="77777777" w:rsidR="00656AA0" w:rsidRPr="00885647" w:rsidRDefault="00656AA0" w:rsidP="00656AA0">
            <w:pPr>
              <w:spacing w:line="360" w:lineRule="auto"/>
              <w:jc w:val="center"/>
              <w:rPr>
                <w:color w:val="FF0000"/>
                <w:sz w:val="28"/>
                <w:szCs w:val="28"/>
              </w:rPr>
            </w:pPr>
            <w:r w:rsidRPr="00437FAE">
              <w:rPr>
                <w:sz w:val="28"/>
                <w:szCs w:val="28"/>
              </w:rPr>
              <w:t>Ларионов Д.Ю.</w:t>
            </w:r>
          </w:p>
        </w:tc>
      </w:tr>
      <w:tr w:rsidR="00656AA0" w14:paraId="7F998E2F" w14:textId="77777777" w:rsidTr="00822702">
        <w:trPr>
          <w:trHeight w:val="170"/>
        </w:trPr>
        <w:tc>
          <w:tcPr>
            <w:tcW w:w="4251" w:type="dxa"/>
            <w:shd w:val="clear" w:color="auto" w:fill="auto"/>
          </w:tcPr>
          <w:p w14:paraId="366D2E22" w14:textId="77777777" w:rsidR="00656AA0" w:rsidRPr="0063344C" w:rsidRDefault="00656AA0" w:rsidP="00656AA0">
            <w:pPr>
              <w:spacing w:line="360" w:lineRule="auto"/>
              <w:ind w:firstLine="1843"/>
              <w:rPr>
                <w:sz w:val="28"/>
              </w:rPr>
            </w:pPr>
            <w:r w:rsidRPr="00437FAE">
              <w:rPr>
                <w:i/>
                <w:vertAlign w:val="superscript"/>
              </w:rPr>
              <w:t>(Уч. степень, уч. звание)</w:t>
            </w:r>
          </w:p>
        </w:tc>
        <w:tc>
          <w:tcPr>
            <w:tcW w:w="2517" w:type="dxa"/>
            <w:tcBorders>
              <w:top w:val="single" w:sz="4" w:space="0" w:color="auto"/>
            </w:tcBorders>
            <w:shd w:val="clear" w:color="auto" w:fill="auto"/>
            <w:vAlign w:val="bottom"/>
          </w:tcPr>
          <w:p w14:paraId="158FA173" w14:textId="77777777" w:rsidR="00656AA0" w:rsidRPr="00885647" w:rsidRDefault="00656AA0" w:rsidP="00656AA0">
            <w:pPr>
              <w:spacing w:line="360" w:lineRule="auto"/>
              <w:rPr>
                <w:sz w:val="28"/>
                <w:szCs w:val="28"/>
              </w:rPr>
            </w:pPr>
          </w:p>
        </w:tc>
        <w:tc>
          <w:tcPr>
            <w:tcW w:w="2696" w:type="dxa"/>
            <w:shd w:val="clear" w:color="auto" w:fill="auto"/>
            <w:vAlign w:val="bottom"/>
          </w:tcPr>
          <w:p w14:paraId="42317D1D" w14:textId="77777777" w:rsidR="00656AA0" w:rsidRDefault="00656AA0" w:rsidP="00656AA0">
            <w:pPr>
              <w:spacing w:line="360" w:lineRule="auto"/>
              <w:jc w:val="center"/>
              <w:rPr>
                <w:color w:val="FF0000"/>
                <w:sz w:val="28"/>
                <w:szCs w:val="28"/>
              </w:rPr>
            </w:pPr>
          </w:p>
        </w:tc>
      </w:tr>
      <w:tr w:rsidR="00656AA0" w:rsidRPr="00885647" w14:paraId="04388AEA" w14:textId="77777777" w:rsidTr="00822702">
        <w:trPr>
          <w:trHeight w:val="614"/>
        </w:trPr>
        <w:tc>
          <w:tcPr>
            <w:tcW w:w="4251" w:type="dxa"/>
            <w:shd w:val="clear" w:color="auto" w:fill="auto"/>
            <w:vAlign w:val="bottom"/>
          </w:tcPr>
          <w:p w14:paraId="40F09A4F" w14:textId="77777777" w:rsidR="00656AA0" w:rsidRPr="00885647" w:rsidRDefault="00656AA0" w:rsidP="00656AA0">
            <w:pPr>
              <w:spacing w:line="360" w:lineRule="auto"/>
              <w:rPr>
                <w:sz w:val="28"/>
                <w:szCs w:val="28"/>
              </w:rPr>
            </w:pPr>
            <w:r w:rsidRPr="00437FAE">
              <w:rPr>
                <w:sz w:val="28"/>
              </w:rPr>
              <w:t>Консультант</w:t>
            </w:r>
          </w:p>
        </w:tc>
        <w:tc>
          <w:tcPr>
            <w:tcW w:w="2517" w:type="dxa"/>
            <w:tcBorders>
              <w:bottom w:val="single" w:sz="4" w:space="0" w:color="auto"/>
            </w:tcBorders>
            <w:shd w:val="clear" w:color="auto" w:fill="auto"/>
            <w:vAlign w:val="bottom"/>
          </w:tcPr>
          <w:p w14:paraId="695C9EA4" w14:textId="77777777" w:rsidR="00656AA0" w:rsidRPr="00885647" w:rsidRDefault="00656AA0" w:rsidP="00656AA0">
            <w:pPr>
              <w:spacing w:line="360" w:lineRule="auto"/>
              <w:rPr>
                <w:sz w:val="28"/>
                <w:szCs w:val="28"/>
              </w:rPr>
            </w:pPr>
          </w:p>
        </w:tc>
        <w:tc>
          <w:tcPr>
            <w:tcW w:w="2696" w:type="dxa"/>
            <w:shd w:val="clear" w:color="auto" w:fill="auto"/>
            <w:vAlign w:val="bottom"/>
          </w:tcPr>
          <w:p w14:paraId="213EE088" w14:textId="77777777" w:rsidR="00656AA0" w:rsidRPr="00885647" w:rsidRDefault="00656AA0" w:rsidP="00656AA0">
            <w:pPr>
              <w:spacing w:line="360" w:lineRule="auto"/>
              <w:jc w:val="center"/>
              <w:rPr>
                <w:color w:val="FF0000"/>
                <w:sz w:val="28"/>
                <w:szCs w:val="28"/>
              </w:rPr>
            </w:pPr>
            <w:r w:rsidRPr="00437FAE">
              <w:rPr>
                <w:sz w:val="28"/>
                <w:szCs w:val="28"/>
              </w:rPr>
              <w:t>Белан И.М.</w:t>
            </w:r>
          </w:p>
        </w:tc>
      </w:tr>
      <w:tr w:rsidR="00041BB0" w:rsidRPr="00885647" w14:paraId="2369FFB1" w14:textId="77777777" w:rsidTr="00822702">
        <w:trPr>
          <w:trHeight w:val="420"/>
        </w:trPr>
        <w:tc>
          <w:tcPr>
            <w:tcW w:w="4251" w:type="dxa"/>
            <w:shd w:val="clear" w:color="auto" w:fill="auto"/>
          </w:tcPr>
          <w:p w14:paraId="0835EDC1" w14:textId="77777777" w:rsidR="00041BB0" w:rsidRPr="0063344C" w:rsidRDefault="00041BB0" w:rsidP="00656AA0">
            <w:pPr>
              <w:spacing w:line="360" w:lineRule="auto"/>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14:paraId="17EEC82D" w14:textId="77777777" w:rsidR="00041BB0" w:rsidRPr="00041BB0" w:rsidRDefault="00041BB0" w:rsidP="00656AA0">
            <w:pPr>
              <w:spacing w:line="360" w:lineRule="auto"/>
              <w:rPr>
                <w:sz w:val="16"/>
                <w:szCs w:val="16"/>
              </w:rPr>
            </w:pPr>
          </w:p>
        </w:tc>
        <w:tc>
          <w:tcPr>
            <w:tcW w:w="2696" w:type="dxa"/>
            <w:shd w:val="clear" w:color="auto" w:fill="auto"/>
            <w:vAlign w:val="bottom"/>
          </w:tcPr>
          <w:p w14:paraId="3E822FA1" w14:textId="77777777" w:rsidR="00041BB0" w:rsidRPr="00041BB0" w:rsidRDefault="00041BB0" w:rsidP="00656AA0">
            <w:pPr>
              <w:spacing w:line="360" w:lineRule="auto"/>
              <w:jc w:val="center"/>
              <w:rPr>
                <w:color w:val="FF0000"/>
                <w:sz w:val="16"/>
                <w:szCs w:val="16"/>
              </w:rPr>
            </w:pPr>
          </w:p>
        </w:tc>
      </w:tr>
    </w:tbl>
    <w:p w14:paraId="72B86ADF" w14:textId="77777777" w:rsidR="00656AA0" w:rsidRDefault="00656AA0" w:rsidP="00090398">
      <w:pPr>
        <w:spacing w:line="360" w:lineRule="auto"/>
        <w:ind w:firstLine="1985"/>
        <w:jc w:val="center"/>
      </w:pPr>
    </w:p>
    <w:p w14:paraId="27E8D936" w14:textId="4718AC89" w:rsidR="00656AA0" w:rsidRDefault="001C61E2" w:rsidP="00656AA0">
      <w:pPr>
        <w:spacing w:line="360" w:lineRule="auto"/>
      </w:pPr>
      <w:r>
        <w:rPr>
          <w:b/>
          <w:caps/>
          <w:sz w:val="28"/>
          <w:szCs w:val="28"/>
          <w:highlight w:val="yellow"/>
        </w:rPr>
        <w:br w:type="page"/>
      </w:r>
    </w:p>
    <w:tbl>
      <w:tblPr>
        <w:tblW w:w="0" w:type="auto"/>
        <w:jc w:val="center"/>
        <w:tblLook w:val="04A0" w:firstRow="1" w:lastRow="0" w:firstColumn="1" w:lastColumn="0" w:noHBand="0" w:noVBand="1"/>
      </w:tblPr>
      <w:tblGrid>
        <w:gridCol w:w="566"/>
        <w:gridCol w:w="7567"/>
        <w:gridCol w:w="1216"/>
      </w:tblGrid>
      <w:tr w:rsidR="001B2477" w:rsidRPr="0048795B" w14:paraId="51ADFE95" w14:textId="77777777" w:rsidTr="001B2477">
        <w:trPr>
          <w:trHeight w:val="558"/>
          <w:jc w:val="center"/>
        </w:trPr>
        <w:tc>
          <w:tcPr>
            <w:tcW w:w="9345" w:type="dxa"/>
            <w:gridSpan w:val="3"/>
            <w:shd w:val="clear" w:color="auto" w:fill="auto"/>
          </w:tcPr>
          <w:p w14:paraId="1597321B" w14:textId="77777777" w:rsidR="001B2477" w:rsidRDefault="001B2477" w:rsidP="001B2477">
            <w:pPr>
              <w:pStyle w:val="TOCHeading"/>
              <w:numPr>
                <w:ilvl w:val="0"/>
                <w:numId w:val="0"/>
              </w:numPr>
              <w:spacing w:before="0" w:line="360" w:lineRule="auto"/>
              <w:rPr>
                <w:color w:val="auto"/>
                <w:lang w:val="ru-RU" w:eastAsia="ru-RU"/>
              </w:rPr>
            </w:pPr>
            <w:r w:rsidRPr="00253B8B">
              <w:rPr>
                <w:color w:val="auto"/>
                <w:lang w:val="ru-RU" w:eastAsia="ru-RU"/>
              </w:rPr>
              <w:lastRenderedPageBreak/>
              <w:t>СОДЕРЖАНИЕ</w:t>
            </w:r>
          </w:p>
          <w:p w14:paraId="646A00CF" w14:textId="77777777" w:rsidR="001B2477" w:rsidRPr="00AB0011" w:rsidRDefault="001B2477" w:rsidP="001B2477">
            <w:pPr>
              <w:spacing w:line="360" w:lineRule="auto"/>
              <w:jc w:val="both"/>
            </w:pPr>
          </w:p>
        </w:tc>
      </w:tr>
      <w:tr w:rsidR="001B2477" w:rsidRPr="0048795B" w14:paraId="00C69A37" w14:textId="77777777" w:rsidTr="001B2477">
        <w:trPr>
          <w:trHeight w:val="558"/>
          <w:jc w:val="center"/>
        </w:trPr>
        <w:tc>
          <w:tcPr>
            <w:tcW w:w="562" w:type="dxa"/>
            <w:shd w:val="clear" w:color="auto" w:fill="auto"/>
          </w:tcPr>
          <w:p w14:paraId="1B0C7DDC" w14:textId="77777777" w:rsidR="001B2477" w:rsidRPr="00253B8B" w:rsidRDefault="001B2477" w:rsidP="001B2477">
            <w:pPr>
              <w:pStyle w:val="TOCHeading"/>
              <w:numPr>
                <w:ilvl w:val="0"/>
                <w:numId w:val="0"/>
              </w:numPr>
              <w:spacing w:before="0" w:line="360" w:lineRule="auto"/>
              <w:ind w:left="360"/>
              <w:jc w:val="both"/>
              <w:rPr>
                <w:b w:val="0"/>
                <w:bCs w:val="0"/>
                <w:color w:val="auto"/>
                <w:lang w:val="ru-RU"/>
              </w:rPr>
            </w:pPr>
          </w:p>
        </w:tc>
        <w:tc>
          <w:tcPr>
            <w:tcW w:w="7567" w:type="dxa"/>
            <w:shd w:val="clear" w:color="auto" w:fill="auto"/>
          </w:tcPr>
          <w:p w14:paraId="494531B2" w14:textId="77777777" w:rsidR="001B2477" w:rsidRPr="0048795B" w:rsidRDefault="001B2477" w:rsidP="001B2477">
            <w:pPr>
              <w:pStyle w:val="TOCHeading"/>
              <w:numPr>
                <w:ilvl w:val="0"/>
                <w:numId w:val="0"/>
              </w:numPr>
              <w:spacing w:before="0" w:line="360" w:lineRule="auto"/>
              <w:jc w:val="both"/>
              <w:rPr>
                <w:b w:val="0"/>
                <w:bCs w:val="0"/>
                <w:color w:val="auto"/>
                <w:lang w:val="ru-RU"/>
              </w:rPr>
            </w:pPr>
            <w:r w:rsidRPr="0048795B">
              <w:rPr>
                <w:b w:val="0"/>
                <w:bCs w:val="0"/>
                <w:color w:val="auto"/>
                <w:lang w:val="ru-RU"/>
              </w:rPr>
              <w:t>ВВЕДЕНИЕ</w:t>
            </w:r>
          </w:p>
        </w:tc>
        <w:tc>
          <w:tcPr>
            <w:tcW w:w="1216" w:type="dxa"/>
            <w:shd w:val="clear" w:color="auto" w:fill="auto"/>
          </w:tcPr>
          <w:p w14:paraId="7E904C28" w14:textId="77777777" w:rsidR="001B2477" w:rsidRPr="0048795B"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9</w:t>
            </w:r>
          </w:p>
        </w:tc>
      </w:tr>
      <w:tr w:rsidR="001B2477" w:rsidRPr="0048795B" w14:paraId="538C2ED0" w14:textId="77777777" w:rsidTr="001B2477">
        <w:trPr>
          <w:trHeight w:val="23"/>
          <w:jc w:val="center"/>
        </w:trPr>
        <w:tc>
          <w:tcPr>
            <w:tcW w:w="562" w:type="dxa"/>
            <w:shd w:val="clear" w:color="auto" w:fill="auto"/>
          </w:tcPr>
          <w:p w14:paraId="5E16D0DF" w14:textId="77777777" w:rsidR="001B2477" w:rsidRPr="0048795B" w:rsidRDefault="001B2477" w:rsidP="001B2477">
            <w:pPr>
              <w:pStyle w:val="TOCHeading"/>
              <w:numPr>
                <w:ilvl w:val="0"/>
                <w:numId w:val="0"/>
              </w:numPr>
              <w:spacing w:before="0" w:line="360" w:lineRule="auto"/>
              <w:jc w:val="left"/>
              <w:rPr>
                <w:b w:val="0"/>
                <w:bCs w:val="0"/>
                <w:color w:val="auto"/>
                <w:lang w:val="ru-RU"/>
              </w:rPr>
            </w:pPr>
            <w:r w:rsidRPr="0048795B">
              <w:rPr>
                <w:b w:val="0"/>
                <w:bCs w:val="0"/>
                <w:color w:val="auto"/>
                <w:lang w:val="ru-RU"/>
              </w:rPr>
              <w:t>1</w:t>
            </w:r>
          </w:p>
        </w:tc>
        <w:tc>
          <w:tcPr>
            <w:tcW w:w="7567" w:type="dxa"/>
            <w:shd w:val="clear" w:color="auto" w:fill="auto"/>
          </w:tcPr>
          <w:p w14:paraId="2C57F140" w14:textId="77777777" w:rsidR="001B2477" w:rsidRPr="0048795B" w:rsidRDefault="001B2477" w:rsidP="001B2477">
            <w:pPr>
              <w:pStyle w:val="TOCHeading"/>
              <w:numPr>
                <w:ilvl w:val="0"/>
                <w:numId w:val="0"/>
              </w:numPr>
              <w:spacing w:before="0" w:line="360" w:lineRule="auto"/>
              <w:jc w:val="both"/>
              <w:rPr>
                <w:b w:val="0"/>
                <w:bCs w:val="0"/>
                <w:color w:val="auto"/>
                <w:lang w:val="ru-RU"/>
              </w:rPr>
            </w:pPr>
            <w:bookmarkStart w:id="0" w:name="_Hlk198806969"/>
            <w:r w:rsidRPr="0048795B">
              <w:rPr>
                <w:b w:val="0"/>
                <w:bCs w:val="0"/>
                <w:color w:val="auto"/>
              </w:rPr>
              <w:t xml:space="preserve">ПРИМЕНЕНИЕ МАХОВИЧНЫХ </w:t>
            </w:r>
            <w:r>
              <w:rPr>
                <w:b w:val="0"/>
                <w:bCs w:val="0"/>
                <w:color w:val="auto"/>
                <w:lang w:val="ru-RU"/>
              </w:rPr>
              <w:t>СОИС ДЛЯ</w:t>
            </w:r>
            <w:r w:rsidRPr="0048795B">
              <w:rPr>
                <w:b w:val="0"/>
                <w:bCs w:val="0"/>
                <w:color w:val="auto"/>
                <w:lang w:val="ru-RU"/>
              </w:rPr>
              <w:t xml:space="preserve"> </w:t>
            </w:r>
            <w:r>
              <w:rPr>
                <w:b w:val="0"/>
                <w:bCs w:val="0"/>
                <w:color w:val="auto"/>
                <w:lang w:val="ru-RU"/>
              </w:rPr>
              <w:t>МАЛЫХ КА</w:t>
            </w:r>
            <w:bookmarkEnd w:id="0"/>
          </w:p>
        </w:tc>
        <w:tc>
          <w:tcPr>
            <w:tcW w:w="1216" w:type="dxa"/>
            <w:shd w:val="clear" w:color="auto" w:fill="auto"/>
          </w:tcPr>
          <w:p w14:paraId="44CEFB51"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11</w:t>
            </w:r>
          </w:p>
        </w:tc>
      </w:tr>
      <w:tr w:rsidR="001B2477" w:rsidRPr="0048795B" w14:paraId="277068E9" w14:textId="77777777" w:rsidTr="001B2477">
        <w:trPr>
          <w:trHeight w:val="23"/>
          <w:jc w:val="center"/>
        </w:trPr>
        <w:tc>
          <w:tcPr>
            <w:tcW w:w="562" w:type="dxa"/>
            <w:shd w:val="clear" w:color="auto" w:fill="auto"/>
          </w:tcPr>
          <w:p w14:paraId="43ECB9FA" w14:textId="77777777" w:rsidR="001B2477" w:rsidRPr="0048795B" w:rsidRDefault="001B2477" w:rsidP="001B2477">
            <w:pPr>
              <w:pStyle w:val="TOCHeading"/>
              <w:numPr>
                <w:ilvl w:val="0"/>
                <w:numId w:val="0"/>
              </w:numPr>
              <w:spacing w:before="0" w:line="360" w:lineRule="auto"/>
              <w:jc w:val="left"/>
              <w:rPr>
                <w:b w:val="0"/>
                <w:bCs w:val="0"/>
                <w:color w:val="auto"/>
                <w:lang w:val="ru-RU"/>
              </w:rPr>
            </w:pPr>
            <w:r w:rsidRPr="0048795B">
              <w:rPr>
                <w:b w:val="0"/>
                <w:bCs w:val="0"/>
                <w:color w:val="auto"/>
                <w:lang w:val="ru-RU"/>
              </w:rPr>
              <w:t>1.1</w:t>
            </w:r>
          </w:p>
        </w:tc>
        <w:tc>
          <w:tcPr>
            <w:tcW w:w="7567" w:type="dxa"/>
            <w:shd w:val="clear" w:color="auto" w:fill="auto"/>
          </w:tcPr>
          <w:p w14:paraId="6BA7928B" w14:textId="77777777" w:rsidR="001B2477" w:rsidRPr="0048795B" w:rsidRDefault="001B2477" w:rsidP="001B2477">
            <w:pPr>
              <w:pStyle w:val="TOCHeading"/>
              <w:numPr>
                <w:ilvl w:val="0"/>
                <w:numId w:val="0"/>
              </w:numPr>
              <w:spacing w:before="0" w:line="360" w:lineRule="auto"/>
              <w:jc w:val="both"/>
              <w:rPr>
                <w:b w:val="0"/>
                <w:bCs w:val="0"/>
                <w:color w:val="auto"/>
                <w:lang w:val="ru-RU"/>
              </w:rPr>
            </w:pPr>
            <w:r w:rsidRPr="0048795B">
              <w:rPr>
                <w:b w:val="0"/>
                <w:bCs w:val="0"/>
                <w:color w:val="auto"/>
                <w:lang w:val="ru-RU"/>
              </w:rPr>
              <w:t>Современные системы наведения, навигации и управления для</w:t>
            </w:r>
            <w:r>
              <w:rPr>
                <w:b w:val="0"/>
                <w:bCs w:val="0"/>
                <w:color w:val="auto"/>
                <w:lang w:val="ru-RU"/>
              </w:rPr>
              <w:t xml:space="preserve"> малых</w:t>
            </w:r>
            <w:r w:rsidRPr="0048795B">
              <w:rPr>
                <w:b w:val="0"/>
                <w:bCs w:val="0"/>
                <w:color w:val="auto"/>
                <w:lang w:val="ru-RU"/>
              </w:rPr>
              <w:t xml:space="preserve"> </w:t>
            </w:r>
            <w:r>
              <w:rPr>
                <w:b w:val="0"/>
                <w:bCs w:val="0"/>
                <w:color w:val="auto"/>
                <w:lang w:val="ru-RU"/>
              </w:rPr>
              <w:t>КА</w:t>
            </w:r>
          </w:p>
        </w:tc>
        <w:tc>
          <w:tcPr>
            <w:tcW w:w="1216" w:type="dxa"/>
            <w:shd w:val="clear" w:color="auto" w:fill="auto"/>
          </w:tcPr>
          <w:p w14:paraId="16ADDFD3"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11</w:t>
            </w:r>
          </w:p>
        </w:tc>
      </w:tr>
      <w:tr w:rsidR="001B2477" w:rsidRPr="0048795B" w14:paraId="27C82F0E" w14:textId="77777777" w:rsidTr="001B2477">
        <w:trPr>
          <w:trHeight w:val="23"/>
          <w:jc w:val="center"/>
        </w:trPr>
        <w:tc>
          <w:tcPr>
            <w:tcW w:w="562" w:type="dxa"/>
            <w:shd w:val="clear" w:color="auto" w:fill="auto"/>
          </w:tcPr>
          <w:p w14:paraId="1E758285" w14:textId="77777777" w:rsidR="001B2477" w:rsidRPr="0048795B" w:rsidRDefault="001B2477" w:rsidP="001B2477">
            <w:pPr>
              <w:pStyle w:val="TOCHeading"/>
              <w:numPr>
                <w:ilvl w:val="0"/>
                <w:numId w:val="0"/>
              </w:numPr>
              <w:spacing w:before="0" w:line="360" w:lineRule="auto"/>
              <w:jc w:val="left"/>
              <w:rPr>
                <w:b w:val="0"/>
                <w:bCs w:val="0"/>
                <w:color w:val="auto"/>
                <w:lang w:val="ru-RU"/>
              </w:rPr>
            </w:pPr>
            <w:r w:rsidRPr="0048795B">
              <w:rPr>
                <w:b w:val="0"/>
                <w:bCs w:val="0"/>
                <w:color w:val="auto"/>
                <w:lang w:val="ru-RU"/>
              </w:rPr>
              <w:t>1.2</w:t>
            </w:r>
          </w:p>
        </w:tc>
        <w:tc>
          <w:tcPr>
            <w:tcW w:w="7567" w:type="dxa"/>
            <w:shd w:val="clear" w:color="auto" w:fill="auto"/>
          </w:tcPr>
          <w:p w14:paraId="1D1CF3EC" w14:textId="77777777" w:rsidR="001B2477" w:rsidRPr="0048795B" w:rsidRDefault="001B2477" w:rsidP="001B2477">
            <w:pPr>
              <w:shd w:val="clear" w:color="auto" w:fill="FFFFFF"/>
              <w:spacing w:line="360" w:lineRule="auto"/>
              <w:jc w:val="both"/>
              <w:rPr>
                <w:sz w:val="28"/>
                <w:szCs w:val="28"/>
              </w:rPr>
            </w:pPr>
            <w:r w:rsidRPr="0048795B">
              <w:rPr>
                <w:sz w:val="28"/>
                <w:szCs w:val="28"/>
              </w:rPr>
              <w:t>Интегрированные модули наведения, навигации и управления для наноспутников</w:t>
            </w:r>
          </w:p>
        </w:tc>
        <w:tc>
          <w:tcPr>
            <w:tcW w:w="1216" w:type="dxa"/>
            <w:shd w:val="clear" w:color="auto" w:fill="auto"/>
          </w:tcPr>
          <w:p w14:paraId="7AC662C6"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sidRPr="0048795B">
              <w:rPr>
                <w:b w:val="0"/>
                <w:bCs w:val="0"/>
                <w:color w:val="auto"/>
                <w:lang w:val="en-US"/>
              </w:rPr>
              <w:t>1</w:t>
            </w:r>
            <w:r>
              <w:rPr>
                <w:b w:val="0"/>
                <w:bCs w:val="0"/>
                <w:color w:val="auto"/>
                <w:lang w:val="ru-RU"/>
              </w:rPr>
              <w:t>3</w:t>
            </w:r>
          </w:p>
        </w:tc>
      </w:tr>
      <w:tr w:rsidR="001B2477" w:rsidRPr="0048795B" w14:paraId="3E167102" w14:textId="77777777" w:rsidTr="001B2477">
        <w:trPr>
          <w:trHeight w:val="23"/>
          <w:jc w:val="center"/>
        </w:trPr>
        <w:tc>
          <w:tcPr>
            <w:tcW w:w="562" w:type="dxa"/>
            <w:shd w:val="clear" w:color="auto" w:fill="auto"/>
          </w:tcPr>
          <w:p w14:paraId="45C1FFEE" w14:textId="77777777" w:rsidR="001B2477" w:rsidRPr="0048795B" w:rsidRDefault="001B2477" w:rsidP="001B2477">
            <w:pPr>
              <w:pStyle w:val="TOCHeading"/>
              <w:numPr>
                <w:ilvl w:val="0"/>
                <w:numId w:val="0"/>
              </w:numPr>
              <w:spacing w:before="0" w:line="360" w:lineRule="auto"/>
              <w:jc w:val="left"/>
              <w:rPr>
                <w:b w:val="0"/>
                <w:bCs w:val="0"/>
                <w:color w:val="auto"/>
                <w:lang w:val="ru-RU"/>
              </w:rPr>
            </w:pPr>
            <w:r w:rsidRPr="0048795B">
              <w:rPr>
                <w:b w:val="0"/>
                <w:bCs w:val="0"/>
                <w:color w:val="auto"/>
                <w:lang w:val="ru-RU"/>
              </w:rPr>
              <w:t>1.3</w:t>
            </w:r>
          </w:p>
        </w:tc>
        <w:tc>
          <w:tcPr>
            <w:tcW w:w="7567" w:type="dxa"/>
            <w:shd w:val="clear" w:color="auto" w:fill="auto"/>
          </w:tcPr>
          <w:p w14:paraId="3E84311E" w14:textId="77777777" w:rsidR="001B2477" w:rsidRPr="0048795B" w:rsidRDefault="001B2477" w:rsidP="001B2477">
            <w:pPr>
              <w:pStyle w:val="TOCHeading"/>
              <w:numPr>
                <w:ilvl w:val="0"/>
                <w:numId w:val="0"/>
              </w:numPr>
              <w:spacing w:before="0" w:line="360" w:lineRule="auto"/>
              <w:jc w:val="both"/>
              <w:rPr>
                <w:b w:val="0"/>
                <w:bCs w:val="0"/>
                <w:color w:val="auto"/>
              </w:rPr>
            </w:pPr>
            <w:r w:rsidRPr="0048795B">
              <w:rPr>
                <w:b w:val="0"/>
                <w:bCs w:val="0"/>
                <w:color w:val="auto"/>
              </w:rPr>
              <w:t>Применение ДМ в СОиС наноспутника</w:t>
            </w:r>
          </w:p>
        </w:tc>
        <w:tc>
          <w:tcPr>
            <w:tcW w:w="1216" w:type="dxa"/>
            <w:shd w:val="clear" w:color="auto" w:fill="auto"/>
          </w:tcPr>
          <w:p w14:paraId="705D15B3"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sidRPr="0048795B">
              <w:rPr>
                <w:b w:val="0"/>
                <w:bCs w:val="0"/>
                <w:color w:val="auto"/>
                <w:lang w:val="en-US"/>
              </w:rPr>
              <w:t>1</w:t>
            </w:r>
            <w:r>
              <w:rPr>
                <w:b w:val="0"/>
                <w:bCs w:val="0"/>
                <w:color w:val="auto"/>
                <w:lang w:val="ru-RU"/>
              </w:rPr>
              <w:t>6</w:t>
            </w:r>
          </w:p>
        </w:tc>
      </w:tr>
      <w:tr w:rsidR="001B2477" w:rsidRPr="0048795B" w14:paraId="694E82BE" w14:textId="77777777" w:rsidTr="001B2477">
        <w:trPr>
          <w:trHeight w:val="23"/>
          <w:jc w:val="center"/>
        </w:trPr>
        <w:tc>
          <w:tcPr>
            <w:tcW w:w="562" w:type="dxa"/>
            <w:shd w:val="clear" w:color="auto" w:fill="auto"/>
          </w:tcPr>
          <w:p w14:paraId="7DFA32AA" w14:textId="77777777" w:rsidR="001B2477" w:rsidRPr="0048795B" w:rsidRDefault="001B2477" w:rsidP="001B2477">
            <w:pPr>
              <w:pStyle w:val="TOCHeading"/>
              <w:numPr>
                <w:ilvl w:val="0"/>
                <w:numId w:val="0"/>
              </w:numPr>
              <w:spacing w:before="0" w:line="360" w:lineRule="auto"/>
              <w:jc w:val="left"/>
              <w:rPr>
                <w:b w:val="0"/>
                <w:bCs w:val="0"/>
                <w:color w:val="auto"/>
                <w:lang w:val="en-US"/>
              </w:rPr>
            </w:pPr>
            <w:r w:rsidRPr="0048795B">
              <w:rPr>
                <w:b w:val="0"/>
                <w:bCs w:val="0"/>
                <w:color w:val="auto"/>
                <w:lang w:val="en-US"/>
              </w:rPr>
              <w:t>1.4</w:t>
            </w:r>
          </w:p>
        </w:tc>
        <w:tc>
          <w:tcPr>
            <w:tcW w:w="7567" w:type="dxa"/>
            <w:shd w:val="clear" w:color="auto" w:fill="auto"/>
          </w:tcPr>
          <w:p w14:paraId="027694E7" w14:textId="77777777" w:rsidR="001B2477" w:rsidRPr="0048795B" w:rsidRDefault="001B2477" w:rsidP="001B2477">
            <w:pPr>
              <w:pStyle w:val="TOCHeading"/>
              <w:numPr>
                <w:ilvl w:val="0"/>
                <w:numId w:val="0"/>
              </w:numPr>
              <w:spacing w:before="0" w:line="360" w:lineRule="auto"/>
              <w:jc w:val="both"/>
              <w:rPr>
                <w:b w:val="0"/>
                <w:bCs w:val="0"/>
                <w:color w:val="auto"/>
                <w:lang w:val="ru-RU"/>
              </w:rPr>
            </w:pPr>
            <w:r w:rsidRPr="0048795B">
              <w:rPr>
                <w:b w:val="0"/>
                <w:bCs w:val="0"/>
                <w:color w:val="auto"/>
              </w:rPr>
              <w:t>Миссии наноспутников с маховичными СОи</w:t>
            </w:r>
            <w:r w:rsidRPr="0048795B">
              <w:rPr>
                <w:b w:val="0"/>
                <w:bCs w:val="0"/>
                <w:color w:val="auto"/>
                <w:lang w:val="en-US"/>
              </w:rPr>
              <w:t>C</w:t>
            </w:r>
          </w:p>
        </w:tc>
        <w:tc>
          <w:tcPr>
            <w:tcW w:w="1216" w:type="dxa"/>
            <w:shd w:val="clear" w:color="auto" w:fill="auto"/>
          </w:tcPr>
          <w:p w14:paraId="1A3B2030"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19</w:t>
            </w:r>
          </w:p>
        </w:tc>
      </w:tr>
      <w:tr w:rsidR="001B2477" w:rsidRPr="0048795B" w14:paraId="6774C049" w14:textId="77777777" w:rsidTr="001B2477">
        <w:trPr>
          <w:trHeight w:val="23"/>
          <w:jc w:val="center"/>
        </w:trPr>
        <w:tc>
          <w:tcPr>
            <w:tcW w:w="562" w:type="dxa"/>
            <w:shd w:val="clear" w:color="auto" w:fill="auto"/>
          </w:tcPr>
          <w:p w14:paraId="03FA9170" w14:textId="77777777" w:rsidR="001B2477" w:rsidRPr="0048795B" w:rsidRDefault="001B2477" w:rsidP="001B2477">
            <w:pPr>
              <w:pStyle w:val="TOCHeading"/>
              <w:numPr>
                <w:ilvl w:val="0"/>
                <w:numId w:val="0"/>
              </w:numPr>
              <w:spacing w:before="0" w:line="360" w:lineRule="auto"/>
              <w:jc w:val="left"/>
              <w:rPr>
                <w:b w:val="0"/>
                <w:bCs w:val="0"/>
                <w:color w:val="auto"/>
                <w:lang w:val="ru-RU"/>
              </w:rPr>
            </w:pPr>
            <w:r w:rsidRPr="0048795B">
              <w:rPr>
                <w:b w:val="0"/>
                <w:bCs w:val="0"/>
                <w:color w:val="auto"/>
                <w:lang w:val="ru-RU"/>
              </w:rPr>
              <w:t>2</w:t>
            </w:r>
          </w:p>
        </w:tc>
        <w:tc>
          <w:tcPr>
            <w:tcW w:w="7567" w:type="dxa"/>
            <w:shd w:val="clear" w:color="auto" w:fill="auto"/>
          </w:tcPr>
          <w:p w14:paraId="3EAA2412" w14:textId="77777777" w:rsidR="001B2477" w:rsidRPr="0048795B" w:rsidRDefault="001B2477" w:rsidP="001B2477">
            <w:pPr>
              <w:pStyle w:val="TOCHeading"/>
              <w:numPr>
                <w:ilvl w:val="0"/>
                <w:numId w:val="0"/>
              </w:numPr>
              <w:spacing w:before="0" w:line="360" w:lineRule="auto"/>
              <w:jc w:val="both"/>
              <w:rPr>
                <w:b w:val="0"/>
                <w:bCs w:val="0"/>
                <w:color w:val="auto"/>
              </w:rPr>
            </w:pPr>
            <w:r w:rsidRPr="0048795B">
              <w:rPr>
                <w:rStyle w:val="BookTitle"/>
                <w:smallCaps w:val="0"/>
                <w:color w:val="auto"/>
                <w:lang w:val="ru-RU"/>
              </w:rPr>
              <w:t>Т</w:t>
            </w:r>
            <w:r w:rsidRPr="0048795B">
              <w:rPr>
                <w:rStyle w:val="BookTitle"/>
                <w:color w:val="auto"/>
                <w:lang w:val="ru-RU"/>
              </w:rPr>
              <w:t xml:space="preserve">ЕОРИЯ, НЕОБХОДИМАЯ ДЛЯ </w:t>
            </w:r>
            <w:r w:rsidRPr="0048795B">
              <w:rPr>
                <w:rStyle w:val="BookTitle"/>
                <w:smallCaps w:val="0"/>
                <w:color w:val="auto"/>
              </w:rPr>
              <w:t>Разработк</w:t>
            </w:r>
            <w:r w:rsidRPr="0048795B">
              <w:rPr>
                <w:rStyle w:val="BookTitle"/>
                <w:smallCaps w:val="0"/>
                <w:color w:val="auto"/>
                <w:lang w:val="ru-RU"/>
              </w:rPr>
              <w:t>и</w:t>
            </w:r>
            <w:r w:rsidRPr="0048795B">
              <w:rPr>
                <w:rStyle w:val="BookTitle"/>
                <w:color w:val="auto"/>
                <w:lang w:val="ru-RU"/>
              </w:rPr>
              <w:t xml:space="preserve"> </w:t>
            </w:r>
            <w:r w:rsidRPr="0048795B">
              <w:rPr>
                <w:rStyle w:val="BookTitle"/>
                <w:smallCaps w:val="0"/>
                <w:color w:val="auto"/>
              </w:rPr>
              <w:t xml:space="preserve">макета </w:t>
            </w:r>
          </w:p>
        </w:tc>
        <w:tc>
          <w:tcPr>
            <w:tcW w:w="1216" w:type="dxa"/>
            <w:shd w:val="clear" w:color="auto" w:fill="auto"/>
          </w:tcPr>
          <w:p w14:paraId="20368ABA"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25</w:t>
            </w:r>
          </w:p>
        </w:tc>
      </w:tr>
      <w:tr w:rsidR="001B2477" w:rsidRPr="0048795B" w14:paraId="353222D8" w14:textId="77777777" w:rsidTr="001B2477">
        <w:trPr>
          <w:trHeight w:val="23"/>
          <w:jc w:val="center"/>
        </w:trPr>
        <w:tc>
          <w:tcPr>
            <w:tcW w:w="562" w:type="dxa"/>
            <w:shd w:val="clear" w:color="auto" w:fill="auto"/>
          </w:tcPr>
          <w:p w14:paraId="05018BA3" w14:textId="77777777" w:rsidR="001B2477" w:rsidRPr="0048795B" w:rsidRDefault="001B2477" w:rsidP="001B2477">
            <w:pPr>
              <w:pStyle w:val="TOCHeading"/>
              <w:numPr>
                <w:ilvl w:val="0"/>
                <w:numId w:val="0"/>
              </w:numPr>
              <w:spacing w:before="0" w:line="360" w:lineRule="auto"/>
              <w:jc w:val="left"/>
              <w:rPr>
                <w:b w:val="0"/>
                <w:bCs w:val="0"/>
                <w:color w:val="auto"/>
                <w:lang w:val="en-US"/>
              </w:rPr>
            </w:pPr>
            <w:r w:rsidRPr="0048795B">
              <w:rPr>
                <w:b w:val="0"/>
                <w:bCs w:val="0"/>
                <w:color w:val="auto"/>
                <w:lang w:val="en-US"/>
              </w:rPr>
              <w:t>2.1</w:t>
            </w:r>
          </w:p>
        </w:tc>
        <w:tc>
          <w:tcPr>
            <w:tcW w:w="7567" w:type="dxa"/>
            <w:shd w:val="clear" w:color="auto" w:fill="auto"/>
          </w:tcPr>
          <w:p w14:paraId="27569AE6" w14:textId="77777777" w:rsidR="001B2477" w:rsidRPr="0048795B" w:rsidRDefault="001B2477" w:rsidP="001B2477">
            <w:pPr>
              <w:pStyle w:val="Default"/>
              <w:spacing w:line="360" w:lineRule="auto"/>
              <w:jc w:val="both"/>
              <w:rPr>
                <w:color w:val="auto"/>
                <w:sz w:val="28"/>
                <w:szCs w:val="28"/>
              </w:rPr>
            </w:pPr>
            <w:r w:rsidRPr="0048795B">
              <w:rPr>
                <w:color w:val="auto"/>
                <w:sz w:val="28"/>
                <w:szCs w:val="28"/>
              </w:rPr>
              <w:t xml:space="preserve">Принципы построения </w:t>
            </w:r>
            <w:proofErr w:type="spellStart"/>
            <w:r>
              <w:rPr>
                <w:color w:val="auto"/>
                <w:sz w:val="28"/>
                <w:szCs w:val="28"/>
              </w:rPr>
              <w:t>СОиС</w:t>
            </w:r>
            <w:proofErr w:type="spellEnd"/>
            <w:r w:rsidRPr="0048795B">
              <w:rPr>
                <w:color w:val="auto"/>
                <w:sz w:val="28"/>
                <w:szCs w:val="28"/>
              </w:rPr>
              <w:t xml:space="preserve"> </w:t>
            </w:r>
            <w:r>
              <w:rPr>
                <w:color w:val="auto"/>
                <w:sz w:val="28"/>
                <w:szCs w:val="28"/>
              </w:rPr>
              <w:t xml:space="preserve">с </w:t>
            </w:r>
            <w:r w:rsidRPr="0048795B">
              <w:rPr>
                <w:color w:val="auto"/>
                <w:sz w:val="28"/>
                <w:szCs w:val="28"/>
              </w:rPr>
              <w:t xml:space="preserve">использованием </w:t>
            </w:r>
            <w:r>
              <w:rPr>
                <w:color w:val="auto"/>
                <w:sz w:val="28"/>
                <w:szCs w:val="28"/>
              </w:rPr>
              <w:t>ДМ</w:t>
            </w:r>
          </w:p>
        </w:tc>
        <w:tc>
          <w:tcPr>
            <w:tcW w:w="1216" w:type="dxa"/>
            <w:shd w:val="clear" w:color="auto" w:fill="auto"/>
          </w:tcPr>
          <w:p w14:paraId="40812340"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25</w:t>
            </w:r>
          </w:p>
        </w:tc>
      </w:tr>
      <w:tr w:rsidR="001B2477" w:rsidRPr="0048795B" w14:paraId="22CD66A6" w14:textId="77777777" w:rsidTr="001B2477">
        <w:trPr>
          <w:trHeight w:val="23"/>
          <w:jc w:val="center"/>
        </w:trPr>
        <w:tc>
          <w:tcPr>
            <w:tcW w:w="562" w:type="dxa"/>
            <w:shd w:val="clear" w:color="auto" w:fill="auto"/>
          </w:tcPr>
          <w:p w14:paraId="5F6F9514" w14:textId="77777777" w:rsidR="001B2477" w:rsidRPr="0048795B" w:rsidRDefault="001B2477" w:rsidP="001B2477">
            <w:pPr>
              <w:pStyle w:val="TOCHeading"/>
              <w:numPr>
                <w:ilvl w:val="0"/>
                <w:numId w:val="0"/>
              </w:numPr>
              <w:spacing w:before="0" w:line="360" w:lineRule="auto"/>
              <w:jc w:val="left"/>
              <w:rPr>
                <w:b w:val="0"/>
                <w:bCs w:val="0"/>
                <w:color w:val="auto"/>
                <w:lang w:val="en-US"/>
              </w:rPr>
            </w:pPr>
            <w:r w:rsidRPr="0048795B">
              <w:rPr>
                <w:b w:val="0"/>
                <w:bCs w:val="0"/>
                <w:color w:val="auto"/>
                <w:lang w:val="en-US"/>
              </w:rPr>
              <w:t>2.2</w:t>
            </w:r>
          </w:p>
        </w:tc>
        <w:tc>
          <w:tcPr>
            <w:tcW w:w="7567" w:type="dxa"/>
            <w:shd w:val="clear" w:color="auto" w:fill="auto"/>
          </w:tcPr>
          <w:p w14:paraId="56B70D96" w14:textId="77777777" w:rsidR="001B2477" w:rsidRPr="00196FC0" w:rsidRDefault="001B2477" w:rsidP="001B2477">
            <w:pPr>
              <w:pStyle w:val="TOCHeading"/>
              <w:numPr>
                <w:ilvl w:val="0"/>
                <w:numId w:val="0"/>
              </w:numPr>
              <w:spacing w:before="0" w:line="360" w:lineRule="auto"/>
              <w:jc w:val="both"/>
              <w:rPr>
                <w:b w:val="0"/>
                <w:bCs w:val="0"/>
                <w:color w:val="auto"/>
                <w:lang w:val="ru-RU"/>
              </w:rPr>
            </w:pPr>
            <w:r w:rsidRPr="0048795B">
              <w:rPr>
                <w:b w:val="0"/>
                <w:bCs w:val="0"/>
                <w:color w:val="auto"/>
              </w:rPr>
              <w:t xml:space="preserve">Математическое моделирование и динамика маховичных </w:t>
            </w:r>
            <w:r>
              <w:rPr>
                <w:b w:val="0"/>
                <w:bCs w:val="0"/>
                <w:color w:val="auto"/>
                <w:lang w:val="ru-RU"/>
              </w:rPr>
              <w:t>СОиС</w:t>
            </w:r>
          </w:p>
        </w:tc>
        <w:tc>
          <w:tcPr>
            <w:tcW w:w="1216" w:type="dxa"/>
            <w:shd w:val="clear" w:color="auto" w:fill="auto"/>
          </w:tcPr>
          <w:p w14:paraId="47910DDB"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27</w:t>
            </w:r>
          </w:p>
        </w:tc>
      </w:tr>
      <w:tr w:rsidR="001B2477" w:rsidRPr="0048795B" w14:paraId="44018D0B" w14:textId="77777777" w:rsidTr="001B2477">
        <w:trPr>
          <w:trHeight w:val="23"/>
          <w:jc w:val="center"/>
        </w:trPr>
        <w:tc>
          <w:tcPr>
            <w:tcW w:w="562" w:type="dxa"/>
            <w:shd w:val="clear" w:color="auto" w:fill="auto"/>
          </w:tcPr>
          <w:p w14:paraId="3CE7AAD9" w14:textId="77777777" w:rsidR="001B2477" w:rsidRPr="0048795B" w:rsidRDefault="001B2477" w:rsidP="001B2477">
            <w:pPr>
              <w:pStyle w:val="TOCHeading"/>
              <w:numPr>
                <w:ilvl w:val="0"/>
                <w:numId w:val="0"/>
              </w:numPr>
              <w:spacing w:before="0" w:line="360" w:lineRule="auto"/>
              <w:jc w:val="left"/>
              <w:rPr>
                <w:b w:val="0"/>
                <w:bCs w:val="0"/>
                <w:color w:val="auto"/>
                <w:lang w:val="en-US"/>
              </w:rPr>
            </w:pPr>
            <w:r w:rsidRPr="0048795B">
              <w:rPr>
                <w:b w:val="0"/>
                <w:bCs w:val="0"/>
                <w:color w:val="auto"/>
                <w:lang w:val="en-US"/>
              </w:rPr>
              <w:t>2.3</w:t>
            </w:r>
          </w:p>
        </w:tc>
        <w:tc>
          <w:tcPr>
            <w:tcW w:w="7567" w:type="dxa"/>
            <w:shd w:val="clear" w:color="auto" w:fill="auto"/>
          </w:tcPr>
          <w:p w14:paraId="1E9217AF" w14:textId="77777777" w:rsidR="001B2477" w:rsidRPr="0048795B" w:rsidRDefault="001B2477" w:rsidP="001B2477">
            <w:pPr>
              <w:spacing w:line="360" w:lineRule="auto"/>
              <w:jc w:val="both"/>
              <w:rPr>
                <w:sz w:val="28"/>
                <w:szCs w:val="28"/>
                <w:shd w:val="clear" w:color="auto" w:fill="FFFFFF"/>
              </w:rPr>
            </w:pPr>
            <w:r>
              <w:rPr>
                <w:sz w:val="28"/>
                <w:szCs w:val="28"/>
                <w:shd w:val="clear" w:color="auto" w:fill="FFFFFF"/>
              </w:rPr>
              <w:t>С</w:t>
            </w:r>
            <w:r w:rsidRPr="0048795B">
              <w:rPr>
                <w:sz w:val="28"/>
                <w:szCs w:val="28"/>
                <w:shd w:val="clear" w:color="auto" w:fill="FFFFFF"/>
              </w:rPr>
              <w:t>истема автоматического регулирования</w:t>
            </w:r>
          </w:p>
        </w:tc>
        <w:tc>
          <w:tcPr>
            <w:tcW w:w="1216" w:type="dxa"/>
            <w:shd w:val="clear" w:color="auto" w:fill="auto"/>
          </w:tcPr>
          <w:p w14:paraId="65A347AC"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31</w:t>
            </w:r>
          </w:p>
        </w:tc>
      </w:tr>
      <w:tr w:rsidR="001B2477" w:rsidRPr="0048795B" w14:paraId="3A45E682" w14:textId="77777777" w:rsidTr="001B2477">
        <w:trPr>
          <w:trHeight w:val="23"/>
          <w:jc w:val="center"/>
        </w:trPr>
        <w:tc>
          <w:tcPr>
            <w:tcW w:w="562" w:type="dxa"/>
            <w:shd w:val="clear" w:color="auto" w:fill="auto"/>
          </w:tcPr>
          <w:p w14:paraId="0A8CA6A2" w14:textId="77777777" w:rsidR="001B2477" w:rsidRPr="0048795B" w:rsidRDefault="001B2477" w:rsidP="001B2477">
            <w:pPr>
              <w:pStyle w:val="TOCHeading"/>
              <w:numPr>
                <w:ilvl w:val="0"/>
                <w:numId w:val="0"/>
              </w:numPr>
              <w:spacing w:before="0" w:line="360" w:lineRule="auto"/>
              <w:jc w:val="left"/>
              <w:rPr>
                <w:b w:val="0"/>
                <w:bCs w:val="0"/>
                <w:color w:val="auto"/>
                <w:lang w:val="en-US"/>
              </w:rPr>
            </w:pPr>
            <w:r w:rsidRPr="0048795B">
              <w:rPr>
                <w:b w:val="0"/>
                <w:bCs w:val="0"/>
                <w:color w:val="auto"/>
                <w:lang w:val="en-US"/>
              </w:rPr>
              <w:t>2.4</w:t>
            </w:r>
          </w:p>
        </w:tc>
        <w:tc>
          <w:tcPr>
            <w:tcW w:w="7567" w:type="dxa"/>
            <w:shd w:val="clear" w:color="auto" w:fill="auto"/>
          </w:tcPr>
          <w:p w14:paraId="50E13AD7" w14:textId="77777777" w:rsidR="001B2477" w:rsidRPr="0048795B" w:rsidRDefault="001B2477" w:rsidP="001B2477">
            <w:pPr>
              <w:spacing w:line="360" w:lineRule="auto"/>
              <w:jc w:val="both"/>
              <w:rPr>
                <w:sz w:val="28"/>
                <w:szCs w:val="28"/>
              </w:rPr>
            </w:pPr>
            <w:r w:rsidRPr="0048795B">
              <w:rPr>
                <w:sz w:val="28"/>
                <w:szCs w:val="28"/>
              </w:rPr>
              <w:t xml:space="preserve">Применение </w:t>
            </w:r>
            <w:r w:rsidRPr="00704652">
              <w:rPr>
                <w:sz w:val="28"/>
                <w:szCs w:val="28"/>
                <w:lang w:val="en-US"/>
              </w:rPr>
              <w:t>MEMS</w:t>
            </w:r>
            <w:r w:rsidRPr="0048795B">
              <w:rPr>
                <w:sz w:val="28"/>
                <w:szCs w:val="28"/>
              </w:rPr>
              <w:t xml:space="preserve"> для </w:t>
            </w:r>
            <w:proofErr w:type="spellStart"/>
            <w:r>
              <w:rPr>
                <w:sz w:val="28"/>
                <w:szCs w:val="28"/>
              </w:rPr>
              <w:t>СОиС</w:t>
            </w:r>
            <w:proofErr w:type="spellEnd"/>
            <w:r>
              <w:rPr>
                <w:sz w:val="28"/>
                <w:szCs w:val="28"/>
              </w:rPr>
              <w:t xml:space="preserve"> наноспутников</w:t>
            </w:r>
          </w:p>
        </w:tc>
        <w:tc>
          <w:tcPr>
            <w:tcW w:w="1216" w:type="dxa"/>
            <w:shd w:val="clear" w:color="auto" w:fill="auto"/>
          </w:tcPr>
          <w:p w14:paraId="6B9B2777"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33</w:t>
            </w:r>
          </w:p>
        </w:tc>
      </w:tr>
      <w:tr w:rsidR="001B2477" w:rsidRPr="0048795B" w14:paraId="18F08CDA" w14:textId="77777777" w:rsidTr="001B2477">
        <w:trPr>
          <w:trHeight w:val="23"/>
          <w:jc w:val="center"/>
        </w:trPr>
        <w:tc>
          <w:tcPr>
            <w:tcW w:w="562" w:type="dxa"/>
            <w:shd w:val="clear" w:color="auto" w:fill="auto"/>
          </w:tcPr>
          <w:p w14:paraId="26A8E0D2" w14:textId="77777777" w:rsidR="001B2477" w:rsidRPr="0048795B" w:rsidRDefault="001B2477" w:rsidP="001B2477">
            <w:pPr>
              <w:pStyle w:val="TOCHeading"/>
              <w:numPr>
                <w:ilvl w:val="0"/>
                <w:numId w:val="0"/>
              </w:numPr>
              <w:spacing w:before="0" w:line="360" w:lineRule="auto"/>
              <w:jc w:val="left"/>
              <w:rPr>
                <w:b w:val="0"/>
                <w:bCs w:val="0"/>
                <w:color w:val="auto"/>
                <w:lang w:val="ru-RU"/>
              </w:rPr>
            </w:pPr>
            <w:r>
              <w:rPr>
                <w:b w:val="0"/>
                <w:bCs w:val="0"/>
                <w:color w:val="auto"/>
                <w:lang w:val="ru-RU"/>
              </w:rPr>
              <w:t>2.5</w:t>
            </w:r>
          </w:p>
        </w:tc>
        <w:tc>
          <w:tcPr>
            <w:tcW w:w="7567" w:type="dxa"/>
            <w:shd w:val="clear" w:color="auto" w:fill="auto"/>
          </w:tcPr>
          <w:p w14:paraId="37C598BA" w14:textId="77777777" w:rsidR="001B2477" w:rsidRPr="0048795B" w:rsidRDefault="001B2477" w:rsidP="001B2477">
            <w:pPr>
              <w:spacing w:line="360" w:lineRule="auto"/>
              <w:jc w:val="both"/>
              <w:rPr>
                <w:sz w:val="28"/>
                <w:szCs w:val="28"/>
              </w:rPr>
            </w:pPr>
            <w:r w:rsidRPr="0048795B">
              <w:rPr>
                <w:sz w:val="28"/>
                <w:szCs w:val="28"/>
              </w:rPr>
              <w:t xml:space="preserve">Интерфейс I²C и его роль в </w:t>
            </w:r>
            <w:proofErr w:type="spellStart"/>
            <w:r>
              <w:rPr>
                <w:sz w:val="28"/>
                <w:szCs w:val="28"/>
              </w:rPr>
              <w:t>СОиС</w:t>
            </w:r>
            <w:proofErr w:type="spellEnd"/>
            <w:r w:rsidRPr="0048795B">
              <w:rPr>
                <w:sz w:val="28"/>
                <w:szCs w:val="28"/>
              </w:rPr>
              <w:t xml:space="preserve"> наноспутников</w:t>
            </w:r>
          </w:p>
        </w:tc>
        <w:tc>
          <w:tcPr>
            <w:tcW w:w="1216" w:type="dxa"/>
            <w:shd w:val="clear" w:color="auto" w:fill="auto"/>
          </w:tcPr>
          <w:p w14:paraId="3280F981"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sidRPr="0048795B">
              <w:rPr>
                <w:b w:val="0"/>
                <w:bCs w:val="0"/>
                <w:color w:val="auto"/>
                <w:lang w:val="en-US"/>
              </w:rPr>
              <w:t>3</w:t>
            </w:r>
            <w:r>
              <w:rPr>
                <w:b w:val="0"/>
                <w:bCs w:val="0"/>
                <w:color w:val="auto"/>
                <w:lang w:val="ru-RU"/>
              </w:rPr>
              <w:t>6</w:t>
            </w:r>
          </w:p>
        </w:tc>
      </w:tr>
      <w:tr w:rsidR="001B2477" w:rsidRPr="0048795B" w14:paraId="1986C91C" w14:textId="77777777" w:rsidTr="001B2477">
        <w:trPr>
          <w:trHeight w:val="23"/>
          <w:jc w:val="center"/>
        </w:trPr>
        <w:tc>
          <w:tcPr>
            <w:tcW w:w="562" w:type="dxa"/>
            <w:shd w:val="clear" w:color="auto" w:fill="auto"/>
          </w:tcPr>
          <w:p w14:paraId="5F584981" w14:textId="77777777" w:rsidR="001B2477" w:rsidRPr="0048795B" w:rsidRDefault="001B2477" w:rsidP="001B2477">
            <w:pPr>
              <w:pStyle w:val="TOCHeading"/>
              <w:numPr>
                <w:ilvl w:val="0"/>
                <w:numId w:val="0"/>
              </w:numPr>
              <w:spacing w:before="0" w:line="360" w:lineRule="auto"/>
              <w:jc w:val="left"/>
              <w:rPr>
                <w:b w:val="0"/>
                <w:bCs w:val="0"/>
                <w:color w:val="auto"/>
                <w:lang w:val="ru-RU"/>
              </w:rPr>
            </w:pPr>
            <w:r>
              <w:rPr>
                <w:b w:val="0"/>
                <w:bCs w:val="0"/>
                <w:color w:val="auto"/>
                <w:lang w:val="ru-RU"/>
              </w:rPr>
              <w:t>3</w:t>
            </w:r>
          </w:p>
        </w:tc>
        <w:tc>
          <w:tcPr>
            <w:tcW w:w="7567" w:type="dxa"/>
            <w:shd w:val="clear" w:color="auto" w:fill="auto"/>
          </w:tcPr>
          <w:p w14:paraId="5908D08C" w14:textId="77777777" w:rsidR="001B2477" w:rsidRPr="0048795B" w:rsidRDefault="001B2477" w:rsidP="001B2477">
            <w:pPr>
              <w:spacing w:line="360" w:lineRule="auto"/>
              <w:jc w:val="both"/>
              <w:rPr>
                <w:b/>
                <w:bCs/>
                <w:caps/>
                <w:spacing w:val="5"/>
                <w:sz w:val="28"/>
                <w:szCs w:val="28"/>
              </w:rPr>
            </w:pPr>
            <w:r w:rsidRPr="0048795B">
              <w:rPr>
                <w:rStyle w:val="BookTitle"/>
                <w:b w:val="0"/>
                <w:bCs w:val="0"/>
                <w:caps/>
                <w:smallCaps w:val="0"/>
                <w:sz w:val="28"/>
                <w:szCs w:val="28"/>
              </w:rPr>
              <w:t>Разработка</w:t>
            </w:r>
            <w:r w:rsidRPr="0048795B">
              <w:rPr>
                <w:rStyle w:val="BookTitle"/>
                <w:b w:val="0"/>
                <w:bCs w:val="0"/>
                <w:caps/>
                <w:sz w:val="28"/>
                <w:szCs w:val="28"/>
              </w:rPr>
              <w:t xml:space="preserve"> </w:t>
            </w:r>
            <w:r w:rsidRPr="0048795B">
              <w:rPr>
                <w:rStyle w:val="BookTitle"/>
                <w:b w:val="0"/>
                <w:bCs w:val="0"/>
                <w:caps/>
                <w:smallCaps w:val="0"/>
                <w:sz w:val="28"/>
                <w:szCs w:val="28"/>
              </w:rPr>
              <w:t xml:space="preserve">макета </w:t>
            </w:r>
          </w:p>
        </w:tc>
        <w:tc>
          <w:tcPr>
            <w:tcW w:w="1216" w:type="dxa"/>
            <w:shd w:val="clear" w:color="auto" w:fill="auto"/>
          </w:tcPr>
          <w:p w14:paraId="42358046"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39</w:t>
            </w:r>
          </w:p>
        </w:tc>
      </w:tr>
      <w:tr w:rsidR="001B2477" w:rsidRPr="0048795B" w14:paraId="5667D05D" w14:textId="77777777" w:rsidTr="001B2477">
        <w:trPr>
          <w:trHeight w:val="23"/>
          <w:jc w:val="center"/>
        </w:trPr>
        <w:tc>
          <w:tcPr>
            <w:tcW w:w="562" w:type="dxa"/>
            <w:shd w:val="clear" w:color="auto" w:fill="auto"/>
          </w:tcPr>
          <w:p w14:paraId="62DDFC2E"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3.1</w:t>
            </w:r>
          </w:p>
        </w:tc>
        <w:tc>
          <w:tcPr>
            <w:tcW w:w="7567" w:type="dxa"/>
            <w:shd w:val="clear" w:color="auto" w:fill="auto"/>
          </w:tcPr>
          <w:p w14:paraId="792055B6" w14:textId="77777777" w:rsidR="001B2477" w:rsidRPr="0048795B" w:rsidRDefault="001B2477" w:rsidP="001B2477">
            <w:pPr>
              <w:spacing w:line="360" w:lineRule="auto"/>
              <w:jc w:val="both"/>
              <w:rPr>
                <w:sz w:val="28"/>
                <w:szCs w:val="28"/>
              </w:rPr>
            </w:pPr>
            <w:r w:rsidRPr="0048795B">
              <w:rPr>
                <w:sz w:val="28"/>
                <w:szCs w:val="28"/>
              </w:rPr>
              <w:t xml:space="preserve">Общая структура макета </w:t>
            </w:r>
            <w:proofErr w:type="spellStart"/>
            <w:r>
              <w:rPr>
                <w:sz w:val="28"/>
                <w:szCs w:val="28"/>
              </w:rPr>
              <w:t>СОиС</w:t>
            </w:r>
            <w:proofErr w:type="spellEnd"/>
          </w:p>
        </w:tc>
        <w:tc>
          <w:tcPr>
            <w:tcW w:w="1216" w:type="dxa"/>
            <w:shd w:val="clear" w:color="auto" w:fill="auto"/>
          </w:tcPr>
          <w:p w14:paraId="6885219F"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39</w:t>
            </w:r>
          </w:p>
        </w:tc>
      </w:tr>
      <w:tr w:rsidR="001B2477" w:rsidRPr="0048795B" w14:paraId="7D828E65" w14:textId="77777777" w:rsidTr="001B2477">
        <w:trPr>
          <w:trHeight w:val="23"/>
          <w:jc w:val="center"/>
        </w:trPr>
        <w:tc>
          <w:tcPr>
            <w:tcW w:w="562" w:type="dxa"/>
            <w:shd w:val="clear" w:color="auto" w:fill="auto"/>
          </w:tcPr>
          <w:p w14:paraId="67B1666F"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3.2</w:t>
            </w:r>
          </w:p>
        </w:tc>
        <w:tc>
          <w:tcPr>
            <w:tcW w:w="7567" w:type="dxa"/>
            <w:shd w:val="clear" w:color="auto" w:fill="auto"/>
          </w:tcPr>
          <w:p w14:paraId="1BB3AAAF" w14:textId="77777777" w:rsidR="001B2477" w:rsidRPr="0048795B" w:rsidRDefault="001B2477" w:rsidP="001B2477">
            <w:pPr>
              <w:pStyle w:val="Heading3"/>
              <w:ind w:firstLine="0"/>
              <w:rPr>
                <w:rStyle w:val="BookTitle"/>
                <w:b/>
                <w:bCs/>
                <w:smallCaps w:val="0"/>
                <w:spacing w:val="0"/>
              </w:rPr>
            </w:pPr>
            <w:r w:rsidRPr="0048795B">
              <w:rPr>
                <w:b w:val="0"/>
                <w:bCs w:val="0"/>
              </w:rPr>
              <w:t>Получение данных с модуля MPU6050</w:t>
            </w:r>
          </w:p>
        </w:tc>
        <w:tc>
          <w:tcPr>
            <w:tcW w:w="1216" w:type="dxa"/>
            <w:shd w:val="clear" w:color="auto" w:fill="auto"/>
          </w:tcPr>
          <w:p w14:paraId="56A7C6CD"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40</w:t>
            </w:r>
          </w:p>
        </w:tc>
      </w:tr>
      <w:tr w:rsidR="001B2477" w:rsidRPr="0048795B" w14:paraId="062A3D2B" w14:textId="77777777" w:rsidTr="001B2477">
        <w:trPr>
          <w:trHeight w:val="23"/>
          <w:jc w:val="center"/>
        </w:trPr>
        <w:tc>
          <w:tcPr>
            <w:tcW w:w="562" w:type="dxa"/>
            <w:shd w:val="clear" w:color="auto" w:fill="auto"/>
          </w:tcPr>
          <w:p w14:paraId="149DB66D"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3.3</w:t>
            </w:r>
          </w:p>
        </w:tc>
        <w:tc>
          <w:tcPr>
            <w:tcW w:w="7567" w:type="dxa"/>
            <w:shd w:val="clear" w:color="auto" w:fill="auto"/>
          </w:tcPr>
          <w:p w14:paraId="016C1F49" w14:textId="77777777" w:rsidR="001B2477" w:rsidRPr="0048795B" w:rsidRDefault="001B2477" w:rsidP="001B2477">
            <w:pPr>
              <w:spacing w:line="360" w:lineRule="auto"/>
              <w:jc w:val="both"/>
              <w:rPr>
                <w:rStyle w:val="BookTitle"/>
                <w:b w:val="0"/>
                <w:bCs w:val="0"/>
                <w:smallCaps w:val="0"/>
                <w:spacing w:val="0"/>
                <w:sz w:val="28"/>
                <w:szCs w:val="28"/>
                <w:lang w:eastAsia="en-US"/>
              </w:rPr>
            </w:pPr>
            <w:r w:rsidRPr="0048795B">
              <w:rPr>
                <w:sz w:val="28"/>
                <w:szCs w:val="28"/>
                <w:lang w:eastAsia="en-US"/>
              </w:rPr>
              <w:t xml:space="preserve">Программное управление скоростью и направлением вращения </w:t>
            </w:r>
            <w:r>
              <w:rPr>
                <w:sz w:val="28"/>
                <w:szCs w:val="28"/>
                <w:lang w:eastAsia="en-US"/>
              </w:rPr>
              <w:t>ДМ</w:t>
            </w:r>
          </w:p>
        </w:tc>
        <w:tc>
          <w:tcPr>
            <w:tcW w:w="1216" w:type="dxa"/>
            <w:shd w:val="clear" w:color="auto" w:fill="auto"/>
          </w:tcPr>
          <w:p w14:paraId="2BF8E307"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43</w:t>
            </w:r>
          </w:p>
        </w:tc>
      </w:tr>
      <w:tr w:rsidR="001B2477" w:rsidRPr="0048795B" w14:paraId="59D55020" w14:textId="77777777" w:rsidTr="001B2477">
        <w:trPr>
          <w:trHeight w:val="23"/>
          <w:jc w:val="center"/>
        </w:trPr>
        <w:tc>
          <w:tcPr>
            <w:tcW w:w="562" w:type="dxa"/>
            <w:shd w:val="clear" w:color="auto" w:fill="auto"/>
          </w:tcPr>
          <w:p w14:paraId="1D794D63"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3.4</w:t>
            </w:r>
          </w:p>
        </w:tc>
        <w:tc>
          <w:tcPr>
            <w:tcW w:w="7567" w:type="dxa"/>
            <w:shd w:val="clear" w:color="auto" w:fill="auto"/>
          </w:tcPr>
          <w:p w14:paraId="519A97FB" w14:textId="77777777" w:rsidR="001B2477" w:rsidRPr="0048795B" w:rsidRDefault="001B2477" w:rsidP="001B2477">
            <w:pPr>
              <w:spacing w:line="360" w:lineRule="auto"/>
              <w:jc w:val="both"/>
              <w:rPr>
                <w:rStyle w:val="BookTitle"/>
                <w:b w:val="0"/>
                <w:bCs w:val="0"/>
                <w:smallCaps w:val="0"/>
                <w:spacing w:val="0"/>
                <w:sz w:val="28"/>
                <w:szCs w:val="28"/>
                <w:lang w:eastAsia="en-US"/>
              </w:rPr>
            </w:pPr>
            <w:r w:rsidRPr="0048795B">
              <w:rPr>
                <w:sz w:val="28"/>
                <w:szCs w:val="28"/>
                <w:lang w:eastAsia="en-US"/>
              </w:rPr>
              <w:t>Моделирование маховика в САПР</w:t>
            </w:r>
          </w:p>
        </w:tc>
        <w:tc>
          <w:tcPr>
            <w:tcW w:w="1216" w:type="dxa"/>
            <w:shd w:val="clear" w:color="auto" w:fill="auto"/>
          </w:tcPr>
          <w:p w14:paraId="32C5658B"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45</w:t>
            </w:r>
          </w:p>
        </w:tc>
      </w:tr>
      <w:tr w:rsidR="001B2477" w:rsidRPr="0048795B" w14:paraId="3517F601" w14:textId="77777777" w:rsidTr="001B2477">
        <w:trPr>
          <w:trHeight w:val="23"/>
          <w:jc w:val="center"/>
        </w:trPr>
        <w:tc>
          <w:tcPr>
            <w:tcW w:w="562" w:type="dxa"/>
            <w:shd w:val="clear" w:color="auto" w:fill="auto"/>
          </w:tcPr>
          <w:p w14:paraId="676FB22A"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3.5</w:t>
            </w:r>
          </w:p>
        </w:tc>
        <w:tc>
          <w:tcPr>
            <w:tcW w:w="7567" w:type="dxa"/>
            <w:shd w:val="clear" w:color="auto" w:fill="auto"/>
          </w:tcPr>
          <w:p w14:paraId="4312ED98" w14:textId="77777777" w:rsidR="001B2477" w:rsidRPr="0048795B" w:rsidRDefault="001B2477" w:rsidP="001B2477">
            <w:pPr>
              <w:spacing w:line="360" w:lineRule="auto"/>
              <w:jc w:val="both"/>
              <w:rPr>
                <w:rStyle w:val="BookTitle"/>
                <w:b w:val="0"/>
                <w:bCs w:val="0"/>
                <w:smallCaps w:val="0"/>
                <w:spacing w:val="0"/>
                <w:sz w:val="28"/>
                <w:szCs w:val="28"/>
                <w:lang w:eastAsia="en-US"/>
              </w:rPr>
            </w:pPr>
            <w:r w:rsidRPr="0048795B">
              <w:rPr>
                <w:sz w:val="28"/>
                <w:szCs w:val="28"/>
                <w:lang w:eastAsia="en-US"/>
              </w:rPr>
              <w:t xml:space="preserve">Сборка макета </w:t>
            </w:r>
            <w:proofErr w:type="spellStart"/>
            <w:r>
              <w:rPr>
                <w:sz w:val="28"/>
                <w:szCs w:val="28"/>
                <w:lang w:eastAsia="en-US"/>
              </w:rPr>
              <w:t>СОиС</w:t>
            </w:r>
            <w:proofErr w:type="spellEnd"/>
            <w:r w:rsidRPr="0048795B">
              <w:rPr>
                <w:sz w:val="28"/>
                <w:szCs w:val="28"/>
                <w:lang w:eastAsia="en-US"/>
              </w:rPr>
              <w:t xml:space="preserve"> </w:t>
            </w:r>
            <w:r>
              <w:rPr>
                <w:sz w:val="28"/>
                <w:szCs w:val="28"/>
                <w:lang w:eastAsia="en-US"/>
              </w:rPr>
              <w:t>наноспутника</w:t>
            </w:r>
          </w:p>
        </w:tc>
        <w:tc>
          <w:tcPr>
            <w:tcW w:w="1216" w:type="dxa"/>
            <w:shd w:val="clear" w:color="auto" w:fill="auto"/>
          </w:tcPr>
          <w:p w14:paraId="4831AF1E"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48</w:t>
            </w:r>
          </w:p>
        </w:tc>
      </w:tr>
      <w:tr w:rsidR="001B2477" w:rsidRPr="0048795B" w14:paraId="32EDD04B" w14:textId="77777777" w:rsidTr="001B2477">
        <w:trPr>
          <w:trHeight w:val="23"/>
          <w:jc w:val="center"/>
        </w:trPr>
        <w:tc>
          <w:tcPr>
            <w:tcW w:w="562" w:type="dxa"/>
            <w:shd w:val="clear" w:color="auto" w:fill="auto"/>
          </w:tcPr>
          <w:p w14:paraId="7345519D"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3.6</w:t>
            </w:r>
          </w:p>
        </w:tc>
        <w:tc>
          <w:tcPr>
            <w:tcW w:w="7567" w:type="dxa"/>
            <w:shd w:val="clear" w:color="auto" w:fill="auto"/>
          </w:tcPr>
          <w:p w14:paraId="4558D84A" w14:textId="77777777" w:rsidR="001B2477" w:rsidRPr="0048795B" w:rsidRDefault="001B2477" w:rsidP="001B2477">
            <w:pPr>
              <w:spacing w:line="360" w:lineRule="auto"/>
              <w:jc w:val="both"/>
              <w:rPr>
                <w:rStyle w:val="BookTitle"/>
                <w:b w:val="0"/>
                <w:bCs w:val="0"/>
                <w:smallCaps w:val="0"/>
                <w:spacing w:val="0"/>
                <w:sz w:val="28"/>
                <w:szCs w:val="28"/>
                <w:lang w:eastAsia="en-US"/>
              </w:rPr>
            </w:pPr>
            <w:r w:rsidRPr="0048795B">
              <w:rPr>
                <w:sz w:val="28"/>
                <w:szCs w:val="28"/>
                <w:lang w:eastAsia="en-US"/>
              </w:rPr>
              <w:t>Программная реализация и настройка ПИД-регулятора</w:t>
            </w:r>
          </w:p>
        </w:tc>
        <w:tc>
          <w:tcPr>
            <w:tcW w:w="1216" w:type="dxa"/>
            <w:shd w:val="clear" w:color="auto" w:fill="auto"/>
          </w:tcPr>
          <w:p w14:paraId="7C6E6A38"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49</w:t>
            </w:r>
          </w:p>
        </w:tc>
      </w:tr>
      <w:tr w:rsidR="001B2477" w:rsidRPr="0048795B" w14:paraId="79CE9ECE" w14:textId="77777777" w:rsidTr="001B2477">
        <w:trPr>
          <w:trHeight w:val="23"/>
          <w:jc w:val="center"/>
        </w:trPr>
        <w:tc>
          <w:tcPr>
            <w:tcW w:w="562" w:type="dxa"/>
            <w:shd w:val="clear" w:color="auto" w:fill="auto"/>
          </w:tcPr>
          <w:p w14:paraId="685CA117" w14:textId="77777777" w:rsidR="001B2477" w:rsidRPr="00AB0011" w:rsidRDefault="001B2477" w:rsidP="001B2477">
            <w:pPr>
              <w:pStyle w:val="TOCHeading"/>
              <w:numPr>
                <w:ilvl w:val="0"/>
                <w:numId w:val="0"/>
              </w:numPr>
              <w:spacing w:before="0" w:line="360" w:lineRule="auto"/>
              <w:jc w:val="left"/>
              <w:rPr>
                <w:b w:val="0"/>
                <w:bCs w:val="0"/>
                <w:color w:val="auto"/>
                <w:lang w:val="ru-RU"/>
              </w:rPr>
            </w:pPr>
            <w:r>
              <w:rPr>
                <w:b w:val="0"/>
                <w:bCs w:val="0"/>
                <w:color w:val="auto"/>
                <w:lang w:val="ru-RU"/>
              </w:rPr>
              <w:t>3.7</w:t>
            </w:r>
          </w:p>
        </w:tc>
        <w:tc>
          <w:tcPr>
            <w:tcW w:w="7567" w:type="dxa"/>
            <w:shd w:val="clear" w:color="auto" w:fill="auto"/>
          </w:tcPr>
          <w:p w14:paraId="449CD303" w14:textId="77777777" w:rsidR="001B2477" w:rsidRPr="0048795B" w:rsidRDefault="001B2477" w:rsidP="001B2477">
            <w:pPr>
              <w:spacing w:line="360" w:lineRule="auto"/>
              <w:jc w:val="both"/>
              <w:rPr>
                <w:sz w:val="28"/>
                <w:szCs w:val="28"/>
                <w:lang w:eastAsia="en-US"/>
              </w:rPr>
            </w:pPr>
            <w:r>
              <w:rPr>
                <w:sz w:val="28"/>
                <w:szCs w:val="28"/>
                <w:lang w:eastAsia="en-US"/>
              </w:rPr>
              <w:t>Перспективы доработки макета</w:t>
            </w:r>
          </w:p>
        </w:tc>
        <w:tc>
          <w:tcPr>
            <w:tcW w:w="1216" w:type="dxa"/>
            <w:shd w:val="clear" w:color="auto" w:fill="auto"/>
          </w:tcPr>
          <w:p w14:paraId="4F57E3E5"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50</w:t>
            </w:r>
          </w:p>
        </w:tc>
      </w:tr>
      <w:tr w:rsidR="001B2477" w:rsidRPr="0048795B" w14:paraId="0B7A0C42" w14:textId="77777777" w:rsidTr="001B2477">
        <w:trPr>
          <w:trHeight w:val="23"/>
          <w:jc w:val="center"/>
        </w:trPr>
        <w:tc>
          <w:tcPr>
            <w:tcW w:w="562" w:type="dxa"/>
            <w:shd w:val="clear" w:color="auto" w:fill="auto"/>
          </w:tcPr>
          <w:p w14:paraId="06AF4425"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4</w:t>
            </w:r>
          </w:p>
        </w:tc>
        <w:tc>
          <w:tcPr>
            <w:tcW w:w="7567" w:type="dxa"/>
            <w:shd w:val="clear" w:color="auto" w:fill="auto"/>
          </w:tcPr>
          <w:p w14:paraId="0CD5E3EF" w14:textId="77777777" w:rsidR="001B2477" w:rsidRPr="0048795B" w:rsidRDefault="001B2477" w:rsidP="001B2477">
            <w:pPr>
              <w:spacing w:line="360" w:lineRule="auto"/>
              <w:jc w:val="both"/>
              <w:rPr>
                <w:rStyle w:val="BookTitle"/>
                <w:b w:val="0"/>
                <w:bCs w:val="0"/>
                <w:smallCaps w:val="0"/>
                <w:spacing w:val="0"/>
                <w:sz w:val="28"/>
                <w:szCs w:val="28"/>
                <w:lang w:eastAsia="en-US"/>
              </w:rPr>
            </w:pPr>
            <w:r w:rsidRPr="0048795B">
              <w:rPr>
                <w:sz w:val="28"/>
                <w:szCs w:val="28"/>
                <w:lang w:eastAsia="en-US"/>
              </w:rPr>
              <w:t>БЕЗОПАСНОСТЬ ЖИЗНЕДЕЯТЕЛЬНОСТИ</w:t>
            </w:r>
          </w:p>
        </w:tc>
        <w:tc>
          <w:tcPr>
            <w:tcW w:w="1216" w:type="dxa"/>
            <w:shd w:val="clear" w:color="auto" w:fill="auto"/>
          </w:tcPr>
          <w:p w14:paraId="04960CE9"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52</w:t>
            </w:r>
          </w:p>
        </w:tc>
      </w:tr>
      <w:tr w:rsidR="001B2477" w:rsidRPr="0048795B" w14:paraId="11F7924E" w14:textId="77777777" w:rsidTr="001B2477">
        <w:trPr>
          <w:trHeight w:val="23"/>
          <w:jc w:val="center"/>
        </w:trPr>
        <w:tc>
          <w:tcPr>
            <w:tcW w:w="562" w:type="dxa"/>
            <w:shd w:val="clear" w:color="auto" w:fill="auto"/>
          </w:tcPr>
          <w:p w14:paraId="6434E9A3"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4.1</w:t>
            </w:r>
          </w:p>
        </w:tc>
        <w:tc>
          <w:tcPr>
            <w:tcW w:w="7567" w:type="dxa"/>
            <w:shd w:val="clear" w:color="auto" w:fill="auto"/>
          </w:tcPr>
          <w:p w14:paraId="5CF3EBC1" w14:textId="77777777" w:rsidR="001B2477" w:rsidRPr="0048795B" w:rsidRDefault="001B2477" w:rsidP="001B2477">
            <w:pPr>
              <w:spacing w:line="360" w:lineRule="auto"/>
              <w:jc w:val="both"/>
              <w:rPr>
                <w:rStyle w:val="BookTitle"/>
                <w:b w:val="0"/>
                <w:bCs w:val="0"/>
                <w:smallCaps w:val="0"/>
                <w:spacing w:val="0"/>
                <w:sz w:val="28"/>
                <w:szCs w:val="28"/>
                <w:lang w:eastAsia="en-US"/>
              </w:rPr>
            </w:pPr>
            <w:r w:rsidRPr="0048795B">
              <w:rPr>
                <w:sz w:val="28"/>
                <w:szCs w:val="28"/>
                <w:lang w:eastAsia="en-US"/>
              </w:rPr>
              <w:t>Общая характеристика условий применения</w:t>
            </w:r>
          </w:p>
        </w:tc>
        <w:tc>
          <w:tcPr>
            <w:tcW w:w="1216" w:type="dxa"/>
            <w:shd w:val="clear" w:color="auto" w:fill="auto"/>
          </w:tcPr>
          <w:p w14:paraId="14A82747"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52</w:t>
            </w:r>
          </w:p>
        </w:tc>
      </w:tr>
      <w:tr w:rsidR="001B2477" w:rsidRPr="0048795B" w14:paraId="4E6374FF" w14:textId="77777777" w:rsidTr="001B2477">
        <w:trPr>
          <w:trHeight w:val="23"/>
          <w:jc w:val="center"/>
        </w:trPr>
        <w:tc>
          <w:tcPr>
            <w:tcW w:w="562" w:type="dxa"/>
            <w:shd w:val="clear" w:color="auto" w:fill="auto"/>
          </w:tcPr>
          <w:p w14:paraId="61B48710"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t>4.2</w:t>
            </w:r>
          </w:p>
        </w:tc>
        <w:tc>
          <w:tcPr>
            <w:tcW w:w="7567" w:type="dxa"/>
            <w:shd w:val="clear" w:color="auto" w:fill="auto"/>
          </w:tcPr>
          <w:p w14:paraId="65AE4AA6" w14:textId="77777777" w:rsidR="001B2477" w:rsidRPr="0048795B" w:rsidRDefault="001B2477" w:rsidP="001B2477">
            <w:pPr>
              <w:spacing w:line="360" w:lineRule="auto"/>
              <w:jc w:val="both"/>
              <w:rPr>
                <w:sz w:val="28"/>
                <w:szCs w:val="28"/>
                <w:lang w:eastAsia="en-US"/>
              </w:rPr>
            </w:pPr>
            <w:r w:rsidRPr="0048795B">
              <w:rPr>
                <w:sz w:val="28"/>
                <w:szCs w:val="28"/>
                <w:lang w:eastAsia="en-US"/>
              </w:rPr>
              <w:t>Анализ опасностей</w:t>
            </w:r>
          </w:p>
        </w:tc>
        <w:tc>
          <w:tcPr>
            <w:tcW w:w="1216" w:type="dxa"/>
            <w:shd w:val="clear" w:color="auto" w:fill="auto"/>
          </w:tcPr>
          <w:p w14:paraId="6A72BA56"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52</w:t>
            </w:r>
          </w:p>
        </w:tc>
      </w:tr>
      <w:tr w:rsidR="001B2477" w:rsidRPr="0048795B" w14:paraId="1343028F" w14:textId="77777777" w:rsidTr="001B2477">
        <w:trPr>
          <w:trHeight w:val="23"/>
          <w:jc w:val="center"/>
        </w:trPr>
        <w:tc>
          <w:tcPr>
            <w:tcW w:w="562" w:type="dxa"/>
            <w:shd w:val="clear" w:color="auto" w:fill="auto"/>
          </w:tcPr>
          <w:p w14:paraId="588C28DC" w14:textId="77777777" w:rsidR="001B2477" w:rsidRPr="0048795B" w:rsidRDefault="001B2477" w:rsidP="001B2477">
            <w:pPr>
              <w:pStyle w:val="TOCHeading"/>
              <w:numPr>
                <w:ilvl w:val="0"/>
                <w:numId w:val="0"/>
              </w:numPr>
              <w:spacing w:before="0" w:line="360" w:lineRule="auto"/>
              <w:jc w:val="left"/>
              <w:rPr>
                <w:b w:val="0"/>
                <w:bCs w:val="0"/>
                <w:color w:val="auto"/>
              </w:rPr>
            </w:pPr>
            <w:r w:rsidRPr="0048795B">
              <w:rPr>
                <w:b w:val="0"/>
                <w:bCs w:val="0"/>
                <w:color w:val="auto"/>
              </w:rPr>
              <w:lastRenderedPageBreak/>
              <w:t>4.3</w:t>
            </w:r>
          </w:p>
        </w:tc>
        <w:tc>
          <w:tcPr>
            <w:tcW w:w="7567" w:type="dxa"/>
            <w:shd w:val="clear" w:color="auto" w:fill="auto"/>
          </w:tcPr>
          <w:p w14:paraId="1408720A" w14:textId="77777777" w:rsidR="001B2477" w:rsidRPr="0048795B" w:rsidRDefault="001B2477" w:rsidP="001B2477">
            <w:pPr>
              <w:spacing w:line="360" w:lineRule="auto"/>
              <w:jc w:val="both"/>
              <w:rPr>
                <w:sz w:val="28"/>
                <w:szCs w:val="28"/>
                <w:lang w:eastAsia="en-US"/>
              </w:rPr>
            </w:pPr>
            <w:r w:rsidRPr="0048795B">
              <w:rPr>
                <w:sz w:val="28"/>
                <w:szCs w:val="28"/>
              </w:rPr>
              <w:t>Обеспечение допустимого риска разработки</w:t>
            </w:r>
          </w:p>
        </w:tc>
        <w:tc>
          <w:tcPr>
            <w:tcW w:w="1216" w:type="dxa"/>
            <w:shd w:val="clear" w:color="auto" w:fill="auto"/>
          </w:tcPr>
          <w:p w14:paraId="230BB59D"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54</w:t>
            </w:r>
          </w:p>
        </w:tc>
      </w:tr>
      <w:tr w:rsidR="001B2477" w:rsidRPr="0048795B" w14:paraId="36246E55" w14:textId="77777777" w:rsidTr="001B2477">
        <w:trPr>
          <w:trHeight w:val="23"/>
          <w:jc w:val="center"/>
        </w:trPr>
        <w:tc>
          <w:tcPr>
            <w:tcW w:w="562" w:type="dxa"/>
            <w:shd w:val="clear" w:color="auto" w:fill="auto"/>
          </w:tcPr>
          <w:p w14:paraId="0CC5D61C" w14:textId="77777777" w:rsidR="001B2477" w:rsidRPr="0048795B" w:rsidRDefault="001B2477" w:rsidP="001B2477">
            <w:pPr>
              <w:pStyle w:val="TOCHeading"/>
              <w:numPr>
                <w:ilvl w:val="0"/>
                <w:numId w:val="0"/>
              </w:numPr>
              <w:spacing w:before="0" w:line="360" w:lineRule="auto"/>
              <w:jc w:val="left"/>
              <w:rPr>
                <w:color w:val="auto"/>
              </w:rPr>
            </w:pPr>
          </w:p>
        </w:tc>
        <w:tc>
          <w:tcPr>
            <w:tcW w:w="7567" w:type="dxa"/>
            <w:shd w:val="clear" w:color="auto" w:fill="auto"/>
          </w:tcPr>
          <w:p w14:paraId="1CB39F74" w14:textId="77777777" w:rsidR="001B2477" w:rsidRPr="0048795B" w:rsidRDefault="001B2477" w:rsidP="001B2477">
            <w:pPr>
              <w:spacing w:line="360" w:lineRule="auto"/>
              <w:jc w:val="both"/>
              <w:rPr>
                <w:sz w:val="28"/>
                <w:szCs w:val="28"/>
                <w:lang w:eastAsia="en-US"/>
              </w:rPr>
            </w:pPr>
            <w:r w:rsidRPr="0048795B">
              <w:rPr>
                <w:sz w:val="28"/>
                <w:szCs w:val="28"/>
                <w:lang w:eastAsia="en-US"/>
              </w:rPr>
              <w:t>ЗАКЛЮЧЕНИЕ</w:t>
            </w:r>
          </w:p>
        </w:tc>
        <w:tc>
          <w:tcPr>
            <w:tcW w:w="1216" w:type="dxa"/>
            <w:shd w:val="clear" w:color="auto" w:fill="auto"/>
          </w:tcPr>
          <w:p w14:paraId="31F8F038"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58</w:t>
            </w:r>
          </w:p>
        </w:tc>
      </w:tr>
      <w:tr w:rsidR="001B2477" w:rsidRPr="0048795B" w14:paraId="4F08DACE" w14:textId="77777777" w:rsidTr="001B2477">
        <w:trPr>
          <w:trHeight w:val="23"/>
          <w:jc w:val="center"/>
        </w:trPr>
        <w:tc>
          <w:tcPr>
            <w:tcW w:w="562" w:type="dxa"/>
            <w:shd w:val="clear" w:color="auto" w:fill="auto"/>
          </w:tcPr>
          <w:p w14:paraId="2EA9927D" w14:textId="77777777" w:rsidR="001B2477" w:rsidRPr="0048795B" w:rsidRDefault="001B2477" w:rsidP="001B2477">
            <w:pPr>
              <w:pStyle w:val="TOCHeading"/>
              <w:numPr>
                <w:ilvl w:val="0"/>
                <w:numId w:val="0"/>
              </w:numPr>
              <w:spacing w:before="0" w:line="360" w:lineRule="auto"/>
              <w:jc w:val="left"/>
              <w:rPr>
                <w:color w:val="auto"/>
              </w:rPr>
            </w:pPr>
          </w:p>
        </w:tc>
        <w:tc>
          <w:tcPr>
            <w:tcW w:w="7567" w:type="dxa"/>
            <w:shd w:val="clear" w:color="auto" w:fill="auto"/>
          </w:tcPr>
          <w:p w14:paraId="3A65968F" w14:textId="77777777" w:rsidR="001B2477" w:rsidRPr="0048795B" w:rsidRDefault="001B2477" w:rsidP="001B2477">
            <w:pPr>
              <w:spacing w:line="360" w:lineRule="auto"/>
              <w:jc w:val="both"/>
              <w:rPr>
                <w:sz w:val="28"/>
                <w:szCs w:val="28"/>
                <w:lang w:eastAsia="en-US"/>
              </w:rPr>
            </w:pPr>
            <w:r w:rsidRPr="0048795B">
              <w:rPr>
                <w:sz w:val="28"/>
                <w:szCs w:val="28"/>
                <w:lang w:eastAsia="en-US"/>
              </w:rPr>
              <w:t>СПИСОК ИСПОЛЬЗУЕМЫХ ИСТОЧНИКОВ</w:t>
            </w:r>
          </w:p>
        </w:tc>
        <w:tc>
          <w:tcPr>
            <w:tcW w:w="1216" w:type="dxa"/>
            <w:shd w:val="clear" w:color="auto" w:fill="auto"/>
          </w:tcPr>
          <w:p w14:paraId="664DBAEC" w14:textId="77777777" w:rsidR="001B2477" w:rsidRPr="00AB0011" w:rsidRDefault="001B2477" w:rsidP="001B2477">
            <w:pPr>
              <w:pStyle w:val="TOCHeading"/>
              <w:numPr>
                <w:ilvl w:val="0"/>
                <w:numId w:val="0"/>
              </w:numPr>
              <w:spacing w:before="0" w:line="360" w:lineRule="auto"/>
              <w:jc w:val="right"/>
              <w:rPr>
                <w:b w:val="0"/>
                <w:bCs w:val="0"/>
                <w:color w:val="auto"/>
                <w:lang w:val="ru-RU"/>
              </w:rPr>
            </w:pPr>
            <w:r>
              <w:rPr>
                <w:b w:val="0"/>
                <w:bCs w:val="0"/>
                <w:color w:val="auto"/>
                <w:lang w:val="ru-RU"/>
              </w:rPr>
              <w:t>59</w:t>
            </w:r>
          </w:p>
        </w:tc>
      </w:tr>
      <w:tr w:rsidR="001B2477" w:rsidRPr="0048795B" w14:paraId="67FC8394" w14:textId="77777777" w:rsidTr="001B2477">
        <w:trPr>
          <w:trHeight w:val="23"/>
          <w:jc w:val="center"/>
        </w:trPr>
        <w:tc>
          <w:tcPr>
            <w:tcW w:w="562" w:type="dxa"/>
            <w:shd w:val="clear" w:color="auto" w:fill="auto"/>
          </w:tcPr>
          <w:p w14:paraId="21BF0055" w14:textId="77777777" w:rsidR="001B2477" w:rsidRPr="0048795B" w:rsidRDefault="001B2477" w:rsidP="001B2477">
            <w:pPr>
              <w:pStyle w:val="TOCHeading"/>
              <w:numPr>
                <w:ilvl w:val="0"/>
                <w:numId w:val="0"/>
              </w:numPr>
              <w:spacing w:before="0" w:line="360" w:lineRule="auto"/>
              <w:jc w:val="left"/>
              <w:rPr>
                <w:color w:val="auto"/>
              </w:rPr>
            </w:pPr>
          </w:p>
        </w:tc>
        <w:tc>
          <w:tcPr>
            <w:tcW w:w="7567" w:type="dxa"/>
            <w:shd w:val="clear" w:color="auto" w:fill="auto"/>
          </w:tcPr>
          <w:p w14:paraId="377C7B25" w14:textId="77777777" w:rsidR="001B2477" w:rsidRPr="0048795B" w:rsidRDefault="001B2477" w:rsidP="001B2477">
            <w:pPr>
              <w:spacing w:line="360" w:lineRule="auto"/>
              <w:jc w:val="both"/>
              <w:rPr>
                <w:sz w:val="28"/>
                <w:szCs w:val="28"/>
                <w:lang w:eastAsia="en-US"/>
              </w:rPr>
            </w:pPr>
          </w:p>
        </w:tc>
        <w:tc>
          <w:tcPr>
            <w:tcW w:w="1216" w:type="dxa"/>
            <w:shd w:val="clear" w:color="auto" w:fill="auto"/>
          </w:tcPr>
          <w:p w14:paraId="3D8D121C" w14:textId="77777777" w:rsidR="001B2477" w:rsidRPr="0048795B" w:rsidRDefault="001B2477" w:rsidP="001B2477">
            <w:pPr>
              <w:pStyle w:val="TOCHeading"/>
              <w:numPr>
                <w:ilvl w:val="0"/>
                <w:numId w:val="0"/>
              </w:numPr>
              <w:spacing w:before="0" w:line="360" w:lineRule="auto"/>
              <w:jc w:val="right"/>
              <w:rPr>
                <w:b w:val="0"/>
                <w:bCs w:val="0"/>
                <w:color w:val="auto"/>
              </w:rPr>
            </w:pPr>
          </w:p>
        </w:tc>
      </w:tr>
    </w:tbl>
    <w:p w14:paraId="778B4C52" w14:textId="77777777" w:rsidR="001B2477" w:rsidRDefault="001B2477" w:rsidP="008D7191">
      <w:pPr>
        <w:pStyle w:val="a2"/>
      </w:pPr>
    </w:p>
    <w:p w14:paraId="1A7F80C9" w14:textId="77777777" w:rsidR="001B2477" w:rsidRDefault="001B2477" w:rsidP="008D7191">
      <w:pPr>
        <w:pStyle w:val="a2"/>
      </w:pPr>
    </w:p>
    <w:p w14:paraId="473BA3DD" w14:textId="77777777" w:rsidR="001B2477" w:rsidRDefault="001B2477" w:rsidP="008D7191">
      <w:pPr>
        <w:pStyle w:val="a2"/>
      </w:pPr>
    </w:p>
    <w:p w14:paraId="625C722A" w14:textId="77777777" w:rsidR="001B2477" w:rsidRDefault="001B2477" w:rsidP="008D7191">
      <w:pPr>
        <w:pStyle w:val="a2"/>
      </w:pPr>
    </w:p>
    <w:p w14:paraId="51062678" w14:textId="77777777" w:rsidR="001B2477" w:rsidRDefault="001B2477" w:rsidP="008D7191">
      <w:pPr>
        <w:pStyle w:val="a2"/>
      </w:pPr>
    </w:p>
    <w:p w14:paraId="0C37FAD5" w14:textId="77777777" w:rsidR="001B2477" w:rsidRDefault="001B2477" w:rsidP="008D7191">
      <w:pPr>
        <w:pStyle w:val="a2"/>
      </w:pPr>
    </w:p>
    <w:p w14:paraId="0E982DFD" w14:textId="77777777" w:rsidR="001B2477" w:rsidRDefault="001B2477" w:rsidP="008D7191">
      <w:pPr>
        <w:pStyle w:val="a2"/>
      </w:pPr>
    </w:p>
    <w:p w14:paraId="61CBC246" w14:textId="77777777" w:rsidR="001B2477" w:rsidRDefault="001B2477" w:rsidP="008D7191">
      <w:pPr>
        <w:pStyle w:val="a2"/>
      </w:pPr>
    </w:p>
    <w:p w14:paraId="5FD088CE" w14:textId="77777777" w:rsidR="001B2477" w:rsidRDefault="001B2477" w:rsidP="008D7191">
      <w:pPr>
        <w:pStyle w:val="a2"/>
      </w:pPr>
    </w:p>
    <w:p w14:paraId="1FE58E3A" w14:textId="77777777" w:rsidR="001B2477" w:rsidRDefault="001B2477" w:rsidP="008D7191">
      <w:pPr>
        <w:pStyle w:val="a2"/>
      </w:pPr>
    </w:p>
    <w:p w14:paraId="186C8088" w14:textId="77777777" w:rsidR="001B2477" w:rsidRDefault="001B2477" w:rsidP="008D7191">
      <w:pPr>
        <w:pStyle w:val="a2"/>
      </w:pPr>
    </w:p>
    <w:p w14:paraId="273D2F61" w14:textId="77777777" w:rsidR="001B2477" w:rsidRDefault="001B2477" w:rsidP="008D7191">
      <w:pPr>
        <w:pStyle w:val="a2"/>
      </w:pPr>
    </w:p>
    <w:p w14:paraId="0CA05AE9" w14:textId="77777777" w:rsidR="001B2477" w:rsidRDefault="001B2477" w:rsidP="008D7191">
      <w:pPr>
        <w:pStyle w:val="a2"/>
      </w:pPr>
    </w:p>
    <w:p w14:paraId="022164CC" w14:textId="77777777" w:rsidR="001B2477" w:rsidRDefault="001B2477" w:rsidP="008D7191">
      <w:pPr>
        <w:pStyle w:val="a2"/>
      </w:pPr>
    </w:p>
    <w:p w14:paraId="5308797B" w14:textId="77777777" w:rsidR="001B2477" w:rsidRDefault="001B2477" w:rsidP="008D7191">
      <w:pPr>
        <w:pStyle w:val="a2"/>
      </w:pPr>
    </w:p>
    <w:p w14:paraId="52EAFDB5" w14:textId="77777777" w:rsidR="001B2477" w:rsidRDefault="001B2477" w:rsidP="008D7191">
      <w:pPr>
        <w:pStyle w:val="a2"/>
      </w:pPr>
    </w:p>
    <w:p w14:paraId="416758B6" w14:textId="77777777" w:rsidR="001B2477" w:rsidRDefault="001B2477" w:rsidP="008D7191">
      <w:pPr>
        <w:pStyle w:val="a2"/>
      </w:pPr>
    </w:p>
    <w:p w14:paraId="3A754F72" w14:textId="77777777" w:rsidR="001B2477" w:rsidRDefault="001B2477" w:rsidP="008D7191">
      <w:pPr>
        <w:pStyle w:val="a2"/>
      </w:pPr>
    </w:p>
    <w:p w14:paraId="578298EF" w14:textId="77777777" w:rsidR="001B2477" w:rsidRDefault="001B2477" w:rsidP="008D7191">
      <w:pPr>
        <w:pStyle w:val="a2"/>
      </w:pPr>
    </w:p>
    <w:p w14:paraId="3CBD4656" w14:textId="77777777" w:rsidR="001B2477" w:rsidRDefault="001B2477" w:rsidP="008D7191">
      <w:pPr>
        <w:pStyle w:val="a2"/>
      </w:pPr>
    </w:p>
    <w:p w14:paraId="6B434780" w14:textId="77777777" w:rsidR="001B2477" w:rsidRDefault="001B2477" w:rsidP="008D7191">
      <w:pPr>
        <w:pStyle w:val="a2"/>
      </w:pPr>
    </w:p>
    <w:p w14:paraId="14BFD00C" w14:textId="2189C9B1" w:rsidR="001B2477" w:rsidRDefault="001B2477" w:rsidP="008D7191">
      <w:pPr>
        <w:pStyle w:val="a2"/>
      </w:pPr>
    </w:p>
    <w:p w14:paraId="3E0B5614" w14:textId="53F221BE" w:rsidR="001B2477" w:rsidRDefault="001B2477" w:rsidP="008D7191">
      <w:pPr>
        <w:pStyle w:val="a2"/>
      </w:pPr>
    </w:p>
    <w:p w14:paraId="0B05661F" w14:textId="692B5C8C" w:rsidR="001B2477" w:rsidRDefault="001B2477" w:rsidP="008D7191">
      <w:pPr>
        <w:pStyle w:val="a2"/>
      </w:pPr>
    </w:p>
    <w:p w14:paraId="3F8A43EC" w14:textId="77777777" w:rsidR="001B2477" w:rsidRDefault="001B2477" w:rsidP="008D7191">
      <w:pPr>
        <w:pStyle w:val="a2"/>
      </w:pPr>
    </w:p>
    <w:p w14:paraId="2C8C80E4" w14:textId="77777777" w:rsidR="001B2477" w:rsidRDefault="001B2477" w:rsidP="008D7191">
      <w:pPr>
        <w:pStyle w:val="a2"/>
      </w:pPr>
    </w:p>
    <w:p w14:paraId="3C519F9D" w14:textId="1D9D09C5" w:rsidR="00446516" w:rsidRPr="00E00B07" w:rsidRDefault="00446516" w:rsidP="008D7191">
      <w:pPr>
        <w:pStyle w:val="a2"/>
      </w:pPr>
      <w:r w:rsidRPr="00E00B07">
        <w:lastRenderedPageBreak/>
        <w:t>РЕФЕРАТ</w:t>
      </w:r>
    </w:p>
    <w:p w14:paraId="22651F15" w14:textId="77777777" w:rsidR="00446516" w:rsidRDefault="00446516" w:rsidP="00DA5B42">
      <w:pPr>
        <w:pStyle w:val="a0"/>
      </w:pPr>
    </w:p>
    <w:p w14:paraId="1C662254" w14:textId="0DD6EA1F" w:rsidR="00446516" w:rsidRPr="00446516" w:rsidRDefault="00446516" w:rsidP="00DA5B42">
      <w:pPr>
        <w:pStyle w:val="a0"/>
      </w:pPr>
      <w:r w:rsidRPr="00446516">
        <w:t xml:space="preserve">Выпускная квалификационная работа содержит </w:t>
      </w:r>
      <w:r w:rsidR="001B2477">
        <w:t>60</w:t>
      </w:r>
      <w:r w:rsidRPr="00446516">
        <w:t xml:space="preserve"> стр., </w:t>
      </w:r>
      <w:r w:rsidR="001B2477">
        <w:t xml:space="preserve">9 </w:t>
      </w:r>
      <w:r w:rsidRPr="00446516">
        <w:t xml:space="preserve">рис., </w:t>
      </w:r>
      <w:r w:rsidR="001B2477">
        <w:t xml:space="preserve">3 </w:t>
      </w:r>
      <w:r w:rsidRPr="00446516">
        <w:t>табл.,</w:t>
      </w:r>
      <w:r w:rsidR="00704652">
        <w:t xml:space="preserve"> </w:t>
      </w:r>
      <w:r w:rsidR="001B2477">
        <w:t xml:space="preserve">12 </w:t>
      </w:r>
      <w:r w:rsidRPr="00446516">
        <w:t>ист.</w:t>
      </w:r>
    </w:p>
    <w:p w14:paraId="153F9EC0" w14:textId="18CE5767" w:rsidR="00446516" w:rsidRDefault="00446516" w:rsidP="00DA5B42">
      <w:pPr>
        <w:pStyle w:val="a0"/>
      </w:pPr>
      <w:r w:rsidRPr="00446516">
        <w:t>КЛЮЧЕВЫЕ СЛОВА</w:t>
      </w:r>
      <w:r w:rsidRPr="00957E25">
        <w:t>:</w:t>
      </w:r>
      <w:r w:rsidR="00704652" w:rsidRPr="00704652">
        <w:t xml:space="preserve"> </w:t>
      </w:r>
      <w:r w:rsidR="00704652">
        <w:t>СО</w:t>
      </w:r>
      <w:r w:rsidR="0092494B">
        <w:t>И</w:t>
      </w:r>
      <w:r w:rsidR="00704652">
        <w:t>С,</w:t>
      </w:r>
      <w:r w:rsidR="0092494B">
        <w:t xml:space="preserve"> МАХОВИК,</w:t>
      </w:r>
      <w:r w:rsidR="00704652">
        <w:t xml:space="preserve"> СИСТЕМА О</w:t>
      </w:r>
      <w:r w:rsidR="0092494B">
        <w:t>РИЕНТАЦИИ И СТАБИЛИЗАЦИИ,</w:t>
      </w:r>
      <w:r w:rsidR="0092494B" w:rsidRPr="0092494B">
        <w:t xml:space="preserve"> </w:t>
      </w:r>
      <w:r w:rsidR="0092494B">
        <w:t>МАХОВИЧНАЯ</w:t>
      </w:r>
      <w:r w:rsidR="00704652">
        <w:t xml:space="preserve"> СИСТЕМА ОРИЕНТАЦИИ И СТАБИЛИЗАЦИИ</w:t>
      </w:r>
      <w:r w:rsidR="0092494B">
        <w:t xml:space="preserve">, НАНОСПУТНИК, </w:t>
      </w:r>
      <w:r w:rsidR="0092494B">
        <w:rPr>
          <w:lang w:val="en-US"/>
        </w:rPr>
        <w:t>CUBSUT</w:t>
      </w:r>
      <w:r w:rsidR="0092494B" w:rsidRPr="0092494B">
        <w:t>.</w:t>
      </w:r>
    </w:p>
    <w:p w14:paraId="3EFBBA73" w14:textId="497D61AF" w:rsidR="0092494B" w:rsidRDefault="0092494B" w:rsidP="00DA5B42">
      <w:pPr>
        <w:pStyle w:val="a0"/>
      </w:pPr>
      <w:r>
        <w:t xml:space="preserve">Объектом исследования является </w:t>
      </w:r>
      <w:proofErr w:type="spellStart"/>
      <w:r>
        <w:t>маховичная</w:t>
      </w:r>
      <w:proofErr w:type="spellEnd"/>
      <w:r>
        <w:t xml:space="preserve"> система ориентации и стабилизации наноспутника.</w:t>
      </w:r>
    </w:p>
    <w:p w14:paraId="3488303C" w14:textId="091643C8" w:rsidR="00EA4351" w:rsidRDefault="0092494B" w:rsidP="003C7131">
      <w:pPr>
        <w:pStyle w:val="a0"/>
      </w:pPr>
      <w:r>
        <w:t xml:space="preserve">В ходе работы проводится изучение принципов работы </w:t>
      </w:r>
      <w:proofErr w:type="spellStart"/>
      <w:r>
        <w:t>маховичной</w:t>
      </w:r>
      <w:proofErr w:type="spellEnd"/>
      <w:r>
        <w:t xml:space="preserve"> системы ориентации и стабилизации, её характеристик и параметров. В рамках изучения данной системы </w:t>
      </w:r>
      <w:r w:rsidR="00FE5334">
        <w:t xml:space="preserve">подробно исследуется одноосная система </w:t>
      </w:r>
      <w:proofErr w:type="spellStart"/>
      <w:r w:rsidR="00FE5334">
        <w:t>маховичной</w:t>
      </w:r>
      <w:proofErr w:type="spellEnd"/>
      <w:r w:rsidR="00FE5334">
        <w:t xml:space="preserve"> ориентации и стабилизации и производится проектирование её макета.</w:t>
      </w:r>
    </w:p>
    <w:p w14:paraId="4A1B0A51" w14:textId="77777777" w:rsidR="003C7131" w:rsidRDefault="00253B8B" w:rsidP="003C7131">
      <w:pPr>
        <w:pStyle w:val="a0"/>
      </w:pPr>
      <w:r>
        <w:rPr>
          <w:b/>
          <w:caps/>
          <w:highlight w:val="yellow"/>
        </w:rPr>
        <w:br w:type="page"/>
      </w:r>
    </w:p>
    <w:p w14:paraId="49B55163" w14:textId="3EAB3B9F" w:rsidR="00EA4351" w:rsidRPr="00253B8B" w:rsidRDefault="00EA4351" w:rsidP="008D7191">
      <w:pPr>
        <w:pStyle w:val="a2"/>
      </w:pPr>
      <w:r w:rsidRPr="00EA4351">
        <w:lastRenderedPageBreak/>
        <w:t>ABSTRACT</w:t>
      </w:r>
    </w:p>
    <w:p w14:paraId="48CD8079" w14:textId="0EC66C10" w:rsidR="00EA4351" w:rsidRPr="00253B8B" w:rsidRDefault="00EA4351" w:rsidP="00FE5334">
      <w:pPr>
        <w:spacing w:line="360" w:lineRule="auto"/>
        <w:ind w:firstLine="709"/>
        <w:jc w:val="both"/>
        <w:rPr>
          <w:sz w:val="28"/>
          <w:szCs w:val="28"/>
          <w:lang w:val="en-US"/>
        </w:rPr>
      </w:pPr>
    </w:p>
    <w:p w14:paraId="6D2C6DF0" w14:textId="336D5561" w:rsidR="00EA4351" w:rsidRPr="00FE5334" w:rsidRDefault="00FE5334" w:rsidP="003C7131">
      <w:pPr>
        <w:pStyle w:val="a0"/>
        <w:rPr>
          <w:lang w:val="en-US"/>
        </w:rPr>
      </w:pPr>
      <w:r w:rsidRPr="00FE5334">
        <w:rPr>
          <w:lang w:val="en-US"/>
        </w:rPr>
        <w:t>In the course of the work, the principles of operation of the flywheel orientation and stabilization system, its characteristics and parameters are being studied. As part of the study of this system, a uniaxial flywheel orientation and stabilization system is studied in detail and its layout is designed.</w:t>
      </w:r>
    </w:p>
    <w:p w14:paraId="3F0655C8" w14:textId="77777777" w:rsidR="003C7131" w:rsidRPr="00B30751" w:rsidRDefault="00253B8B" w:rsidP="003C7131">
      <w:pPr>
        <w:pStyle w:val="a0"/>
        <w:rPr>
          <w:lang w:val="en-US"/>
        </w:rPr>
      </w:pPr>
      <w:r w:rsidRPr="00B30751">
        <w:rPr>
          <w:b/>
          <w:caps/>
          <w:highlight w:val="yellow"/>
          <w:lang w:val="en-US"/>
        </w:rPr>
        <w:br w:type="page"/>
      </w:r>
    </w:p>
    <w:p w14:paraId="3918B9D1" w14:textId="435F6DDB" w:rsidR="00EA4351" w:rsidRDefault="00EA4351" w:rsidP="008D7191">
      <w:pPr>
        <w:pStyle w:val="a2"/>
      </w:pPr>
      <w:r>
        <w:lastRenderedPageBreak/>
        <w:t>ОПРЕДЕЛЕНИЯ, ОБОЗНАЧЕНИЯ И СОКРАЩЕНИЯ</w:t>
      </w:r>
    </w:p>
    <w:p w14:paraId="3729573A" w14:textId="7730378F" w:rsidR="00EA4351" w:rsidRPr="00EA4351" w:rsidRDefault="00EA4351" w:rsidP="00E00B07">
      <w:pPr>
        <w:pStyle w:val="a0"/>
      </w:pPr>
    </w:p>
    <w:p w14:paraId="44F6ABCD" w14:textId="2FDFA584" w:rsidR="00EA4351" w:rsidRPr="0040279D" w:rsidRDefault="00EA4351" w:rsidP="00E00B07">
      <w:pPr>
        <w:pStyle w:val="a0"/>
      </w:pPr>
      <w:r w:rsidRPr="00EA4351">
        <w:t>В пояснительной записке ВКР применяют следующие определения, обозначения и сокращения</w:t>
      </w:r>
      <w:r w:rsidR="0040279D" w:rsidRPr="0040279D">
        <w:t>:</w:t>
      </w:r>
    </w:p>
    <w:p w14:paraId="549648F0" w14:textId="31DD79D8" w:rsidR="00EA4351" w:rsidRDefault="00EA4351" w:rsidP="00E00B07">
      <w:pPr>
        <w:pStyle w:val="a0"/>
      </w:pPr>
      <w:proofErr w:type="spellStart"/>
      <w:r w:rsidRPr="00EA4351">
        <w:t>СОиС</w:t>
      </w:r>
      <w:proofErr w:type="spellEnd"/>
      <w:r w:rsidR="0040279D">
        <w:t xml:space="preserve"> – Система ориентации и стабилизации</w:t>
      </w:r>
    </w:p>
    <w:p w14:paraId="1898127C" w14:textId="6582B7C7" w:rsidR="0040279D" w:rsidRDefault="0040279D" w:rsidP="00E00B07">
      <w:pPr>
        <w:pStyle w:val="a0"/>
      </w:pPr>
      <w:r>
        <w:t>ДМ – двигатель-маховик</w:t>
      </w:r>
    </w:p>
    <w:p w14:paraId="62D13E48" w14:textId="3C683842" w:rsidR="0040279D" w:rsidRDefault="0040279D" w:rsidP="00E00B07">
      <w:pPr>
        <w:pStyle w:val="a0"/>
      </w:pPr>
      <w:r>
        <w:t>КА – космический аппарат</w:t>
      </w:r>
    </w:p>
    <w:p w14:paraId="05430629" w14:textId="1350B9BE" w:rsidR="0040279D" w:rsidRPr="0008271D" w:rsidRDefault="0040279D" w:rsidP="00E00B07">
      <w:pPr>
        <w:pStyle w:val="a0"/>
      </w:pPr>
      <w:r>
        <w:t>САПР</w:t>
      </w:r>
      <w:r w:rsidRPr="0008271D">
        <w:t xml:space="preserve"> </w:t>
      </w:r>
      <w:r w:rsidR="0055561B" w:rsidRPr="0008271D">
        <w:t>–</w:t>
      </w:r>
      <w:r w:rsidR="0008271D">
        <w:t xml:space="preserve"> Система Автоматизированного Проектирования</w:t>
      </w:r>
    </w:p>
    <w:p w14:paraId="33AAE64B" w14:textId="27FD2265" w:rsidR="0055561B" w:rsidRDefault="0055561B" w:rsidP="00E00B07">
      <w:pPr>
        <w:pStyle w:val="a0"/>
      </w:pPr>
      <w:r>
        <w:t>ШИМ</w:t>
      </w:r>
      <w:r w:rsidR="0008271D">
        <w:t xml:space="preserve"> – Широтно-импульсная модуляция</w:t>
      </w:r>
    </w:p>
    <w:p w14:paraId="76F5DE9D" w14:textId="61750EE6" w:rsidR="0055561B" w:rsidRPr="0055561B" w:rsidRDefault="0055561B" w:rsidP="00E00B07">
      <w:pPr>
        <w:pStyle w:val="a0"/>
      </w:pPr>
      <w:r>
        <w:t>ПИД</w:t>
      </w:r>
      <w:r w:rsidR="0008271D">
        <w:t xml:space="preserve"> – Пропорционально-интегрально-дифференцирующий</w:t>
      </w:r>
    </w:p>
    <w:p w14:paraId="0FD0724C" w14:textId="2170D277" w:rsidR="00EA4351" w:rsidRPr="0008271D" w:rsidRDefault="0040279D" w:rsidP="00E00B07">
      <w:pPr>
        <w:pStyle w:val="a0"/>
        <w:rPr>
          <w:b/>
          <w:bCs/>
          <w:lang w:val="en-US"/>
        </w:rPr>
      </w:pPr>
      <w:r>
        <w:rPr>
          <w:color w:val="1B1B1B"/>
          <w:lang w:val="en-US"/>
        </w:rPr>
        <w:t>GNC</w:t>
      </w:r>
      <w:r w:rsidR="0008271D" w:rsidRPr="0008271D">
        <w:rPr>
          <w:color w:val="1B1B1B"/>
          <w:lang w:val="en-US"/>
        </w:rPr>
        <w:t xml:space="preserve"> </w:t>
      </w:r>
      <w:r w:rsidR="0008271D" w:rsidRPr="0008271D">
        <w:rPr>
          <w:lang w:val="en-US"/>
        </w:rPr>
        <w:t xml:space="preserve">– Guidance, Navigation </w:t>
      </w:r>
      <w:r w:rsidR="0008271D">
        <w:rPr>
          <w:lang w:val="en-US"/>
        </w:rPr>
        <w:t>and</w:t>
      </w:r>
      <w:r w:rsidR="0008271D" w:rsidRPr="0008271D">
        <w:rPr>
          <w:lang w:val="en-US"/>
        </w:rPr>
        <w:t xml:space="preserve"> Control</w:t>
      </w:r>
    </w:p>
    <w:p w14:paraId="5ED0D41D" w14:textId="7D2A2442" w:rsidR="00EA4351" w:rsidRPr="0040279D" w:rsidRDefault="0040279D" w:rsidP="00E00B07">
      <w:pPr>
        <w:pStyle w:val="a0"/>
        <w:rPr>
          <w:b/>
          <w:bCs/>
          <w:lang w:val="en-US"/>
        </w:rPr>
      </w:pPr>
      <w:r w:rsidRPr="0040279D">
        <w:rPr>
          <w:lang w:val="en-US"/>
        </w:rPr>
        <w:t>ADCS</w:t>
      </w:r>
      <w:r w:rsidR="0008271D">
        <w:rPr>
          <w:lang w:val="en-US"/>
        </w:rPr>
        <w:t xml:space="preserve"> </w:t>
      </w:r>
      <w:r w:rsidR="00704652" w:rsidRPr="0008271D">
        <w:rPr>
          <w:lang w:val="en-US"/>
        </w:rPr>
        <w:t>–</w:t>
      </w:r>
      <w:r w:rsidR="0008271D">
        <w:rPr>
          <w:lang w:val="en-US"/>
        </w:rPr>
        <w:t xml:space="preserve"> </w:t>
      </w:r>
      <w:r w:rsidR="0008271D" w:rsidRPr="0008271D">
        <w:rPr>
          <w:lang w:val="en-US"/>
        </w:rPr>
        <w:t>Attitude Determination and Control System</w:t>
      </w:r>
    </w:p>
    <w:p w14:paraId="497D0452" w14:textId="5B74E413" w:rsidR="00EA4351" w:rsidRPr="0008271D" w:rsidRDefault="0040279D" w:rsidP="00E00B07">
      <w:pPr>
        <w:pStyle w:val="a0"/>
        <w:rPr>
          <w:lang w:val="en-US"/>
        </w:rPr>
      </w:pPr>
      <w:r w:rsidRPr="0040279D">
        <w:rPr>
          <w:color w:val="1B1B1B"/>
          <w:lang w:val="en-US"/>
        </w:rPr>
        <w:t>G</w:t>
      </w:r>
      <w:r w:rsidRPr="0008271D">
        <w:rPr>
          <w:lang w:val="en-US"/>
        </w:rPr>
        <w:t>PS</w:t>
      </w:r>
      <w:r w:rsidR="0008271D" w:rsidRPr="0008271D">
        <w:rPr>
          <w:lang w:val="en-US"/>
        </w:rPr>
        <w:t xml:space="preserve"> </w:t>
      </w:r>
      <w:r w:rsidR="00704652" w:rsidRPr="0008271D">
        <w:rPr>
          <w:lang w:val="en-US"/>
        </w:rPr>
        <w:t>–</w:t>
      </w:r>
      <w:r w:rsidR="0008271D" w:rsidRPr="0008271D">
        <w:rPr>
          <w:lang w:val="en-US"/>
        </w:rPr>
        <w:t xml:space="preserve"> </w:t>
      </w:r>
      <w:r w:rsidR="0008271D" w:rsidRPr="0008271D">
        <w:rPr>
          <w:rStyle w:val="Strong"/>
          <w:b w:val="0"/>
          <w:bCs w:val="0"/>
          <w:shd w:val="clear" w:color="auto" w:fill="FFFFFF"/>
          <w:lang w:val="en-US"/>
        </w:rPr>
        <w:t>Global Positioning System</w:t>
      </w:r>
    </w:p>
    <w:p w14:paraId="2A91C1C8" w14:textId="4B1230AB" w:rsidR="00EA4351" w:rsidRPr="00253B8B" w:rsidRDefault="0040279D" w:rsidP="00E00B07">
      <w:pPr>
        <w:pStyle w:val="a0"/>
        <w:rPr>
          <w:b/>
          <w:bCs/>
          <w:lang w:val="en-US"/>
        </w:rPr>
      </w:pPr>
      <w:r w:rsidRPr="0040279D">
        <w:rPr>
          <w:lang w:val="en-US"/>
        </w:rPr>
        <w:t>I²C</w:t>
      </w:r>
      <w:r w:rsidR="0008271D">
        <w:rPr>
          <w:lang w:val="en-US"/>
        </w:rPr>
        <w:t xml:space="preserve"> </w:t>
      </w:r>
      <w:r w:rsidR="00704652" w:rsidRPr="0008271D">
        <w:rPr>
          <w:lang w:val="en-US"/>
        </w:rPr>
        <w:t>–</w:t>
      </w:r>
      <w:r w:rsidR="0008271D">
        <w:rPr>
          <w:lang w:val="en-US"/>
        </w:rPr>
        <w:t xml:space="preserve"> </w:t>
      </w:r>
      <w:r w:rsidR="0008271D" w:rsidRPr="0008271D">
        <w:rPr>
          <w:lang w:val="en-US"/>
        </w:rPr>
        <w:t>Inter-Integrated Circuit</w:t>
      </w:r>
    </w:p>
    <w:p w14:paraId="591B8B96" w14:textId="086A22CF" w:rsidR="00EA4351" w:rsidRPr="00704652" w:rsidRDefault="0040279D" w:rsidP="00E00B07">
      <w:pPr>
        <w:pStyle w:val="a0"/>
        <w:rPr>
          <w:b/>
          <w:bCs/>
          <w:lang w:val="en-US"/>
        </w:rPr>
      </w:pPr>
      <w:r w:rsidRPr="00704652">
        <w:rPr>
          <w:lang w:val="en-US"/>
        </w:rPr>
        <w:t>MEMS</w:t>
      </w:r>
      <w:r w:rsidR="0008271D" w:rsidRPr="00704652">
        <w:rPr>
          <w:lang w:val="en-US"/>
        </w:rPr>
        <w:t xml:space="preserve"> </w:t>
      </w:r>
      <w:r w:rsidR="00704652" w:rsidRPr="0008271D">
        <w:rPr>
          <w:lang w:val="en-US"/>
        </w:rPr>
        <w:t>–</w:t>
      </w:r>
      <w:r w:rsidR="0008271D" w:rsidRPr="00704652">
        <w:rPr>
          <w:lang w:val="en-US"/>
        </w:rPr>
        <w:t xml:space="preserve"> </w:t>
      </w:r>
      <w:r w:rsidR="0008271D" w:rsidRPr="00704652">
        <w:rPr>
          <w:rStyle w:val="Strong"/>
          <w:b w:val="0"/>
          <w:bCs w:val="0"/>
          <w:shd w:val="clear" w:color="auto" w:fill="FFFFFF"/>
          <w:lang w:val="en-US"/>
        </w:rPr>
        <w:t>Micro-Electro-Mechanical Systems</w:t>
      </w:r>
    </w:p>
    <w:p w14:paraId="28B42EC2" w14:textId="4EDE1BFB" w:rsidR="0055561B" w:rsidRPr="00704652" w:rsidRDefault="0040279D" w:rsidP="003C7131">
      <w:pPr>
        <w:pStyle w:val="a0"/>
        <w:rPr>
          <w:lang w:val="en-US"/>
        </w:rPr>
      </w:pPr>
      <w:r w:rsidRPr="00704652">
        <w:rPr>
          <w:lang w:val="en-US"/>
        </w:rPr>
        <w:t xml:space="preserve">SDA </w:t>
      </w:r>
      <w:r w:rsidR="00704652" w:rsidRPr="0008271D">
        <w:rPr>
          <w:lang w:val="en-US"/>
        </w:rPr>
        <w:t>–</w:t>
      </w:r>
      <w:r w:rsidR="0008271D" w:rsidRPr="00704652">
        <w:rPr>
          <w:lang w:val="en-US"/>
        </w:rPr>
        <w:t xml:space="preserve"> </w:t>
      </w:r>
      <w:r w:rsidR="0008271D" w:rsidRPr="00704652">
        <w:rPr>
          <w:rStyle w:val="Strong"/>
          <w:b w:val="0"/>
          <w:bCs w:val="0"/>
          <w:shd w:val="clear" w:color="auto" w:fill="FFFFFF"/>
          <w:lang w:val="en-US"/>
        </w:rPr>
        <w:t>Serial Data Line</w:t>
      </w:r>
    </w:p>
    <w:p w14:paraId="39D690D3" w14:textId="7DAEFD94" w:rsidR="00EA4351" w:rsidRPr="00704652" w:rsidRDefault="0040279D" w:rsidP="003C7131">
      <w:pPr>
        <w:pStyle w:val="a0"/>
        <w:rPr>
          <w:b/>
          <w:bCs/>
        </w:rPr>
      </w:pPr>
      <w:r w:rsidRPr="00704652">
        <w:rPr>
          <w:lang w:val="en-US"/>
        </w:rPr>
        <w:t>SCL</w:t>
      </w:r>
      <w:r w:rsidR="00704652">
        <w:t xml:space="preserve"> </w:t>
      </w:r>
      <w:r w:rsidR="00704652" w:rsidRPr="00253B8B">
        <w:t>–</w:t>
      </w:r>
      <w:r w:rsidR="00704652" w:rsidRPr="00704652">
        <w:t xml:space="preserve"> </w:t>
      </w:r>
      <w:proofErr w:type="spellStart"/>
      <w:r w:rsidR="00704652" w:rsidRPr="00704652">
        <w:rPr>
          <w:rStyle w:val="Strong"/>
          <w:b w:val="0"/>
          <w:bCs w:val="0"/>
          <w:shd w:val="clear" w:color="auto" w:fill="FFFFFF"/>
        </w:rPr>
        <w:t>Serial</w:t>
      </w:r>
      <w:proofErr w:type="spellEnd"/>
      <w:r w:rsidR="00704652" w:rsidRPr="00704652">
        <w:rPr>
          <w:rStyle w:val="Strong"/>
          <w:b w:val="0"/>
          <w:bCs w:val="0"/>
          <w:shd w:val="clear" w:color="auto" w:fill="FFFFFF"/>
        </w:rPr>
        <w:t xml:space="preserve"> </w:t>
      </w:r>
      <w:proofErr w:type="spellStart"/>
      <w:r w:rsidR="00704652" w:rsidRPr="00704652">
        <w:rPr>
          <w:rStyle w:val="Strong"/>
          <w:b w:val="0"/>
          <w:bCs w:val="0"/>
          <w:shd w:val="clear" w:color="auto" w:fill="FFFFFF"/>
        </w:rPr>
        <w:t>Clock</w:t>
      </w:r>
      <w:proofErr w:type="spellEnd"/>
      <w:r w:rsidR="00704652" w:rsidRPr="00704652">
        <w:rPr>
          <w:rStyle w:val="Strong"/>
          <w:b w:val="0"/>
          <w:bCs w:val="0"/>
          <w:shd w:val="clear" w:color="auto" w:fill="FFFFFF"/>
        </w:rPr>
        <w:t xml:space="preserve"> Line</w:t>
      </w:r>
    </w:p>
    <w:p w14:paraId="6E54A3BB" w14:textId="401A41EE" w:rsidR="00EA4351" w:rsidRPr="00253B8B" w:rsidRDefault="00EA4351" w:rsidP="003C7131">
      <w:pPr>
        <w:pStyle w:val="a0"/>
        <w:rPr>
          <w:b/>
          <w:bCs/>
        </w:rPr>
      </w:pPr>
    </w:p>
    <w:p w14:paraId="22EDEE59" w14:textId="77777777" w:rsidR="003C7131" w:rsidRDefault="00253B8B" w:rsidP="003C7131">
      <w:pPr>
        <w:pStyle w:val="a0"/>
      </w:pPr>
      <w:r>
        <w:rPr>
          <w:b/>
          <w:caps/>
          <w:highlight w:val="yellow"/>
        </w:rPr>
        <w:br w:type="page"/>
      </w:r>
      <w:bookmarkStart w:id="1" w:name="_Toc198763540"/>
    </w:p>
    <w:p w14:paraId="4A60312F" w14:textId="39879F10" w:rsidR="00EA4351" w:rsidRDefault="00EA4351" w:rsidP="008D7191">
      <w:pPr>
        <w:pStyle w:val="a4"/>
      </w:pPr>
      <w:r>
        <w:lastRenderedPageBreak/>
        <w:t>ВВЕДЕНИЕ</w:t>
      </w:r>
      <w:bookmarkEnd w:id="1"/>
    </w:p>
    <w:p w14:paraId="61E25562" w14:textId="77777777" w:rsidR="00DB1038" w:rsidRPr="003C7131" w:rsidRDefault="00DB1038" w:rsidP="003C7131">
      <w:pPr>
        <w:pStyle w:val="a0"/>
      </w:pPr>
    </w:p>
    <w:p w14:paraId="49C3AEDD" w14:textId="12B78CBD" w:rsidR="00DB1038" w:rsidRPr="00DB1038" w:rsidRDefault="00DB1038" w:rsidP="00DA5B42">
      <w:pPr>
        <w:pStyle w:val="a0"/>
      </w:pPr>
      <w:r w:rsidRPr="00DB1038">
        <w:t xml:space="preserve">Развитие малых космических аппаратов, в том числе наноспутников, является </w:t>
      </w:r>
      <w:r>
        <w:t>активно</w:t>
      </w:r>
      <w:r w:rsidRPr="00DB1038">
        <w:t xml:space="preserve"> развивающи</w:t>
      </w:r>
      <w:r>
        <w:t>мс</w:t>
      </w:r>
      <w:r w:rsidRPr="00DB1038">
        <w:t>я направлени</w:t>
      </w:r>
      <w:r>
        <w:t>ем</w:t>
      </w:r>
      <w:r w:rsidRPr="00DB1038">
        <w:t xml:space="preserve"> современной космонавтики. За последние десятилетия в этой области произошли значительные изменения, </w:t>
      </w:r>
      <w:r>
        <w:t>связанные с</w:t>
      </w:r>
      <w:r w:rsidRPr="00DB1038">
        <w:t xml:space="preserve"> прогрессом в области микроэлектроники и снижением стоимости запуска на орбиту. спутники с модульной архитектурой</w:t>
      </w:r>
      <w:r>
        <w:t xml:space="preserve"> типа </w:t>
      </w:r>
      <w:proofErr w:type="spellStart"/>
      <w:r w:rsidRPr="00DB1038">
        <w:t>CubeSat</w:t>
      </w:r>
      <w:proofErr w:type="spellEnd"/>
      <w:r w:rsidRPr="00DB1038">
        <w:t xml:space="preserve"> стали универсальной платформой для научных, технологических и образовательных миссий.</w:t>
      </w:r>
      <w:r>
        <w:t xml:space="preserve"> Эти наноспутники базируются </w:t>
      </w:r>
      <w:r w:rsidRPr="00DB1038">
        <w:t xml:space="preserve">на кратных единицах объёма </w:t>
      </w:r>
      <w:r>
        <w:t xml:space="preserve">    </w:t>
      </w:r>
      <w:r w:rsidRPr="00DB1038">
        <w:t>10×10×10 см</w:t>
      </w:r>
      <w:r>
        <w:t>.</w:t>
      </w:r>
    </w:p>
    <w:p w14:paraId="04EA2E0E" w14:textId="284CE205" w:rsidR="00DB1038" w:rsidRPr="00DB1038" w:rsidRDefault="00DB1038" w:rsidP="00DA5B42">
      <w:pPr>
        <w:pStyle w:val="a0"/>
      </w:pPr>
      <w:r w:rsidRPr="00DB1038">
        <w:t>Важн</w:t>
      </w:r>
      <w:r>
        <w:t>ой</w:t>
      </w:r>
      <w:r w:rsidRPr="00DB1038">
        <w:t xml:space="preserve"> составляющей любого </w:t>
      </w:r>
      <w:r>
        <w:t>КА</w:t>
      </w:r>
      <w:r w:rsidRPr="00DB1038">
        <w:t xml:space="preserve">, </w:t>
      </w:r>
      <w:r>
        <w:t>вне зависимости</w:t>
      </w:r>
      <w:r w:rsidRPr="00DB1038">
        <w:t xml:space="preserve"> от его размеров и назначения, является система ориентации и стабилизации. Без возможности точного контроля </w:t>
      </w:r>
      <w:r>
        <w:t>ориентации</w:t>
      </w:r>
      <w:r w:rsidRPr="00DB1038">
        <w:t xml:space="preserve"> спутника </w:t>
      </w:r>
      <w:r>
        <w:t xml:space="preserve">в пространстве </w:t>
      </w:r>
      <w:r w:rsidRPr="00DB1038">
        <w:t xml:space="preserve">становится невозможным выполнение большинства задач. Особенно это актуально в условиях, когда размеры и масса спутника накладывают серьёзные ограничения на состав оборудования. В </w:t>
      </w:r>
      <w:r w:rsidR="00787BCF">
        <w:t>связи с этим,</w:t>
      </w:r>
      <w:r w:rsidRPr="00DB1038">
        <w:t xml:space="preserve"> актуальн</w:t>
      </w:r>
      <w:r w:rsidR="00787BCF">
        <w:t>ой</w:t>
      </w:r>
      <w:r w:rsidRPr="00DB1038">
        <w:t xml:space="preserve"> </w:t>
      </w:r>
      <w:r w:rsidR="00787BCF">
        <w:t xml:space="preserve">становится </w:t>
      </w:r>
      <w:r w:rsidRPr="00DB1038">
        <w:t xml:space="preserve">разработка простых, энергоэффективных, но в то же время надёжных систем ориентации и стабилизации, приспособленных к </w:t>
      </w:r>
      <w:r w:rsidR="00787BCF">
        <w:t xml:space="preserve">ограниченным </w:t>
      </w:r>
      <w:r w:rsidRPr="00DB1038">
        <w:t xml:space="preserve">условиям, характерным для </w:t>
      </w:r>
      <w:r w:rsidR="00787BCF">
        <w:t xml:space="preserve">спутников типа </w:t>
      </w:r>
      <w:proofErr w:type="spellStart"/>
      <w:r w:rsidR="00787BCF" w:rsidRPr="00DB1038">
        <w:t>CubeSat</w:t>
      </w:r>
      <w:proofErr w:type="spellEnd"/>
      <w:r w:rsidRPr="00DB1038">
        <w:t>.</w:t>
      </w:r>
    </w:p>
    <w:p w14:paraId="33EF1C5D" w14:textId="66F3AFB8" w:rsidR="00DB1038" w:rsidRPr="00DB1038" w:rsidRDefault="00787BCF" w:rsidP="00DA5B42">
      <w:pPr>
        <w:pStyle w:val="a0"/>
      </w:pPr>
      <w:r>
        <w:t>Одним из н</w:t>
      </w:r>
      <w:r w:rsidR="00DB1038" w:rsidRPr="00DB1038">
        <w:t>аиболее широко распространённы</w:t>
      </w:r>
      <w:r>
        <w:t>х</w:t>
      </w:r>
      <w:r w:rsidR="00DB1038" w:rsidRPr="00DB1038">
        <w:t xml:space="preserve"> исполнительны</w:t>
      </w:r>
      <w:r>
        <w:t>х устройств</w:t>
      </w:r>
      <w:r w:rsidR="00DB1038" w:rsidRPr="00DB1038">
        <w:t xml:space="preserve"> в системах ориентации малых КА являются двигатели-маховики. Однако применение маховиков сопряжено с рядом инженерных задач</w:t>
      </w:r>
      <w:r>
        <w:t>.</w:t>
      </w:r>
      <w:r w:rsidR="00DB1038" w:rsidRPr="00DB1038">
        <w:t xml:space="preserve"> </w:t>
      </w:r>
    </w:p>
    <w:p w14:paraId="20020E18" w14:textId="4AA61497" w:rsidR="00DB1038" w:rsidRPr="00DB1038" w:rsidRDefault="00DB1038" w:rsidP="00DA5B42">
      <w:pPr>
        <w:pStyle w:val="a0"/>
      </w:pPr>
      <w:r w:rsidRPr="00DB1038">
        <w:t xml:space="preserve">Настоящая работа направлена на разработку макета одноосной </w:t>
      </w:r>
      <w:proofErr w:type="spellStart"/>
      <w:r w:rsidRPr="00DB1038">
        <w:t>маховичной</w:t>
      </w:r>
      <w:proofErr w:type="spellEnd"/>
      <w:r w:rsidRPr="00DB1038">
        <w:t xml:space="preserve"> системы ориентации и стабилизации. Подобные макеты играют важную роль на этапе исследований алгоритмов управления и компонентов</w:t>
      </w:r>
      <w:r w:rsidR="00787BCF">
        <w:t xml:space="preserve"> </w:t>
      </w:r>
      <w:proofErr w:type="spellStart"/>
      <w:r w:rsidR="00787BCF">
        <w:t>СОиС</w:t>
      </w:r>
      <w:proofErr w:type="spellEnd"/>
      <w:r w:rsidR="00787BCF">
        <w:t>.</w:t>
      </w:r>
    </w:p>
    <w:p w14:paraId="7396E5B2" w14:textId="68FCAEE3" w:rsidR="00DB1038" w:rsidRPr="00DB1038" w:rsidRDefault="00DB1038" w:rsidP="00DA5B42">
      <w:pPr>
        <w:pStyle w:val="a0"/>
      </w:pPr>
      <w:r w:rsidRPr="00DB1038">
        <w:t xml:space="preserve">Выбор одноосной </w:t>
      </w:r>
      <w:r w:rsidR="00787BCF">
        <w:t>стабилизации</w:t>
      </w:r>
      <w:r w:rsidRPr="00DB1038">
        <w:t xml:space="preserve"> обусловлен необходимостью сосредоточиться на базовых физических принципах и алгоритмах управления</w:t>
      </w:r>
      <w:r w:rsidR="00787BCF">
        <w:t xml:space="preserve">, </w:t>
      </w:r>
      <w:r w:rsidRPr="00DB1038">
        <w:t>позволя</w:t>
      </w:r>
      <w:r w:rsidR="00787BCF">
        <w:t>я</w:t>
      </w:r>
      <w:r w:rsidRPr="00DB1038">
        <w:t xml:space="preserve"> построить наглядную и функциональную модель, пригодную как для образовательных, так и для исследовательских целей. Несмотря на кажущуюся </w:t>
      </w:r>
      <w:r w:rsidRPr="00DB1038">
        <w:lastRenderedPageBreak/>
        <w:t xml:space="preserve">простоту, одноосная система демонстрирует все ключевые особенности поведения </w:t>
      </w:r>
      <w:proofErr w:type="spellStart"/>
      <w:r w:rsidRPr="00DB1038">
        <w:t>м</w:t>
      </w:r>
      <w:r w:rsidR="00DE081E">
        <w:t>аховичной</w:t>
      </w:r>
      <w:proofErr w:type="spellEnd"/>
      <w:r w:rsidR="00DE081E">
        <w:t xml:space="preserve"> </w:t>
      </w:r>
      <w:proofErr w:type="spellStart"/>
      <w:r w:rsidR="00DE081E">
        <w:t>СОиС</w:t>
      </w:r>
      <w:proofErr w:type="spellEnd"/>
      <w:r w:rsidR="00DE081E">
        <w:t>.</w:t>
      </w:r>
    </w:p>
    <w:p w14:paraId="394F7D53" w14:textId="77777777" w:rsidR="003C7131" w:rsidRDefault="00DB1038" w:rsidP="003C7131">
      <w:pPr>
        <w:pStyle w:val="a0"/>
      </w:pPr>
      <w:r w:rsidRPr="00DB1038">
        <w:t>Работа охватывает аспекты теоретической механики, автоматического управления, микроэлектроники</w:t>
      </w:r>
      <w:r w:rsidR="00DE081E">
        <w:t xml:space="preserve"> и</w:t>
      </w:r>
      <w:r w:rsidRPr="00DB1038">
        <w:t xml:space="preserve"> программирования встроенных систем. Её практическая значимость заключается в возможности использования разработанного макета в </w:t>
      </w:r>
      <w:r w:rsidR="00DE081E">
        <w:t xml:space="preserve">демонстративных и </w:t>
      </w:r>
      <w:r w:rsidRPr="00DB1038">
        <w:t>учебных</w:t>
      </w:r>
      <w:r w:rsidR="00DE081E">
        <w:t xml:space="preserve"> целях</w:t>
      </w:r>
      <w:r w:rsidRPr="00DB1038">
        <w:t>.</w:t>
      </w:r>
    </w:p>
    <w:p w14:paraId="4C1AA363" w14:textId="502BBF1C" w:rsidR="003C7131" w:rsidRDefault="001C61E2" w:rsidP="003C7131">
      <w:pPr>
        <w:pStyle w:val="a0"/>
      </w:pPr>
      <w:r>
        <w:rPr>
          <w:caps/>
          <w:highlight w:val="yellow"/>
        </w:rPr>
        <w:br w:type="page"/>
      </w:r>
      <w:bookmarkStart w:id="2" w:name="_Toc198763541"/>
    </w:p>
    <w:p w14:paraId="260C6477" w14:textId="44E1113A" w:rsidR="00BB2CA0" w:rsidRPr="00901ECD" w:rsidRDefault="00BB2CA0" w:rsidP="008D7191">
      <w:pPr>
        <w:pStyle w:val="Heading1"/>
      </w:pPr>
      <w:r w:rsidRPr="00901ECD">
        <w:lastRenderedPageBreak/>
        <w:t xml:space="preserve">ПРИМЕНЕНИЕ МАХОВИЧНЫХ </w:t>
      </w:r>
      <w:r w:rsidR="00666871">
        <w:rPr>
          <w:lang w:val="ru-RU"/>
        </w:rPr>
        <w:t>СОИС</w:t>
      </w:r>
      <w:r w:rsidRPr="00901ECD">
        <w:t xml:space="preserve"> </w:t>
      </w:r>
      <w:r w:rsidR="00EB0F20">
        <w:rPr>
          <w:lang w:val="ru-RU"/>
        </w:rPr>
        <w:t>ДЛЯ</w:t>
      </w:r>
      <w:r w:rsidRPr="00901ECD">
        <w:t xml:space="preserve"> </w:t>
      </w:r>
      <w:r w:rsidR="00D44739" w:rsidRPr="00901ECD">
        <w:t>МАЛЫХ</w:t>
      </w:r>
      <w:r w:rsidR="00666871">
        <w:rPr>
          <w:lang w:val="ru-RU"/>
        </w:rPr>
        <w:t xml:space="preserve"> </w:t>
      </w:r>
      <w:bookmarkEnd w:id="2"/>
      <w:r w:rsidR="00EB0F20">
        <w:rPr>
          <w:lang w:val="ru-RU"/>
        </w:rPr>
        <w:t>КА</w:t>
      </w:r>
      <w:r w:rsidR="003C66A8" w:rsidRPr="00901ECD">
        <w:t xml:space="preserve"> </w:t>
      </w:r>
    </w:p>
    <w:p w14:paraId="20E6A75F" w14:textId="48FCC925" w:rsidR="005F02D9" w:rsidRPr="003C7131" w:rsidRDefault="005F02D9" w:rsidP="003C7131">
      <w:pPr>
        <w:pStyle w:val="a0"/>
      </w:pPr>
    </w:p>
    <w:p w14:paraId="10C5C7CA" w14:textId="77777777" w:rsidR="00626A04" w:rsidRPr="00D44739" w:rsidRDefault="00626A04" w:rsidP="00DA5B42">
      <w:pPr>
        <w:pStyle w:val="a0"/>
        <w:rPr>
          <w:color w:val="1B1B1B"/>
        </w:rPr>
      </w:pPr>
      <w:r w:rsidRPr="00D44739">
        <w:rPr>
          <w:color w:val="1B1B1B"/>
        </w:rPr>
        <w:t>Современные наноспутники, несмотря на</w:t>
      </w:r>
      <w:r w:rsidRPr="00061DC0">
        <w:rPr>
          <w:color w:val="1B1B1B"/>
        </w:rPr>
        <w:t xml:space="preserve"> </w:t>
      </w:r>
      <w:r>
        <w:rPr>
          <w:color w:val="1B1B1B"/>
        </w:rPr>
        <w:t>жёсткие технические ограничения</w:t>
      </w:r>
      <w:r w:rsidRPr="00D44739">
        <w:rPr>
          <w:color w:val="1B1B1B"/>
        </w:rPr>
        <w:t>,</w:t>
      </w:r>
      <w:r>
        <w:rPr>
          <w:color w:val="1B1B1B"/>
        </w:rPr>
        <w:t xml:space="preserve"> связанные с их размером,</w:t>
      </w:r>
      <w:r w:rsidRPr="00D44739">
        <w:rPr>
          <w:color w:val="1B1B1B"/>
        </w:rPr>
        <w:t xml:space="preserve"> требуют надежных и высокоточных подсистем </w:t>
      </w:r>
      <w:r>
        <w:rPr>
          <w:color w:val="1B1B1B"/>
        </w:rPr>
        <w:t>наведения</w:t>
      </w:r>
      <w:r w:rsidRPr="00D44739">
        <w:rPr>
          <w:color w:val="1B1B1B"/>
        </w:rPr>
        <w:t>, навигации и управления</w:t>
      </w:r>
      <w:r>
        <w:rPr>
          <w:color w:val="1B1B1B"/>
        </w:rPr>
        <w:t>, способных решать задачи</w:t>
      </w:r>
      <w:r w:rsidRPr="00D44739">
        <w:rPr>
          <w:color w:val="1B1B1B"/>
        </w:rPr>
        <w:t xml:space="preserve"> ориентаци</w:t>
      </w:r>
      <w:r>
        <w:rPr>
          <w:color w:val="1B1B1B"/>
        </w:rPr>
        <w:t>и</w:t>
      </w:r>
      <w:r w:rsidRPr="00D44739">
        <w:rPr>
          <w:color w:val="1B1B1B"/>
        </w:rPr>
        <w:t>, стабилизаци</w:t>
      </w:r>
      <w:r>
        <w:rPr>
          <w:color w:val="1B1B1B"/>
        </w:rPr>
        <w:t>и</w:t>
      </w:r>
      <w:r w:rsidRPr="00D44739">
        <w:rPr>
          <w:color w:val="1B1B1B"/>
        </w:rPr>
        <w:t xml:space="preserve"> и навигаци</w:t>
      </w:r>
      <w:r>
        <w:rPr>
          <w:color w:val="1B1B1B"/>
        </w:rPr>
        <w:t>и</w:t>
      </w:r>
      <w:r w:rsidRPr="00D44739">
        <w:rPr>
          <w:color w:val="1B1B1B"/>
        </w:rPr>
        <w:t xml:space="preserve"> </w:t>
      </w:r>
      <w:r>
        <w:rPr>
          <w:color w:val="1B1B1B"/>
        </w:rPr>
        <w:t>космического аппарата</w:t>
      </w:r>
      <w:r w:rsidRPr="00D44739">
        <w:rPr>
          <w:color w:val="1B1B1B"/>
        </w:rPr>
        <w:t>.</w:t>
      </w:r>
    </w:p>
    <w:p w14:paraId="24BD6483" w14:textId="77777777" w:rsidR="00626A04" w:rsidRDefault="00626A04" w:rsidP="003C7131">
      <w:pPr>
        <w:pStyle w:val="a0"/>
      </w:pPr>
    </w:p>
    <w:p w14:paraId="6BFCD4DE" w14:textId="095EC088" w:rsidR="00D44739" w:rsidRPr="008D7191" w:rsidRDefault="007A6348" w:rsidP="00666871">
      <w:pPr>
        <w:pStyle w:val="21"/>
        <w:ind w:left="0" w:firstLine="709"/>
      </w:pPr>
      <w:bookmarkStart w:id="3" w:name="_Toc198763542"/>
      <w:r w:rsidRPr="008D7191">
        <w:t xml:space="preserve">Современные системы </w:t>
      </w:r>
      <w:r w:rsidR="003E5812" w:rsidRPr="008D7191">
        <w:t>наведения</w:t>
      </w:r>
      <w:r w:rsidRPr="008D7191">
        <w:t xml:space="preserve">, навигации и управления для малых </w:t>
      </w:r>
      <w:bookmarkStart w:id="4" w:name="_Hlk198247616"/>
      <w:bookmarkEnd w:id="3"/>
      <w:r w:rsidR="00D035C8">
        <w:t>КА</w:t>
      </w:r>
    </w:p>
    <w:p w14:paraId="247A1B02" w14:textId="1F2473E3" w:rsidR="00D44739" w:rsidRPr="00D44739" w:rsidRDefault="000A4ED0" w:rsidP="00DA5B42">
      <w:pPr>
        <w:pStyle w:val="a0"/>
      </w:pPr>
      <w:r>
        <w:t>С</w:t>
      </w:r>
      <w:r w:rsidR="00D44739" w:rsidRPr="00D44739">
        <w:t>истем</w:t>
      </w:r>
      <w:r>
        <w:t>а</w:t>
      </w:r>
      <w:r w:rsidR="009568FB">
        <w:t xml:space="preserve"> наведения</w:t>
      </w:r>
      <w:r w:rsidR="009568FB" w:rsidRPr="00D44739">
        <w:t>, навигации и управления</w:t>
      </w:r>
      <w:r w:rsidR="009568FB">
        <w:t xml:space="preserve"> (</w:t>
      </w:r>
      <w:r w:rsidR="009568FB">
        <w:rPr>
          <w:lang w:val="en-US"/>
        </w:rPr>
        <w:t>GNC</w:t>
      </w:r>
      <w:r w:rsidR="009568FB" w:rsidRPr="009568FB">
        <w:t>)</w:t>
      </w:r>
      <w:r w:rsidR="00D44739" w:rsidRPr="00D44739">
        <w:t xml:space="preserve"> включа</w:t>
      </w:r>
      <w:r>
        <w:t>е</w:t>
      </w:r>
      <w:r w:rsidR="00D44739" w:rsidRPr="00D44739">
        <w:t xml:space="preserve">т в себя средства определения положения и компоненты системы </w:t>
      </w:r>
      <w:r w:rsidR="009568FB">
        <w:t>ориентации и стабилизации (</w:t>
      </w:r>
      <w:r w:rsidR="009568FB" w:rsidRPr="009568FB">
        <w:t>ADCS). </w:t>
      </w:r>
      <w:r w:rsidR="00D44739" w:rsidRPr="00D44739">
        <w:t xml:space="preserve">Для определения </w:t>
      </w:r>
      <w:r w:rsidR="009568FB">
        <w:t>местоположения</w:t>
      </w:r>
      <w:r w:rsidR="00D44739" w:rsidRPr="00D44739">
        <w:t xml:space="preserve"> </w:t>
      </w:r>
      <w:r w:rsidR="009568FB">
        <w:t>на</w:t>
      </w:r>
      <w:r w:rsidR="00D44739" w:rsidRPr="00D44739">
        <w:t xml:space="preserve"> околоземн</w:t>
      </w:r>
      <w:r w:rsidR="009568FB">
        <w:t>ых</w:t>
      </w:r>
      <w:r w:rsidR="00D44739" w:rsidRPr="00D44739">
        <w:t xml:space="preserve"> орбит</w:t>
      </w:r>
      <w:r w:rsidR="009568FB">
        <w:t>ах</w:t>
      </w:r>
      <w:r w:rsidR="00D44739" w:rsidRPr="00D44739">
        <w:t xml:space="preserve"> </w:t>
      </w:r>
      <w:r w:rsidR="009568FB">
        <w:t>чаще всего</w:t>
      </w:r>
      <w:r w:rsidR="00D44739" w:rsidRPr="00D44739">
        <w:t xml:space="preserve"> использу</w:t>
      </w:r>
      <w:r w:rsidR="009568FB">
        <w:t>ются</w:t>
      </w:r>
      <w:r w:rsidR="00D44739" w:rsidRPr="00D44739">
        <w:t xml:space="preserve"> приём</w:t>
      </w:r>
      <w:r w:rsidR="009568FB">
        <w:t>ники</w:t>
      </w:r>
      <w:r w:rsidR="00D44739" w:rsidRPr="00D44739">
        <w:t xml:space="preserve"> сигналов </w:t>
      </w:r>
      <w:r w:rsidR="009568FB">
        <w:t>системы глобального позиционирования (</w:t>
      </w:r>
      <w:r w:rsidR="00D44739" w:rsidRPr="00D44739">
        <w:t>GPS</w:t>
      </w:r>
      <w:r w:rsidR="009568FB">
        <w:t>)</w:t>
      </w:r>
      <w:r w:rsidR="00D44739" w:rsidRPr="00D44739">
        <w:t xml:space="preserve">. </w:t>
      </w:r>
      <w:r w:rsidR="00977E09">
        <w:t>Альтернативным вариантом является</w:t>
      </w:r>
      <w:r w:rsidR="00D44739" w:rsidRPr="00D44739">
        <w:t xml:space="preserve"> использование радиолокационного слежения с Земли с последующей передачей данных на борт, где осуществляется расчет орбиты.</w:t>
      </w:r>
    </w:p>
    <w:p w14:paraId="4DF77467" w14:textId="212B98E8" w:rsidR="00D44739" w:rsidRPr="00D44739" w:rsidRDefault="00977E09" w:rsidP="00DA5B42">
      <w:pPr>
        <w:pStyle w:val="a0"/>
      </w:pPr>
      <w:r>
        <w:t>При выполнении</w:t>
      </w:r>
      <w:r w:rsidR="00D44739" w:rsidRPr="00D44739">
        <w:t xml:space="preserve"> межпланетны</w:t>
      </w:r>
      <w:r>
        <w:t>х</w:t>
      </w:r>
      <w:r w:rsidR="00D44739" w:rsidRPr="00D44739">
        <w:t xml:space="preserve"> мисси</w:t>
      </w:r>
      <w:r w:rsidR="000A4ED0">
        <w:t>й</w:t>
      </w:r>
      <w:r>
        <w:t xml:space="preserve"> </w:t>
      </w:r>
      <w:r w:rsidR="00D44739" w:rsidRPr="00D44739">
        <w:t>использование GPS и магнитного поля Земли невозможно</w:t>
      </w:r>
      <w:r>
        <w:t xml:space="preserve">. В таких случаях </w:t>
      </w:r>
      <w:r w:rsidR="00D46061">
        <w:t>навигация осуществляется с</w:t>
      </w:r>
      <w:r w:rsidR="00D44739" w:rsidRPr="00D44739">
        <w:t xml:space="preserve"> использованием сети </w:t>
      </w:r>
      <w:r w:rsidR="000A4ED0" w:rsidRPr="000A4ED0">
        <w:t>дальней космической связи</w:t>
      </w:r>
      <w:r w:rsidR="000A4ED0">
        <w:t xml:space="preserve"> и</w:t>
      </w:r>
      <w:r w:rsidR="00D44739" w:rsidRPr="00D44739">
        <w:t xml:space="preserve"> бортовых радио</w:t>
      </w:r>
      <w:r w:rsidR="000A4ED0">
        <w:t>маяков</w:t>
      </w:r>
      <w:r w:rsidR="001E24FD">
        <w:t xml:space="preserve"> </w:t>
      </w:r>
      <w:r w:rsidR="001E24FD" w:rsidRPr="001E24FD">
        <w:t>[1]</w:t>
      </w:r>
      <w:r w:rsidR="00D44739" w:rsidRPr="00D44739">
        <w:t>. Также развивается направление оптической навигации с использованием небесных тел и рентгеновских пульсаров</w:t>
      </w:r>
      <w:r w:rsidR="001E24FD">
        <w:t xml:space="preserve"> </w:t>
      </w:r>
      <w:r w:rsidR="001E24FD" w:rsidRPr="001E24FD">
        <w:t>[</w:t>
      </w:r>
      <w:r w:rsidR="001E24FD">
        <w:t>2</w:t>
      </w:r>
      <w:r w:rsidR="001E24FD" w:rsidRPr="001E24FD">
        <w:t>]</w:t>
      </w:r>
      <w:r w:rsidR="00D44739" w:rsidRPr="00D44739">
        <w:t>.</w:t>
      </w:r>
    </w:p>
    <w:p w14:paraId="1D99B233" w14:textId="063E07E1" w:rsidR="00D44739" w:rsidRPr="00D44739" w:rsidRDefault="000A4ED0" w:rsidP="00DA5B42">
      <w:pPr>
        <w:pStyle w:val="a0"/>
      </w:pPr>
      <w:r>
        <w:t>С</w:t>
      </w:r>
      <w:r w:rsidR="00D44739" w:rsidRPr="00D44739">
        <w:t>истем</w:t>
      </w:r>
      <w:r>
        <w:t>а ориентации и стабилизации космического аппарата</w:t>
      </w:r>
      <w:r w:rsidR="00D44739" w:rsidRPr="00D44739">
        <w:t xml:space="preserve"> </w:t>
      </w:r>
      <w:r>
        <w:t>(</w:t>
      </w:r>
      <w:r w:rsidR="00D44739" w:rsidRPr="00D44739">
        <w:t>ADCS</w:t>
      </w:r>
      <w:r>
        <w:t>)</w:t>
      </w:r>
      <w:r w:rsidR="00D44739" w:rsidRPr="00D44739">
        <w:t xml:space="preserve"> включает</w:t>
      </w:r>
      <w:r>
        <w:t xml:space="preserve"> в себя </w:t>
      </w:r>
      <w:r w:rsidR="00D44739" w:rsidRPr="00D44739">
        <w:t>сенсоры для измерения ориентации и угловой скорости (</w:t>
      </w:r>
      <w:proofErr w:type="spellStart"/>
      <w:r w:rsidR="00D44739" w:rsidRPr="00D44739">
        <w:t>трекеры</w:t>
      </w:r>
      <w:proofErr w:type="spellEnd"/>
      <w:r w:rsidR="00D44739" w:rsidRPr="00D44739">
        <w:t xml:space="preserve"> звезд, солнечные и</w:t>
      </w:r>
      <w:r>
        <w:t xml:space="preserve"> </w:t>
      </w:r>
      <w:r w:rsidR="00D44739" w:rsidRPr="00D44739">
        <w:t>датчики</w:t>
      </w:r>
      <w:r>
        <w:t>, датчики горизонта</w:t>
      </w:r>
      <w:r w:rsidR="00D44739" w:rsidRPr="00D44739">
        <w:t>, магнитометры, гироскопы</w:t>
      </w:r>
      <w:r>
        <w:t xml:space="preserve"> и акселерометры</w:t>
      </w:r>
      <w:r w:rsidR="00D44739" w:rsidRPr="00D44739">
        <w:t>) и исполнительные органы (</w:t>
      </w:r>
      <w:r w:rsidR="00A7434E">
        <w:t>двигатели-</w:t>
      </w:r>
      <w:r w:rsidR="00D44739" w:rsidRPr="00D44739">
        <w:t xml:space="preserve">маховики, </w:t>
      </w:r>
      <w:r w:rsidR="00AE04F3" w:rsidRPr="00AE04F3">
        <w:t>моментны</w:t>
      </w:r>
      <w:r w:rsidR="00AE04F3">
        <w:t>е</w:t>
      </w:r>
      <w:r w:rsidR="00AE04F3" w:rsidRPr="00AE04F3">
        <w:t xml:space="preserve"> </w:t>
      </w:r>
      <w:proofErr w:type="spellStart"/>
      <w:r w:rsidR="00AE04F3" w:rsidRPr="00AE04F3">
        <w:t>магнитопривод</w:t>
      </w:r>
      <w:r w:rsidR="00AE04F3">
        <w:t>ы</w:t>
      </w:r>
      <w:proofErr w:type="spellEnd"/>
      <w:r w:rsidR="00D44739" w:rsidRPr="00D44739">
        <w:t xml:space="preserve">, </w:t>
      </w:r>
      <w:r w:rsidR="00A62658">
        <w:t xml:space="preserve">реактивные </w:t>
      </w:r>
      <w:r w:rsidR="00D44739" w:rsidRPr="00D44739">
        <w:t>микродвигатели). Эти компоненты используются для управления ориентацией</w:t>
      </w:r>
      <w:r w:rsidR="00A62658">
        <w:t xml:space="preserve"> и стабилизации космического аппарата, в том числе при совершении</w:t>
      </w:r>
      <w:r w:rsidR="00D44739" w:rsidRPr="00D44739">
        <w:t xml:space="preserve"> манёвров, </w:t>
      </w:r>
      <w:r w:rsidR="00A62658" w:rsidRPr="00D44739">
        <w:t>корректирующих</w:t>
      </w:r>
      <w:r w:rsidR="00A62658">
        <w:t xml:space="preserve"> орбиту. При</w:t>
      </w:r>
      <w:r w:rsidR="00A62658" w:rsidRPr="00D44739">
        <w:t xml:space="preserve"> </w:t>
      </w:r>
      <w:r w:rsidR="008A1BCE">
        <w:t>корректировке орбиты</w:t>
      </w:r>
      <w:r w:rsidR="00A62658">
        <w:t xml:space="preserve"> акселерометры позволяют точно измерить </w:t>
      </w:r>
      <w:r w:rsidR="00D44739" w:rsidRPr="00D44739">
        <w:lastRenderedPageBreak/>
        <w:t>изменени</w:t>
      </w:r>
      <w:r w:rsidR="00A62658">
        <w:t>е</w:t>
      </w:r>
      <w:r w:rsidR="00D44739" w:rsidRPr="00D44739">
        <w:t xml:space="preserve"> скорост</w:t>
      </w:r>
      <w:r w:rsidR="00A62658">
        <w:t>и космического аппарата</w:t>
      </w:r>
      <w:r w:rsidR="008A1BCE">
        <w:t xml:space="preserve"> и своевременно завершить манёвр</w:t>
      </w:r>
      <w:r w:rsidR="00D44739" w:rsidRPr="00D44739">
        <w:t>.</w:t>
      </w:r>
    </w:p>
    <w:p w14:paraId="70801298" w14:textId="42E79A5C" w:rsidR="00D44739" w:rsidRPr="00D44739" w:rsidRDefault="00D44739" w:rsidP="00DA5B42">
      <w:pPr>
        <w:pStyle w:val="a0"/>
      </w:pPr>
      <w:r w:rsidRPr="00D44739">
        <w:t xml:space="preserve">Одним из значимых трендов является миниатюризация компонентов </w:t>
      </w:r>
      <w:r w:rsidR="008A1BCE">
        <w:t>системы ориентации и стабилизации (</w:t>
      </w:r>
      <w:r w:rsidRPr="00D44739">
        <w:t>ADCS</w:t>
      </w:r>
      <w:r w:rsidR="008A1BCE">
        <w:t>). Эта тенденция</w:t>
      </w:r>
      <w:r w:rsidRPr="00D44739">
        <w:t xml:space="preserve"> позвол</w:t>
      </w:r>
      <w:r w:rsidR="008A1BCE">
        <w:t>ила</w:t>
      </w:r>
      <w:r w:rsidRPr="00D44739">
        <w:t xml:space="preserve"> использовать </w:t>
      </w:r>
      <w:r w:rsidR="001C0E86" w:rsidRPr="00D44739">
        <w:t>точн</w:t>
      </w:r>
      <w:r w:rsidR="001C0E86">
        <w:t xml:space="preserve">ые системы </w:t>
      </w:r>
      <w:r w:rsidRPr="00D44739">
        <w:t>трехосн</w:t>
      </w:r>
      <w:r w:rsidR="001C0E86">
        <w:t>ой</w:t>
      </w:r>
      <w:r w:rsidRPr="00D44739">
        <w:t xml:space="preserve"> </w:t>
      </w:r>
      <w:r w:rsidR="001C0E86" w:rsidRPr="00D44739">
        <w:t>ориентаци</w:t>
      </w:r>
      <w:r w:rsidR="001C0E86">
        <w:t xml:space="preserve">и </w:t>
      </w:r>
      <w:r w:rsidRPr="00D44739">
        <w:t>стабилизаци</w:t>
      </w:r>
      <w:r w:rsidR="001C0E86">
        <w:t>и для наноспутников</w:t>
      </w:r>
      <w:r w:rsidRPr="00D44739">
        <w:t xml:space="preserve">. Например, ранее подобные технологии применялись преимущественно на </w:t>
      </w:r>
      <w:r w:rsidR="008A1BCE">
        <w:t>космических аппаратах</w:t>
      </w:r>
      <w:r w:rsidRPr="00D44739">
        <w:t xml:space="preserve"> массой порядка 100 кг, но в последние годы аналогичные функции стали доступны и на платформах </w:t>
      </w:r>
      <w:r w:rsidR="008A1BCE">
        <w:t xml:space="preserve">      </w:t>
      </w:r>
      <w:r w:rsidRPr="00D44739">
        <w:t>1U–6U.</w:t>
      </w:r>
    </w:p>
    <w:p w14:paraId="1DAFE886" w14:textId="3443EF17" w:rsidR="001C0E86" w:rsidRDefault="00D44739" w:rsidP="00DA5B42">
      <w:pPr>
        <w:pStyle w:val="a0"/>
      </w:pPr>
      <w:r w:rsidRPr="00D44739">
        <w:t xml:space="preserve">Использование наноспутников в лунном пространстве и за его пределами предъявляет </w:t>
      </w:r>
      <w:r w:rsidR="001E251C">
        <w:t>новые</w:t>
      </w:r>
      <w:r w:rsidRPr="00D44739">
        <w:t xml:space="preserve"> требования к </w:t>
      </w:r>
      <w:r w:rsidR="005B7A0B">
        <w:t xml:space="preserve">компонентам </w:t>
      </w:r>
      <w:r w:rsidRPr="00D44739">
        <w:t>систем</w:t>
      </w:r>
      <w:r w:rsidR="005B7A0B">
        <w:t xml:space="preserve"> наведения</w:t>
      </w:r>
      <w:r w:rsidR="005B7A0B" w:rsidRPr="00D44739">
        <w:t>, навигации и управления</w:t>
      </w:r>
      <w:r w:rsidR="005B7A0B">
        <w:t xml:space="preserve"> (</w:t>
      </w:r>
      <w:r w:rsidR="005B7A0B">
        <w:rPr>
          <w:lang w:val="en-US"/>
        </w:rPr>
        <w:t>GNC</w:t>
      </w:r>
      <w:r w:rsidR="005B7A0B" w:rsidRPr="005B7A0B">
        <w:t xml:space="preserve">). </w:t>
      </w:r>
      <w:r w:rsidR="005B7A0B">
        <w:t>При выполнении таких миссий становится не</w:t>
      </w:r>
      <w:r w:rsidRPr="00D44739">
        <w:t>возможн</w:t>
      </w:r>
      <w:r w:rsidR="005B7A0B">
        <w:t>ым</w:t>
      </w:r>
      <w:r w:rsidRPr="00D44739">
        <w:t xml:space="preserve"> применени</w:t>
      </w:r>
      <w:r w:rsidR="005B7A0B">
        <w:t>е</w:t>
      </w:r>
      <w:r w:rsidRPr="00D44739">
        <w:t xml:space="preserve"> </w:t>
      </w:r>
      <w:r w:rsidR="005B7A0B">
        <w:t xml:space="preserve">электромагнитных </w:t>
      </w:r>
      <w:r w:rsidR="001E251C">
        <w:t xml:space="preserve">приводов </w:t>
      </w:r>
      <w:r w:rsidRPr="00D44739">
        <w:t>и традиционных методов ориентации</w:t>
      </w:r>
      <w:r w:rsidR="001E251C">
        <w:t xml:space="preserve"> космического аппарата</w:t>
      </w:r>
      <w:r w:rsidRPr="00D44739">
        <w:t xml:space="preserve">, связанных с Землей. </w:t>
      </w:r>
      <w:r w:rsidR="001C0E86">
        <w:t>С</w:t>
      </w:r>
      <w:r w:rsidRPr="00D44739">
        <w:t>путник</w:t>
      </w:r>
      <w:r w:rsidR="001C0E86">
        <w:t>и</w:t>
      </w:r>
      <w:r w:rsidRPr="00D44739">
        <w:t xml:space="preserve"> </w:t>
      </w:r>
      <w:proofErr w:type="spellStart"/>
      <w:r w:rsidR="001C0E86" w:rsidRPr="001C0E86">
        <w:t>MarCO</w:t>
      </w:r>
      <w:proofErr w:type="spellEnd"/>
      <w:r w:rsidR="001C0E86" w:rsidRPr="001C0E86">
        <w:t xml:space="preserve">-A и </w:t>
      </w:r>
      <w:proofErr w:type="spellStart"/>
      <w:r w:rsidR="001C0E86" w:rsidRPr="001C0E86">
        <w:t>MarCO</w:t>
      </w:r>
      <w:proofErr w:type="spellEnd"/>
      <w:r w:rsidR="001C0E86" w:rsidRPr="001C0E86">
        <w:t>-B</w:t>
      </w:r>
      <w:r w:rsidRPr="00D44739">
        <w:t>, сопровождавши</w:t>
      </w:r>
      <w:r w:rsidR="001C0E86">
        <w:t>е</w:t>
      </w:r>
      <w:r w:rsidRPr="00D44739">
        <w:t xml:space="preserve"> миссию </w:t>
      </w:r>
      <w:proofErr w:type="spellStart"/>
      <w:r w:rsidRPr="00D44739">
        <w:t>InSight</w:t>
      </w:r>
      <w:proofErr w:type="spellEnd"/>
      <w:r w:rsidRPr="00D44739">
        <w:t xml:space="preserve"> к Марсу в 2018 году</w:t>
      </w:r>
      <w:r w:rsidR="001C0E86">
        <w:t>, смогли успешно продемонстрировать и</w:t>
      </w:r>
      <w:r w:rsidR="001C0E86" w:rsidRPr="00D44739">
        <w:t>спользовани</w:t>
      </w:r>
      <w:r w:rsidR="001C0E86">
        <w:t>е</w:t>
      </w:r>
      <w:r w:rsidR="001C0E86" w:rsidRPr="00D44739">
        <w:t xml:space="preserve"> наноспутников в </w:t>
      </w:r>
      <w:r w:rsidR="001C0E86">
        <w:t>этих сложных условиях</w:t>
      </w:r>
      <w:r w:rsidR="001E24FD">
        <w:t xml:space="preserve"> </w:t>
      </w:r>
      <w:r w:rsidR="001E24FD" w:rsidRPr="001E24FD">
        <w:t>[</w:t>
      </w:r>
      <w:r w:rsidR="001E24FD">
        <w:t>3</w:t>
      </w:r>
      <w:r w:rsidR="001E24FD" w:rsidRPr="001E24FD">
        <w:t>]</w:t>
      </w:r>
      <w:r w:rsidRPr="00D44739">
        <w:t xml:space="preserve">. Это доказывает жизнеспособность </w:t>
      </w:r>
      <w:r w:rsidR="00567A36">
        <w:t xml:space="preserve">спутников типа </w:t>
      </w:r>
      <w:r w:rsidR="00567A36">
        <w:rPr>
          <w:lang w:val="en-US"/>
        </w:rPr>
        <w:t>CubeSat</w:t>
      </w:r>
      <w:r w:rsidR="00567A36" w:rsidRPr="00567A36">
        <w:t xml:space="preserve"> </w:t>
      </w:r>
      <w:r w:rsidRPr="00D44739">
        <w:t>в межпланетных миссиях при наличии специализированных GNC-решений.</w:t>
      </w:r>
    </w:p>
    <w:p w14:paraId="7CEA7560" w14:textId="5D2B71AC" w:rsidR="00AF0CE8" w:rsidRDefault="001C0E86" w:rsidP="00DA5B42">
      <w:pPr>
        <w:pStyle w:val="a0"/>
      </w:pPr>
      <w:r>
        <w:t>Т</w:t>
      </w:r>
      <w:r w:rsidRPr="007A6348">
        <w:t xml:space="preserve">екущие показатели производительности </w:t>
      </w:r>
      <w:r>
        <w:t xml:space="preserve">компонентов </w:t>
      </w:r>
      <w:r w:rsidRPr="007A6348">
        <w:t xml:space="preserve">систем </w:t>
      </w:r>
      <w:r w:rsidR="00567A36">
        <w:rPr>
          <w:lang w:val="en-US"/>
        </w:rPr>
        <w:t>GNC</w:t>
      </w:r>
      <w:r w:rsidR="00567A36" w:rsidRPr="00567A36">
        <w:t xml:space="preserve"> </w:t>
      </w:r>
      <w:r w:rsidRPr="007A6348">
        <w:t>малыми космическими аппаратами</w:t>
      </w:r>
      <w:r>
        <w:t xml:space="preserve"> сведены в</w:t>
      </w:r>
      <w:r w:rsidRPr="007A6348">
        <w:t xml:space="preserve"> таблиц</w:t>
      </w:r>
      <w:r>
        <w:t>у</w:t>
      </w:r>
      <w:r w:rsidRPr="007A6348">
        <w:t xml:space="preserve"> </w:t>
      </w:r>
      <w:r w:rsidRPr="0030581C">
        <w:t>1</w:t>
      </w:r>
      <w:r>
        <w:t>. Следует отметить, что п</w:t>
      </w:r>
      <w:r w:rsidRPr="007A6348">
        <w:t>роизводительность</w:t>
      </w:r>
      <w:r>
        <w:t xml:space="preserve"> данных подсистем</w:t>
      </w:r>
      <w:r w:rsidRPr="007A6348">
        <w:t xml:space="preserve"> сильно зависит от размера космического аппарата и варьируется от нано- до микро-класса.</w:t>
      </w:r>
    </w:p>
    <w:p w14:paraId="7EB0BB60" w14:textId="77777777" w:rsidR="00AF0CE8" w:rsidRDefault="00AF0CE8" w:rsidP="00AF0CE8">
      <w:pPr>
        <w:shd w:val="clear" w:color="auto" w:fill="FFFFFF"/>
        <w:spacing w:line="360" w:lineRule="auto"/>
        <w:ind w:firstLine="709"/>
        <w:jc w:val="both"/>
        <w:rPr>
          <w:color w:val="1B1B1B"/>
          <w:sz w:val="28"/>
          <w:szCs w:val="28"/>
        </w:rPr>
      </w:pPr>
    </w:p>
    <w:p w14:paraId="1731E02A" w14:textId="18A44AA8" w:rsidR="00567A36" w:rsidRPr="00621D02" w:rsidRDefault="00D46061" w:rsidP="001E24FD">
      <w:pPr>
        <w:shd w:val="clear" w:color="auto" w:fill="FFFFFF"/>
        <w:spacing w:line="360" w:lineRule="auto"/>
        <w:jc w:val="both"/>
        <w:rPr>
          <w:color w:val="1B1B1B"/>
        </w:rPr>
      </w:pPr>
      <w:r w:rsidRPr="00D46061">
        <w:rPr>
          <w:color w:val="1B1B1B"/>
        </w:rPr>
        <w:t>Таблица 1 -</w:t>
      </w:r>
      <w:r>
        <w:rPr>
          <w:color w:val="1B1B1B"/>
        </w:rPr>
        <w:t xml:space="preserve"> Компоненты современных систем </w:t>
      </w:r>
      <w:proofErr w:type="gramStart"/>
      <w:r w:rsidRPr="00D46061">
        <w:rPr>
          <w:color w:val="1B1B1B"/>
          <w:lang w:val="en-US"/>
        </w:rPr>
        <w:t>GNS</w:t>
      </w:r>
      <w:r w:rsidR="00621D02" w:rsidRPr="00621D02">
        <w:rPr>
          <w:color w:val="1B1B1B"/>
        </w:rPr>
        <w:t>[</w:t>
      </w:r>
      <w:proofErr w:type="gramEnd"/>
      <w:r w:rsidR="00621D02" w:rsidRPr="00621D02">
        <w:rPr>
          <w:color w:val="1B1B1B"/>
        </w:rPr>
        <w:t>4]</w:t>
      </w:r>
    </w:p>
    <w:tbl>
      <w:tblPr>
        <w:tblStyle w:val="TableGrid"/>
        <w:tblW w:w="0" w:type="auto"/>
        <w:tblLook w:val="04A0" w:firstRow="1" w:lastRow="0" w:firstColumn="1" w:lastColumn="0" w:noHBand="0" w:noVBand="1"/>
      </w:tblPr>
      <w:tblGrid>
        <w:gridCol w:w="2830"/>
        <w:gridCol w:w="6515"/>
      </w:tblGrid>
      <w:tr w:rsidR="00567A36" w:rsidRPr="00567A36" w14:paraId="62E8B3E4" w14:textId="77777777" w:rsidTr="00567A36">
        <w:tc>
          <w:tcPr>
            <w:tcW w:w="2830" w:type="dxa"/>
          </w:tcPr>
          <w:p w14:paraId="463A1B80" w14:textId="77777777" w:rsidR="00567A36" w:rsidRPr="00567A36" w:rsidRDefault="00567A36" w:rsidP="00981306">
            <w:pPr>
              <w:spacing w:line="360" w:lineRule="auto"/>
              <w:jc w:val="center"/>
              <w:rPr>
                <w:color w:val="1B1B1B"/>
              </w:rPr>
            </w:pPr>
            <w:r w:rsidRPr="00567A36">
              <w:rPr>
                <w:color w:val="1B1B1B"/>
              </w:rPr>
              <w:t>Компонент</w:t>
            </w:r>
          </w:p>
        </w:tc>
        <w:tc>
          <w:tcPr>
            <w:tcW w:w="6515" w:type="dxa"/>
          </w:tcPr>
          <w:p w14:paraId="3E3DC62E" w14:textId="77777777" w:rsidR="00567A36" w:rsidRPr="00567A36" w:rsidRDefault="00567A36" w:rsidP="00981306">
            <w:pPr>
              <w:spacing w:line="360" w:lineRule="auto"/>
              <w:jc w:val="center"/>
              <w:rPr>
                <w:color w:val="1B1B1B"/>
              </w:rPr>
            </w:pPr>
            <w:r w:rsidRPr="00567A36">
              <w:rPr>
                <w:color w:val="1B1B1B"/>
              </w:rPr>
              <w:t>Показатели производительности:</w:t>
            </w:r>
          </w:p>
        </w:tc>
      </w:tr>
      <w:tr w:rsidR="00567A36" w:rsidRPr="00567A36" w14:paraId="22F4763A" w14:textId="77777777" w:rsidTr="00567A36">
        <w:tc>
          <w:tcPr>
            <w:tcW w:w="2830" w:type="dxa"/>
          </w:tcPr>
          <w:p w14:paraId="144A2239" w14:textId="77777777" w:rsidR="00567A36" w:rsidRPr="00567A36" w:rsidRDefault="00567A36" w:rsidP="00981306">
            <w:pPr>
              <w:spacing w:line="360" w:lineRule="auto"/>
              <w:jc w:val="both"/>
              <w:rPr>
                <w:color w:val="1B1B1B"/>
              </w:rPr>
            </w:pPr>
            <w:r w:rsidRPr="00567A36">
              <w:rPr>
                <w:color w:val="1B1B1B"/>
              </w:rPr>
              <w:t>Маховики</w:t>
            </w:r>
          </w:p>
        </w:tc>
        <w:tc>
          <w:tcPr>
            <w:tcW w:w="6515" w:type="dxa"/>
          </w:tcPr>
          <w:p w14:paraId="7B0FA9DD" w14:textId="77777777" w:rsidR="00567A36" w:rsidRPr="00567A36" w:rsidRDefault="00567A36" w:rsidP="00981306">
            <w:pPr>
              <w:spacing w:line="360" w:lineRule="auto"/>
              <w:jc w:val="both"/>
              <w:rPr>
                <w:b/>
                <w:bCs/>
              </w:rPr>
            </w:pPr>
            <w:r w:rsidRPr="00567A36">
              <w:t xml:space="preserve">Предельный крутящий момент                   </w:t>
            </w:r>
            <m:oMath>
              <m:r>
                <w:rPr>
                  <w:rFonts w:ascii="Cambria Math" w:hAnsi="Cambria Math"/>
                </w:rPr>
                <m:t>0,00023-0,3 Н∙м</m:t>
              </m:r>
            </m:oMath>
            <w:r w:rsidRPr="00567A36">
              <w:t>, з</w:t>
            </w:r>
            <w:proofErr w:type="spellStart"/>
            <w:r w:rsidRPr="00567A36">
              <w:rPr>
                <w:color w:val="1B1B1B"/>
              </w:rPr>
              <w:t>апас</w:t>
            </w:r>
            <w:proofErr w:type="spellEnd"/>
            <w:r w:rsidRPr="00567A36">
              <w:rPr>
                <w:color w:val="1B1B1B"/>
              </w:rPr>
              <w:t xml:space="preserve"> крутящего момента </w:t>
            </w:r>
            <m:oMath>
              <m:r>
                <w:rPr>
                  <w:rFonts w:ascii="Cambria Math" w:hAnsi="Cambria Math"/>
                  <w:color w:val="1B1B1B"/>
                </w:rPr>
                <m:t xml:space="preserve">0,0005-8 </m:t>
              </m:r>
              <m:f>
                <m:fPr>
                  <m:type m:val="lin"/>
                  <m:ctrlPr>
                    <w:rPr>
                      <w:rFonts w:ascii="Cambria Math" w:hAnsi="Cambria Math"/>
                      <w:i/>
                      <w:color w:val="1B1B1B"/>
                    </w:rPr>
                  </m:ctrlPr>
                </m:fPr>
                <m:num>
                  <m:r>
                    <w:rPr>
                      <w:rFonts w:ascii="Cambria Math" w:hAnsi="Cambria Math"/>
                      <w:color w:val="1B1B1B"/>
                    </w:rPr>
                    <m:t>Н∙м</m:t>
                  </m:r>
                </m:num>
                <m:den>
                  <m:r>
                    <w:rPr>
                      <w:rFonts w:ascii="Cambria Math" w:hAnsi="Cambria Math"/>
                      <w:color w:val="1B1B1B"/>
                    </w:rPr>
                    <m:t>с</m:t>
                  </m:r>
                </m:den>
              </m:f>
            </m:oMath>
          </w:p>
        </w:tc>
      </w:tr>
      <w:tr w:rsidR="001E24FD" w:rsidRPr="00567A36" w14:paraId="5D17CB86" w14:textId="77777777" w:rsidTr="00567A36">
        <w:tc>
          <w:tcPr>
            <w:tcW w:w="2830" w:type="dxa"/>
          </w:tcPr>
          <w:p w14:paraId="61018E22" w14:textId="2F0D5FCA" w:rsidR="001E24FD" w:rsidRPr="00567A36" w:rsidRDefault="001E24FD" w:rsidP="001E24FD">
            <w:pPr>
              <w:spacing w:line="360" w:lineRule="auto"/>
              <w:jc w:val="both"/>
              <w:rPr>
                <w:color w:val="1B1B1B"/>
              </w:rPr>
            </w:pPr>
            <w:r>
              <w:rPr>
                <w:color w:val="1B1B1B"/>
                <w:shd w:val="clear" w:color="auto" w:fill="FFFFFF"/>
              </w:rPr>
              <w:t>М</w:t>
            </w:r>
            <w:r w:rsidRPr="00271154">
              <w:rPr>
                <w:color w:val="1B1B1B"/>
                <w:shd w:val="clear" w:color="auto" w:fill="FFFFFF"/>
              </w:rPr>
              <w:t>оментны</w:t>
            </w:r>
            <w:r>
              <w:rPr>
                <w:color w:val="1B1B1B"/>
                <w:shd w:val="clear" w:color="auto" w:fill="FFFFFF"/>
              </w:rPr>
              <w:t xml:space="preserve">е </w:t>
            </w:r>
            <w:proofErr w:type="spellStart"/>
            <w:r w:rsidRPr="00271154">
              <w:rPr>
                <w:color w:val="1B1B1B"/>
                <w:shd w:val="clear" w:color="auto" w:fill="FFFFFF"/>
              </w:rPr>
              <w:t>магнитопривод</w:t>
            </w:r>
            <w:r>
              <w:rPr>
                <w:color w:val="1B1B1B"/>
                <w:shd w:val="clear" w:color="auto" w:fill="FFFFFF"/>
              </w:rPr>
              <w:t>ы</w:t>
            </w:r>
            <w:proofErr w:type="spellEnd"/>
          </w:p>
        </w:tc>
        <w:tc>
          <w:tcPr>
            <w:tcW w:w="6515" w:type="dxa"/>
          </w:tcPr>
          <w:p w14:paraId="13B68BA4" w14:textId="2F209530" w:rsidR="001E24FD" w:rsidRPr="00567A36" w:rsidRDefault="001E24FD" w:rsidP="001E24FD">
            <w:pPr>
              <w:spacing w:line="360" w:lineRule="auto"/>
              <w:jc w:val="both"/>
            </w:pPr>
            <w:r w:rsidRPr="00567A36">
              <w:t xml:space="preserve">Диапазон магнитного момента </w:t>
            </w:r>
            <m:oMath>
              <m:r>
                <w:rPr>
                  <w:rFonts w:ascii="Cambria Math" w:hAnsi="Cambria Math"/>
                  <w:color w:val="1B1B1B"/>
                </w:rPr>
                <m:t>0,15-15 А∙</m:t>
              </m:r>
              <m:sSup>
                <m:sSupPr>
                  <m:ctrlPr>
                    <w:rPr>
                      <w:rFonts w:ascii="Cambria Math" w:hAnsi="Cambria Math"/>
                      <w:i/>
                      <w:color w:val="1B1B1B"/>
                    </w:rPr>
                  </m:ctrlPr>
                </m:sSupPr>
                <m:e>
                  <m:r>
                    <w:rPr>
                      <w:rFonts w:ascii="Cambria Math" w:hAnsi="Cambria Math"/>
                      <w:color w:val="1B1B1B"/>
                    </w:rPr>
                    <m:t>м</m:t>
                  </m:r>
                </m:e>
                <m:sup>
                  <m:r>
                    <w:rPr>
                      <w:rFonts w:ascii="Cambria Math" w:hAnsi="Cambria Math"/>
                      <w:color w:val="1B1B1B"/>
                    </w:rPr>
                    <m:t>2</m:t>
                  </m:r>
                </m:sup>
              </m:sSup>
            </m:oMath>
          </w:p>
        </w:tc>
      </w:tr>
    </w:tbl>
    <w:p w14:paraId="15DAA96A" w14:textId="77777777" w:rsidR="003C7131" w:rsidRDefault="003C7131">
      <w:r>
        <w:br w:type="page"/>
      </w:r>
    </w:p>
    <w:p w14:paraId="69456F28" w14:textId="5A054A9B" w:rsidR="00626A04" w:rsidRDefault="00626A04" w:rsidP="001E24FD">
      <w:pPr>
        <w:jc w:val="right"/>
      </w:pPr>
      <w:r>
        <w:lastRenderedPageBreak/>
        <w:t>Окончание табл. 1</w:t>
      </w:r>
    </w:p>
    <w:tbl>
      <w:tblPr>
        <w:tblStyle w:val="TableGrid"/>
        <w:tblW w:w="0" w:type="auto"/>
        <w:tblLook w:val="04A0" w:firstRow="1" w:lastRow="0" w:firstColumn="1" w:lastColumn="0" w:noHBand="0" w:noVBand="1"/>
      </w:tblPr>
      <w:tblGrid>
        <w:gridCol w:w="2830"/>
        <w:gridCol w:w="6515"/>
      </w:tblGrid>
      <w:tr w:rsidR="00567A36" w:rsidRPr="00567A36" w14:paraId="23EE19EE" w14:textId="77777777" w:rsidTr="00567A36">
        <w:tc>
          <w:tcPr>
            <w:tcW w:w="2830" w:type="dxa"/>
          </w:tcPr>
          <w:p w14:paraId="625EAAD7" w14:textId="77777777" w:rsidR="00567A36" w:rsidRPr="00567A36" w:rsidRDefault="00567A36" w:rsidP="00981306">
            <w:pPr>
              <w:spacing w:line="360" w:lineRule="auto"/>
              <w:jc w:val="both"/>
              <w:rPr>
                <w:b/>
                <w:bCs/>
                <w:color w:val="1B1B1B"/>
              </w:rPr>
            </w:pPr>
            <w:r w:rsidRPr="00567A36">
              <w:rPr>
                <w:rStyle w:val="Strong"/>
                <w:b w:val="0"/>
                <w:bCs w:val="0"/>
              </w:rPr>
              <w:t xml:space="preserve">Звёздные </w:t>
            </w:r>
            <w:proofErr w:type="spellStart"/>
            <w:r w:rsidRPr="00567A36">
              <w:rPr>
                <w:rStyle w:val="Strong"/>
                <w:b w:val="0"/>
                <w:bCs w:val="0"/>
              </w:rPr>
              <w:t>трекеры</w:t>
            </w:r>
            <w:proofErr w:type="spellEnd"/>
          </w:p>
        </w:tc>
        <w:tc>
          <w:tcPr>
            <w:tcW w:w="6515" w:type="dxa"/>
          </w:tcPr>
          <w:p w14:paraId="64CCE806" w14:textId="4E763485" w:rsidR="00567A36" w:rsidRPr="00567A36" w:rsidRDefault="00567A36" w:rsidP="00981306">
            <w:pPr>
              <w:tabs>
                <w:tab w:val="left" w:pos="1206"/>
              </w:tabs>
              <w:spacing w:line="360" w:lineRule="auto"/>
              <w:jc w:val="both"/>
              <w:rPr>
                <w:color w:val="1B1B1B"/>
              </w:rPr>
            </w:pPr>
            <w:r w:rsidRPr="00567A36">
              <w:t>Точность измерения углового положения</w:t>
            </w:r>
            <w:r w:rsidRPr="00567A36">
              <w:rPr>
                <w:color w:val="1B1B1B"/>
                <w:shd w:val="clear" w:color="auto" w:fill="FFFFFF"/>
              </w:rPr>
              <w:t xml:space="preserve"> </w:t>
            </w:r>
            <m:oMath>
              <m:r>
                <w:rPr>
                  <w:rFonts w:ascii="Cambria Math" w:hAnsi="Cambria Math"/>
                  <w:color w:val="1B1B1B"/>
                  <w:shd w:val="clear" w:color="auto" w:fill="FFFFFF"/>
                </w:rPr>
                <m:t xml:space="preserve"> </m:t>
              </m:r>
              <m:sSup>
                <m:sSupPr>
                  <m:ctrlPr>
                    <w:rPr>
                      <w:rFonts w:ascii="Cambria Math" w:hAnsi="Cambria Math"/>
                      <w:i/>
                      <w:color w:val="1B1B1B"/>
                      <w:shd w:val="clear" w:color="auto" w:fill="FFFFFF"/>
                    </w:rPr>
                  </m:ctrlPr>
                </m:sSupPr>
                <m:e>
                  <m:r>
                    <w:rPr>
                      <w:rFonts w:ascii="Cambria Math" w:hAnsi="Cambria Math"/>
                      <w:color w:val="1B1B1B"/>
                      <w:shd w:val="clear" w:color="auto" w:fill="FFFFFF"/>
                    </w:rPr>
                    <m:t>8</m:t>
                  </m:r>
                </m:e>
                <m:sup>
                  <m:r>
                    <w:rPr>
                      <w:rFonts w:ascii="Cambria Math" w:hAnsi="Cambria Math"/>
                      <w:color w:val="1B1B1B"/>
                      <w:shd w:val="clear" w:color="auto" w:fill="FFFFFF"/>
                    </w:rPr>
                    <m:t>''</m:t>
                  </m:r>
                </m:sup>
              </m:sSup>
            </m:oMath>
            <w:r w:rsidRPr="00567A36">
              <w:rPr>
                <w:color w:val="1B1B1B"/>
                <w:shd w:val="clear" w:color="auto" w:fill="FFFFFF"/>
              </w:rPr>
              <w:t xml:space="preserve"> </w:t>
            </w:r>
          </w:p>
        </w:tc>
      </w:tr>
      <w:tr w:rsidR="00567A36" w:rsidRPr="00567A36" w14:paraId="6C752C28" w14:textId="77777777" w:rsidTr="00567A36">
        <w:tc>
          <w:tcPr>
            <w:tcW w:w="2830" w:type="dxa"/>
          </w:tcPr>
          <w:p w14:paraId="00657A95" w14:textId="77777777" w:rsidR="00567A36" w:rsidRPr="00567A36" w:rsidRDefault="00567A36" w:rsidP="00981306">
            <w:pPr>
              <w:spacing w:line="360" w:lineRule="auto"/>
              <w:jc w:val="both"/>
              <w:rPr>
                <w:color w:val="1B1B1B"/>
              </w:rPr>
            </w:pPr>
            <w:r w:rsidRPr="00567A36">
              <w:t>Датчики Солнца</w:t>
            </w:r>
          </w:p>
        </w:tc>
        <w:tc>
          <w:tcPr>
            <w:tcW w:w="6515" w:type="dxa"/>
          </w:tcPr>
          <w:p w14:paraId="501C65AB" w14:textId="77777777" w:rsidR="00567A36" w:rsidRPr="00567A36" w:rsidRDefault="00567A36" w:rsidP="00981306">
            <w:pPr>
              <w:spacing w:line="360" w:lineRule="auto"/>
              <w:jc w:val="both"/>
              <w:rPr>
                <w:color w:val="1B1B1B"/>
              </w:rPr>
            </w:pPr>
            <w:r w:rsidRPr="00567A36">
              <w:rPr>
                <w:color w:val="1B1B1B"/>
                <w:shd w:val="clear" w:color="auto" w:fill="FFFFFF"/>
              </w:rPr>
              <w:t xml:space="preserve">Точность </w:t>
            </w:r>
            <w:r w:rsidRPr="00567A36">
              <w:rPr>
                <w:color w:val="1B1B1B"/>
              </w:rPr>
              <w:t>измерения углового положения</w:t>
            </w:r>
            <w:r w:rsidRPr="00567A36">
              <w:rPr>
                <w:color w:val="1B1B1B"/>
                <w:shd w:val="clear" w:color="auto" w:fill="FFFFFF"/>
              </w:rPr>
              <w:t xml:space="preserve"> </w:t>
            </w:r>
            <m:oMath>
              <m:r>
                <w:rPr>
                  <w:rFonts w:ascii="Cambria Math" w:hAnsi="Cambria Math"/>
                  <w:color w:val="1B1B1B"/>
                  <w:shd w:val="clear" w:color="auto" w:fill="FFFFFF"/>
                </w:rPr>
                <m:t>0,1 °</m:t>
              </m:r>
            </m:oMath>
          </w:p>
        </w:tc>
      </w:tr>
      <w:tr w:rsidR="00567A36" w:rsidRPr="00567A36" w14:paraId="58637066" w14:textId="77777777" w:rsidTr="00567A36">
        <w:tc>
          <w:tcPr>
            <w:tcW w:w="2830" w:type="dxa"/>
          </w:tcPr>
          <w:p w14:paraId="662BFD5B" w14:textId="77777777" w:rsidR="00567A36" w:rsidRPr="00567A36" w:rsidRDefault="00567A36" w:rsidP="00981306">
            <w:pPr>
              <w:spacing w:line="360" w:lineRule="auto"/>
              <w:jc w:val="both"/>
              <w:rPr>
                <w:color w:val="1B1B1B"/>
              </w:rPr>
            </w:pPr>
            <w:r w:rsidRPr="00567A36">
              <w:t>Датчики горизонта</w:t>
            </w:r>
          </w:p>
        </w:tc>
        <w:tc>
          <w:tcPr>
            <w:tcW w:w="6515" w:type="dxa"/>
          </w:tcPr>
          <w:p w14:paraId="40A36B98" w14:textId="77777777" w:rsidR="00567A36" w:rsidRPr="00567A36" w:rsidRDefault="00567A36" w:rsidP="00981306">
            <w:pPr>
              <w:spacing w:line="360" w:lineRule="auto"/>
              <w:jc w:val="both"/>
              <w:rPr>
                <w:color w:val="1B1B1B"/>
              </w:rPr>
            </w:pPr>
            <w:r w:rsidRPr="00567A36">
              <w:rPr>
                <w:color w:val="1B1B1B"/>
                <w:shd w:val="clear" w:color="auto" w:fill="FFFFFF"/>
              </w:rPr>
              <w:t xml:space="preserve">точность </w:t>
            </w:r>
            <w:r w:rsidRPr="00567A36">
              <w:t>измерения углового положения</w:t>
            </w:r>
            <w:r w:rsidRPr="00567A36">
              <w:rPr>
                <w:color w:val="1B1B1B"/>
                <w:shd w:val="clear" w:color="auto" w:fill="FFFFFF"/>
              </w:rPr>
              <w:t xml:space="preserve"> </w:t>
            </w:r>
            <m:oMath>
              <m:r>
                <w:rPr>
                  <w:rFonts w:ascii="Cambria Math" w:hAnsi="Cambria Math"/>
                  <w:color w:val="1B1B1B"/>
                  <w:shd w:val="clear" w:color="auto" w:fill="FFFFFF"/>
                </w:rPr>
                <m:t xml:space="preserve">0,25 </m:t>
              </m:r>
              <m:r>
                <m:rPr>
                  <m:sty m:val="p"/>
                </m:rPr>
                <w:rPr>
                  <w:rFonts w:ascii="Cambria Math" w:hAnsi="Cambria Math"/>
                  <w:color w:val="1B1B1B"/>
                  <w:shd w:val="clear" w:color="auto" w:fill="FFFFFF"/>
                </w:rPr>
                <m:t>°</m:t>
              </m:r>
              <m:r>
                <w:rPr>
                  <w:rFonts w:ascii="Cambria Math" w:hAnsi="Cambria Math"/>
                  <w:color w:val="1B1B1B"/>
                  <w:shd w:val="clear" w:color="auto" w:fill="FFFFFF"/>
                </w:rPr>
                <m:t xml:space="preserve"> </m:t>
              </m:r>
            </m:oMath>
          </w:p>
        </w:tc>
      </w:tr>
      <w:tr w:rsidR="00567A36" w:rsidRPr="00567A36" w14:paraId="5B39F983" w14:textId="77777777" w:rsidTr="00567A36">
        <w:tc>
          <w:tcPr>
            <w:tcW w:w="2830" w:type="dxa"/>
          </w:tcPr>
          <w:p w14:paraId="79DBCC26" w14:textId="77777777" w:rsidR="00567A36" w:rsidRPr="00567A36" w:rsidRDefault="00567A36" w:rsidP="00981306">
            <w:pPr>
              <w:tabs>
                <w:tab w:val="left" w:pos="3583"/>
              </w:tabs>
              <w:spacing w:line="360" w:lineRule="auto"/>
              <w:jc w:val="both"/>
              <w:rPr>
                <w:color w:val="1B1B1B"/>
              </w:rPr>
            </w:pPr>
            <w:r w:rsidRPr="00567A36">
              <w:rPr>
                <w:color w:val="1B1B1B"/>
                <w:shd w:val="clear" w:color="auto" w:fill="FFFFFF"/>
              </w:rPr>
              <w:t>Инерциальные Датчики</w:t>
            </w:r>
          </w:p>
        </w:tc>
        <w:tc>
          <w:tcPr>
            <w:tcW w:w="6515" w:type="dxa"/>
          </w:tcPr>
          <w:p w14:paraId="0033B882" w14:textId="10101EE4" w:rsidR="00567A36" w:rsidRPr="00567A36" w:rsidRDefault="00567A36" w:rsidP="0040279D">
            <w:pPr>
              <w:spacing w:line="360" w:lineRule="auto"/>
              <w:jc w:val="both"/>
              <w:rPr>
                <w:color w:val="1B1B1B"/>
              </w:rPr>
            </w:pPr>
            <w:r w:rsidRPr="00567A36">
              <w:t xml:space="preserve">Гироскопы: </w:t>
            </w:r>
            <w:r w:rsidRPr="00567A36">
              <w:rPr>
                <w:rStyle w:val="Strong"/>
                <w:b w:val="0"/>
                <w:bCs w:val="0"/>
                <w:color w:val="333333"/>
                <w:shd w:val="clear" w:color="auto" w:fill="FFFFFF"/>
              </w:rPr>
              <w:t>смещение нуля</w:t>
            </w:r>
            <w:r w:rsidRPr="00567A36">
              <w:rPr>
                <w:b/>
                <w:bCs/>
              </w:rPr>
              <w:t xml:space="preserve"> </w:t>
            </w:r>
            <m:oMath>
              <m:r>
                <w:rPr>
                  <w:rFonts w:ascii="Cambria Math" w:hAnsi="Cambria Math"/>
                </w:rPr>
                <m:t xml:space="preserve">0,15 </m:t>
              </m:r>
              <m:f>
                <m:fPr>
                  <m:type m:val="lin"/>
                  <m:ctrlPr>
                    <w:rPr>
                      <w:rFonts w:ascii="Cambria Math" w:hAnsi="Cambria Math"/>
                      <w:i/>
                    </w:rPr>
                  </m:ctrlPr>
                </m:fPr>
                <m:num>
                  <m:r>
                    <w:rPr>
                      <w:rFonts w:ascii="Cambria Math" w:hAnsi="Cambria Math"/>
                    </w:rPr>
                    <m:t xml:space="preserve"> °</m:t>
                  </m:r>
                </m:num>
                <m:den>
                  <m:r>
                    <w:rPr>
                      <w:rFonts w:ascii="Cambria Math" w:hAnsi="Cambria Math"/>
                    </w:rPr>
                    <m:t>ч</m:t>
                  </m:r>
                </m:den>
              </m:f>
              <m:r>
                <w:rPr>
                  <w:rFonts w:ascii="Cambria Math" w:hAnsi="Cambria Math"/>
                </w:rPr>
                <m:t xml:space="preserve"> </m:t>
              </m:r>
            </m:oMath>
            <w:r w:rsidRPr="00567A36">
              <w:t>,</w:t>
            </w:r>
            <w:r w:rsidR="001E24FD">
              <w:t xml:space="preserve">                                    </w:t>
            </w:r>
            <w:r w:rsidRPr="00567A36">
              <w:t xml:space="preserve"> угловое </w:t>
            </w:r>
            <w:r w:rsidRPr="00E70EC9">
              <w:t>случайное блуждан</w:t>
            </w:r>
            <w:r w:rsidR="00E70EC9" w:rsidRPr="00E70EC9">
              <w:t>и</w:t>
            </w:r>
            <w:r w:rsidR="0040279D" w:rsidRPr="00E70EC9">
              <w:t>е</w:t>
            </w:r>
            <w:r w:rsidR="0040279D">
              <w:t xml:space="preserve"> </w:t>
            </w:r>
            <m:oMath>
              <m:r>
                <w:rPr>
                  <w:rFonts w:ascii="Cambria Math" w:hAnsi="Cambria Math"/>
                </w:rPr>
                <m:t>0,02</m:t>
              </m:r>
              <m:f>
                <m:fPr>
                  <m:type m:val="lin"/>
                  <m:ctrlPr>
                    <w:rPr>
                      <w:rFonts w:ascii="Cambria Math" w:hAnsi="Cambria Math"/>
                      <w:i/>
                    </w:rPr>
                  </m:ctrlPr>
                </m:fPr>
                <m:num>
                  <m:r>
                    <w:rPr>
                      <w:rFonts w:ascii="Cambria Math" w:hAnsi="Cambria Math"/>
                    </w:rPr>
                    <m:t xml:space="preserve"> °</m:t>
                  </m:r>
                </m:num>
                <m:den>
                  <m:rad>
                    <m:radPr>
                      <m:degHide m:val="1"/>
                      <m:ctrlPr>
                        <w:rPr>
                          <w:rFonts w:ascii="Cambria Math" w:hAnsi="Cambria Math"/>
                          <w:i/>
                        </w:rPr>
                      </m:ctrlPr>
                    </m:radPr>
                    <m:deg/>
                    <m:e>
                      <m:r>
                        <w:rPr>
                          <w:rFonts w:ascii="Cambria Math" w:hAnsi="Cambria Math"/>
                        </w:rPr>
                        <m:t>ч</m:t>
                      </m:r>
                    </m:e>
                  </m:rad>
                </m:den>
              </m:f>
            </m:oMath>
            <w:r w:rsidR="0040279D">
              <w:t xml:space="preserve">.                             </w:t>
            </w:r>
            <w:r w:rsidRPr="00567A36">
              <w:rPr>
                <w:color w:val="1B1B1B"/>
              </w:rPr>
              <w:br/>
            </w:r>
            <w:r w:rsidRPr="00567A36">
              <w:t xml:space="preserve">Акселерометры: смещение нуля </w:t>
            </w:r>
            <m:oMath>
              <m:r>
                <w:rPr>
                  <w:rFonts w:ascii="Cambria Math" w:hAnsi="Cambria Math"/>
                </w:rPr>
                <m:t>3 μ</m:t>
              </m:r>
              <m:r>
                <w:rPr>
                  <w:rFonts w:ascii="Cambria Math" w:hAnsi="Cambria Math"/>
                  <w:lang w:val="en-US"/>
                </w:rPr>
                <m:t>g</m:t>
              </m:r>
            </m:oMath>
            <w:r w:rsidRPr="00567A36">
              <w:t xml:space="preserve">, </w:t>
            </w:r>
            <w:r w:rsidR="001E24FD">
              <w:t xml:space="preserve">                              </w:t>
            </w:r>
            <w:r w:rsidRPr="00567A36">
              <w:t xml:space="preserve">Случайное блуждание скорости </w:t>
            </w:r>
            <m:oMath>
              <m:r>
                <w:rPr>
                  <w:rFonts w:ascii="Cambria Math" w:hAnsi="Cambria Math"/>
                </w:rPr>
                <m:t>0,02</m:t>
              </m:r>
              <m:f>
                <m:fPr>
                  <m:type m:val="lin"/>
                  <m:ctrlPr>
                    <w:rPr>
                      <w:rFonts w:ascii="Cambria Math" w:hAnsi="Cambria Math"/>
                      <w:i/>
                    </w:rPr>
                  </m:ctrlPr>
                </m:fPr>
                <m:num>
                  <m:f>
                    <m:fPr>
                      <m:ctrlPr>
                        <w:rPr>
                          <w:rFonts w:ascii="Cambria Math" w:hAnsi="Cambria Math"/>
                          <w:i/>
                        </w:rPr>
                      </m:ctrlPr>
                    </m:fPr>
                    <m:num>
                      <m:r>
                        <w:rPr>
                          <w:rFonts w:ascii="Cambria Math" w:hAnsi="Cambria Math"/>
                        </w:rPr>
                        <m:t>м</m:t>
                      </m:r>
                    </m:num>
                    <m:den>
                      <m:r>
                        <w:rPr>
                          <w:rFonts w:ascii="Cambria Math" w:hAnsi="Cambria Math"/>
                        </w:rPr>
                        <m:t>c</m:t>
                      </m:r>
                    </m:den>
                  </m:f>
                  <m:r>
                    <w:rPr>
                      <w:rFonts w:ascii="Cambria Math" w:hAnsi="Cambria Math"/>
                    </w:rPr>
                    <m:t xml:space="preserve"> </m:t>
                  </m:r>
                </m:num>
                <m:den>
                  <m:rad>
                    <m:radPr>
                      <m:degHide m:val="1"/>
                      <m:ctrlPr>
                        <w:rPr>
                          <w:rFonts w:ascii="Cambria Math" w:hAnsi="Cambria Math"/>
                          <w:i/>
                        </w:rPr>
                      </m:ctrlPr>
                    </m:radPr>
                    <m:deg/>
                    <m:e>
                      <m:r>
                        <w:rPr>
                          <w:rFonts w:ascii="Cambria Math" w:hAnsi="Cambria Math"/>
                        </w:rPr>
                        <m:t>ч</m:t>
                      </m:r>
                    </m:e>
                  </m:rad>
                </m:den>
              </m:f>
            </m:oMath>
          </w:p>
        </w:tc>
      </w:tr>
      <w:tr w:rsidR="00567A36" w:rsidRPr="00567A36" w14:paraId="2798C09A" w14:textId="77777777" w:rsidTr="00567A36">
        <w:tc>
          <w:tcPr>
            <w:tcW w:w="2830" w:type="dxa"/>
          </w:tcPr>
          <w:p w14:paraId="5A260FD3" w14:textId="77777777" w:rsidR="00567A36" w:rsidRPr="00567A36" w:rsidRDefault="00567A36" w:rsidP="00981306">
            <w:pPr>
              <w:spacing w:line="360" w:lineRule="auto"/>
              <w:jc w:val="both"/>
              <w:rPr>
                <w:color w:val="1B1B1B"/>
              </w:rPr>
            </w:pPr>
            <w:r w:rsidRPr="00567A36">
              <w:rPr>
                <w:color w:val="1B1B1B"/>
                <w:shd w:val="clear" w:color="auto" w:fill="FFFFFF"/>
              </w:rPr>
              <w:t>GPS - Приемники</w:t>
            </w:r>
          </w:p>
        </w:tc>
        <w:tc>
          <w:tcPr>
            <w:tcW w:w="6515" w:type="dxa"/>
          </w:tcPr>
          <w:p w14:paraId="0139F5D6" w14:textId="77777777" w:rsidR="00567A36" w:rsidRPr="00567A36" w:rsidRDefault="00567A36" w:rsidP="00981306">
            <w:pPr>
              <w:tabs>
                <w:tab w:val="left" w:pos="921"/>
              </w:tabs>
              <w:spacing w:line="360" w:lineRule="auto"/>
              <w:jc w:val="both"/>
              <w:rPr>
                <w:color w:val="1B1B1B"/>
              </w:rPr>
            </w:pPr>
            <w:r w:rsidRPr="00567A36">
              <w:rPr>
                <w:color w:val="1B1B1B"/>
                <w:shd w:val="clear" w:color="auto" w:fill="FFFFFF"/>
              </w:rPr>
              <w:t>Точность определения положения 1,5 м</w:t>
            </w:r>
          </w:p>
        </w:tc>
      </w:tr>
      <w:tr w:rsidR="00567A36" w:rsidRPr="00567A36" w14:paraId="018A97A4" w14:textId="77777777" w:rsidTr="00567A36">
        <w:tc>
          <w:tcPr>
            <w:tcW w:w="2830" w:type="dxa"/>
          </w:tcPr>
          <w:p w14:paraId="2A218DB8" w14:textId="4A24B22A" w:rsidR="00567A36" w:rsidRPr="00567A36" w:rsidRDefault="00567A36" w:rsidP="00981306">
            <w:pPr>
              <w:spacing w:line="360" w:lineRule="auto"/>
              <w:jc w:val="both"/>
              <w:rPr>
                <w:color w:val="1B1B1B"/>
              </w:rPr>
            </w:pPr>
            <w:r w:rsidRPr="00567A36">
              <w:rPr>
                <w:color w:val="1B1B1B"/>
                <w:shd w:val="clear" w:color="auto" w:fill="FFFFFF"/>
              </w:rPr>
              <w:t xml:space="preserve">Интегрированные </w:t>
            </w:r>
            <w:r w:rsidR="008131C8">
              <w:rPr>
                <w:color w:val="1B1B1B"/>
                <w:shd w:val="clear" w:color="auto" w:fill="FFFFFF"/>
              </w:rPr>
              <w:t>модули</w:t>
            </w:r>
          </w:p>
        </w:tc>
        <w:tc>
          <w:tcPr>
            <w:tcW w:w="6515" w:type="dxa"/>
          </w:tcPr>
          <w:p w14:paraId="64468C8B" w14:textId="77777777" w:rsidR="00567A36" w:rsidRPr="00567A36" w:rsidRDefault="00567A36" w:rsidP="00981306">
            <w:pPr>
              <w:spacing w:line="360" w:lineRule="auto"/>
              <w:jc w:val="both"/>
              <w:rPr>
                <w:color w:val="1B1B1B"/>
              </w:rPr>
            </w:pPr>
            <w:r w:rsidRPr="00567A36">
              <w:rPr>
                <w:color w:val="1B1B1B"/>
                <w:shd w:val="clear" w:color="auto" w:fill="FFFFFF"/>
              </w:rPr>
              <w:t xml:space="preserve">точность </w:t>
            </w:r>
            <w:r w:rsidRPr="00567A36">
              <w:t xml:space="preserve">измерения углового положения  </w:t>
            </w:r>
            <m:oMath>
              <m:r>
                <w:rPr>
                  <w:rFonts w:ascii="Cambria Math" w:hAnsi="Cambria Math"/>
                  <w:color w:val="1B1B1B"/>
                  <w:shd w:val="clear" w:color="auto" w:fill="FFFFFF"/>
                </w:rPr>
                <m:t xml:space="preserve">0,002-5 </m:t>
              </m:r>
              <m:r>
                <m:rPr>
                  <m:sty m:val="p"/>
                </m:rPr>
                <w:rPr>
                  <w:rFonts w:ascii="Cambria Math" w:hAnsi="Cambria Math"/>
                  <w:color w:val="1B1B1B"/>
                  <w:shd w:val="clear" w:color="auto" w:fill="FFFFFF"/>
                </w:rPr>
                <m:t>°</m:t>
              </m:r>
            </m:oMath>
          </w:p>
        </w:tc>
      </w:tr>
      <w:tr w:rsidR="00567A36" w:rsidRPr="00567A36" w14:paraId="6763FBAE" w14:textId="77777777" w:rsidTr="00567A36">
        <w:tc>
          <w:tcPr>
            <w:tcW w:w="2830" w:type="dxa"/>
          </w:tcPr>
          <w:p w14:paraId="3CE80FFF" w14:textId="77777777" w:rsidR="00567A36" w:rsidRPr="00567A36" w:rsidRDefault="00567A36" w:rsidP="00981306">
            <w:pPr>
              <w:tabs>
                <w:tab w:val="left" w:pos="3633"/>
              </w:tabs>
              <w:spacing w:line="360" w:lineRule="auto"/>
              <w:jc w:val="both"/>
              <w:rPr>
                <w:color w:val="1B1B1B"/>
              </w:rPr>
            </w:pPr>
            <w:r w:rsidRPr="00567A36">
              <w:rPr>
                <w:color w:val="1B1B1B"/>
                <w:shd w:val="clear" w:color="auto" w:fill="FFFFFF"/>
              </w:rPr>
              <w:t>Атомные часы</w:t>
            </w:r>
          </w:p>
        </w:tc>
        <w:tc>
          <w:tcPr>
            <w:tcW w:w="6515" w:type="dxa"/>
          </w:tcPr>
          <w:p w14:paraId="2DBA83EE" w14:textId="77777777" w:rsidR="00567A36" w:rsidRPr="00567A36" w:rsidRDefault="00567A36" w:rsidP="00981306">
            <w:pPr>
              <w:spacing w:line="360" w:lineRule="auto"/>
              <w:jc w:val="both"/>
              <w:rPr>
                <w:color w:val="1B1B1B"/>
              </w:rPr>
            </w:pPr>
            <w:r w:rsidRPr="00567A36">
              <w:rPr>
                <w:color w:val="1B1B1B"/>
                <w:shd w:val="clear" w:color="auto" w:fill="FFFFFF"/>
              </w:rPr>
              <w:t xml:space="preserve">Диапазон частот </w:t>
            </w:r>
            <m:oMath>
              <m:r>
                <w:rPr>
                  <w:rFonts w:ascii="Cambria Math" w:hAnsi="Cambria Math"/>
                  <w:color w:val="1B1B1B"/>
                  <w:shd w:val="clear" w:color="auto" w:fill="FFFFFF"/>
                </w:rPr>
                <m:t>10 – 150 МГц</m:t>
              </m:r>
            </m:oMath>
          </w:p>
        </w:tc>
      </w:tr>
      <w:tr w:rsidR="00567A36" w:rsidRPr="00567A36" w14:paraId="3D20B68A" w14:textId="77777777" w:rsidTr="00567A36">
        <w:tc>
          <w:tcPr>
            <w:tcW w:w="2830" w:type="dxa"/>
          </w:tcPr>
          <w:p w14:paraId="01BB2139" w14:textId="06FE601E" w:rsidR="00567A36" w:rsidRPr="00567A36" w:rsidRDefault="00D46061" w:rsidP="00981306">
            <w:pPr>
              <w:spacing w:line="360" w:lineRule="auto"/>
              <w:jc w:val="both"/>
              <w:rPr>
                <w:color w:val="1B1B1B"/>
              </w:rPr>
            </w:pPr>
            <w:r>
              <w:rPr>
                <w:color w:val="1B1B1B"/>
              </w:rPr>
              <w:t xml:space="preserve">Системы </w:t>
            </w:r>
            <w:r w:rsidRPr="00D46061">
              <w:rPr>
                <w:color w:val="1B1B1B"/>
              </w:rPr>
              <w:t>дальней космической связи</w:t>
            </w:r>
          </w:p>
        </w:tc>
        <w:tc>
          <w:tcPr>
            <w:tcW w:w="6515" w:type="dxa"/>
          </w:tcPr>
          <w:p w14:paraId="02F6477A" w14:textId="77777777" w:rsidR="00567A36" w:rsidRPr="00567A36" w:rsidRDefault="00567A36" w:rsidP="00981306">
            <w:pPr>
              <w:spacing w:after="120" w:line="360" w:lineRule="auto"/>
              <w:jc w:val="both"/>
              <w:rPr>
                <w:color w:val="1B1B1B"/>
              </w:rPr>
            </w:pPr>
            <w:r w:rsidRPr="00567A36">
              <w:rPr>
                <w:color w:val="1B1B1B"/>
                <w:shd w:val="clear" w:color="auto" w:fill="FFFFFF"/>
              </w:rPr>
              <w:t xml:space="preserve">Диапазоны частот: X, </w:t>
            </w:r>
            <w:proofErr w:type="spellStart"/>
            <w:r w:rsidRPr="00567A36">
              <w:rPr>
                <w:color w:val="1B1B1B"/>
                <w:shd w:val="clear" w:color="auto" w:fill="FFFFFF"/>
              </w:rPr>
              <w:t>Ka</w:t>
            </w:r>
            <w:proofErr w:type="spellEnd"/>
            <w:r w:rsidRPr="00567A36">
              <w:rPr>
                <w:color w:val="1B1B1B"/>
                <w:shd w:val="clear" w:color="auto" w:fill="FFFFFF"/>
              </w:rPr>
              <w:t>, S и UHF</w:t>
            </w:r>
          </w:p>
        </w:tc>
      </w:tr>
      <w:tr w:rsidR="00567A36" w:rsidRPr="00567A36" w14:paraId="79208D6C" w14:textId="77777777" w:rsidTr="00567A36">
        <w:tc>
          <w:tcPr>
            <w:tcW w:w="2830" w:type="dxa"/>
          </w:tcPr>
          <w:p w14:paraId="2B07A4D8" w14:textId="5856E2C9" w:rsidR="00567A36" w:rsidRPr="00567A36" w:rsidRDefault="00AF0CE8" w:rsidP="00981306">
            <w:pPr>
              <w:spacing w:line="360" w:lineRule="auto"/>
              <w:jc w:val="both"/>
              <w:rPr>
                <w:color w:val="1B1B1B"/>
              </w:rPr>
            </w:pPr>
            <w:r>
              <w:rPr>
                <w:color w:val="1B1B1B"/>
                <w:shd w:val="clear" w:color="auto" w:fill="FFFFFF"/>
              </w:rPr>
              <w:t>Лазерные в</w:t>
            </w:r>
            <w:r w:rsidR="00567A36" w:rsidRPr="00567A36">
              <w:rPr>
                <w:color w:val="1B1B1B"/>
                <w:shd w:val="clear" w:color="auto" w:fill="FFFFFF"/>
              </w:rPr>
              <w:t>ысотомеры</w:t>
            </w:r>
          </w:p>
        </w:tc>
        <w:tc>
          <w:tcPr>
            <w:tcW w:w="6515" w:type="dxa"/>
          </w:tcPr>
          <w:p w14:paraId="5F4BC710" w14:textId="77777777" w:rsidR="00567A36" w:rsidRPr="00567A36" w:rsidRDefault="00567A36" w:rsidP="00981306">
            <w:pPr>
              <w:spacing w:line="360" w:lineRule="auto"/>
              <w:jc w:val="both"/>
              <w:rPr>
                <w:color w:val="1B1B1B"/>
              </w:rPr>
            </w:pPr>
            <w:r w:rsidRPr="00567A36">
              <w:rPr>
                <w:color w:val="1B1B1B"/>
                <w:shd w:val="clear" w:color="auto" w:fill="FFFFFF"/>
              </w:rPr>
              <w:t>высота ~ 15 м, точность ~ 3 см</w:t>
            </w:r>
          </w:p>
        </w:tc>
      </w:tr>
    </w:tbl>
    <w:p w14:paraId="055697D5" w14:textId="77777777" w:rsidR="00567A36" w:rsidRPr="00D44739" w:rsidRDefault="00567A36" w:rsidP="00DA5B42">
      <w:pPr>
        <w:pStyle w:val="a0"/>
      </w:pPr>
    </w:p>
    <w:p w14:paraId="3D631D62" w14:textId="7D344EEF" w:rsidR="00CD58C4" w:rsidRDefault="00D44739" w:rsidP="00DA5B42">
      <w:pPr>
        <w:pStyle w:val="a0"/>
      </w:pPr>
      <w:r w:rsidRPr="00D44739">
        <w:t xml:space="preserve">Таким образом, развитие </w:t>
      </w:r>
      <w:r w:rsidR="00782E7E">
        <w:t xml:space="preserve">компонентов </w:t>
      </w:r>
      <w:r w:rsidRPr="00D44739">
        <w:t>GNC</w:t>
      </w:r>
      <w:r w:rsidR="00782E7E">
        <w:t>-систем</w:t>
      </w:r>
      <w:r w:rsidRPr="00D44739">
        <w:t xml:space="preserve"> для наноспутников характеризуется не только адаптацией проверенных решений, но и активным внедрением новых технологий, позволяющих расширять диапазон применени</w:t>
      </w:r>
      <w:r w:rsidR="00567A36">
        <w:t xml:space="preserve">я космических аппаратов типа </w:t>
      </w:r>
      <w:r w:rsidR="00567A36">
        <w:rPr>
          <w:lang w:val="en-US"/>
        </w:rPr>
        <w:t>CubeSat</w:t>
      </w:r>
      <w:r w:rsidR="00567A36">
        <w:t>.</w:t>
      </w:r>
      <w:r w:rsidR="00782E7E">
        <w:t xml:space="preserve"> </w:t>
      </w:r>
      <w:r w:rsidRPr="00D44739">
        <w:t xml:space="preserve"> </w:t>
      </w:r>
      <w:r w:rsidR="00782E7E">
        <w:t xml:space="preserve">Современные технологии в данной сфере позволяют осуществлять </w:t>
      </w:r>
      <w:r w:rsidR="00782E7E" w:rsidRPr="00D44739">
        <w:t>автономную навигацию</w:t>
      </w:r>
      <w:r w:rsidR="00782E7E">
        <w:t xml:space="preserve"> и</w:t>
      </w:r>
      <w:r w:rsidRPr="00D44739">
        <w:t xml:space="preserve"> прецизионную ориентацию</w:t>
      </w:r>
      <w:r w:rsidR="00782E7E">
        <w:t xml:space="preserve"> </w:t>
      </w:r>
      <w:r w:rsidR="00567A36">
        <w:t>наноспутника</w:t>
      </w:r>
      <w:r w:rsidRPr="00D44739">
        <w:t xml:space="preserve">, </w:t>
      </w:r>
      <w:r w:rsidR="00782E7E">
        <w:t>что позволяет осуществлять</w:t>
      </w:r>
      <w:r w:rsidRPr="00D44739">
        <w:t xml:space="preserve"> миссии</w:t>
      </w:r>
      <w:r w:rsidR="00567A36">
        <w:t xml:space="preserve"> в условиях глубокого космоса</w:t>
      </w:r>
      <w:r w:rsidRPr="00D44739">
        <w:t>.</w:t>
      </w:r>
    </w:p>
    <w:p w14:paraId="4C2C4944" w14:textId="4E9E1AFF" w:rsidR="00567A36" w:rsidRDefault="00567A36" w:rsidP="00626A04">
      <w:pPr>
        <w:shd w:val="clear" w:color="auto" w:fill="FFFFFF"/>
        <w:spacing w:line="360" w:lineRule="auto"/>
        <w:jc w:val="both"/>
        <w:rPr>
          <w:color w:val="1B1B1B"/>
          <w:sz w:val="28"/>
          <w:szCs w:val="28"/>
        </w:rPr>
      </w:pPr>
    </w:p>
    <w:p w14:paraId="7E40D4F3" w14:textId="525BB340" w:rsidR="00626A04" w:rsidRPr="00626A04" w:rsidRDefault="00626A04" w:rsidP="00666871">
      <w:pPr>
        <w:pStyle w:val="21"/>
        <w:ind w:left="0" w:firstLine="709"/>
      </w:pPr>
      <w:bookmarkStart w:id="5" w:name="_Toc198763543"/>
      <w:r w:rsidRPr="00626A04">
        <w:t xml:space="preserve">Интегрированные </w:t>
      </w:r>
      <w:r w:rsidR="008131C8">
        <w:t>модули</w:t>
      </w:r>
      <w:r w:rsidRPr="00626A04">
        <w:t xml:space="preserve"> </w:t>
      </w:r>
      <w:r>
        <w:t>наведения</w:t>
      </w:r>
      <w:r w:rsidRPr="00626A04">
        <w:t xml:space="preserve">, </w:t>
      </w:r>
      <w:bookmarkStart w:id="6" w:name="_Hlk198474724"/>
      <w:r w:rsidRPr="00626A04">
        <w:t xml:space="preserve">навигации и управления </w:t>
      </w:r>
      <w:bookmarkEnd w:id="6"/>
      <w:r w:rsidRPr="00626A04">
        <w:t>для наноспутников</w:t>
      </w:r>
      <w:bookmarkEnd w:id="5"/>
    </w:p>
    <w:p w14:paraId="7B55F522" w14:textId="5C3AE817" w:rsidR="00626A04" w:rsidRPr="00DA5B42" w:rsidRDefault="00626A04" w:rsidP="00DA5B42">
      <w:pPr>
        <w:pStyle w:val="a0"/>
      </w:pPr>
      <w:r w:rsidRPr="00DA5B42">
        <w:t xml:space="preserve">Современные тенденции в разработке </w:t>
      </w:r>
      <w:r w:rsidR="008131C8" w:rsidRPr="00DA5B42">
        <w:t>систем</w:t>
      </w:r>
      <w:r w:rsidRPr="00DA5B42">
        <w:t xml:space="preserve"> </w:t>
      </w:r>
      <w:r w:rsidR="008131C8" w:rsidRPr="00DA5B42">
        <w:t>наведения</w:t>
      </w:r>
      <w:r w:rsidRPr="00DA5B42">
        <w:t xml:space="preserve">, навигации и управления (GNC) для наноспутников предполагают переход от разрозненных компонентов к </w:t>
      </w:r>
      <w:proofErr w:type="spellStart"/>
      <w:r w:rsidRPr="00DA5B42">
        <w:t>высокоинтегрированным</w:t>
      </w:r>
      <w:proofErr w:type="spellEnd"/>
      <w:r w:rsidRPr="00DA5B42">
        <w:t xml:space="preserve"> </w:t>
      </w:r>
      <w:r w:rsidR="008131C8" w:rsidRPr="00DA5B42">
        <w:t>системам</w:t>
      </w:r>
      <w:r w:rsidR="00621D02" w:rsidRPr="00DA5B42">
        <w:t xml:space="preserve"> [4]</w:t>
      </w:r>
      <w:r w:rsidRPr="00DA5B42">
        <w:t xml:space="preserve">. Такие интегрированные модули представляют собой компактные устройства, в которых объединены основные </w:t>
      </w:r>
      <w:r w:rsidR="008131C8" w:rsidRPr="00DA5B42">
        <w:t xml:space="preserve">средства определения положения космического аппарата и </w:t>
      </w:r>
      <w:r w:rsidRPr="00DA5B42">
        <w:t xml:space="preserve">элементы </w:t>
      </w:r>
      <w:proofErr w:type="spellStart"/>
      <w:r w:rsidR="00621D02" w:rsidRPr="00DA5B42">
        <w:t>СиОС</w:t>
      </w:r>
      <w:proofErr w:type="spellEnd"/>
      <w:r w:rsidR="008131C8" w:rsidRPr="00DA5B42">
        <w:t xml:space="preserve"> </w:t>
      </w:r>
      <w:bookmarkStart w:id="7" w:name="_Hlk198482461"/>
      <w:r w:rsidR="008131C8" w:rsidRPr="00DA5B42">
        <w:t>(ADCS).</w:t>
      </w:r>
      <w:r w:rsidRPr="00DA5B42">
        <w:t xml:space="preserve"> </w:t>
      </w:r>
      <w:bookmarkEnd w:id="7"/>
      <w:r w:rsidR="008131C8" w:rsidRPr="00DA5B42">
        <w:t>Они включают в себя различные датчики</w:t>
      </w:r>
      <w:r w:rsidRPr="00DA5B42">
        <w:t xml:space="preserve">, </w:t>
      </w:r>
      <w:r w:rsidRPr="00DA5B42">
        <w:lastRenderedPageBreak/>
        <w:t xml:space="preserve">исполнительные </w:t>
      </w:r>
      <w:r w:rsidR="00621D02" w:rsidRPr="00DA5B42">
        <w:t>устройства</w:t>
      </w:r>
      <w:r w:rsidRPr="00DA5B42">
        <w:t xml:space="preserve"> и вычислительные средства с программным обеспечением</w:t>
      </w:r>
      <w:r w:rsidR="008131C8" w:rsidRPr="00DA5B42">
        <w:t xml:space="preserve">, </w:t>
      </w:r>
      <w:r w:rsidR="001A08ED" w:rsidRPr="00DA5B42">
        <w:t>позволяющие выполнять задачи навигации и управления</w:t>
      </w:r>
      <w:r w:rsidRPr="00DA5B42">
        <w:t>.</w:t>
      </w:r>
    </w:p>
    <w:p w14:paraId="2BAA1D3A" w14:textId="1570337D" w:rsidR="00626A04" w:rsidRPr="00DA5B42" w:rsidRDefault="00626A04" w:rsidP="00DA5B42">
      <w:pPr>
        <w:pStyle w:val="a0"/>
      </w:pPr>
      <w:r w:rsidRPr="00DA5B42">
        <w:t>Основу подобных</w:t>
      </w:r>
      <w:r w:rsidR="001A08ED" w:rsidRPr="00DA5B42">
        <w:t xml:space="preserve"> интегрированных</w:t>
      </w:r>
      <w:r w:rsidRPr="00DA5B42">
        <w:t xml:space="preserve"> </w:t>
      </w:r>
      <w:r w:rsidR="001A08ED" w:rsidRPr="00DA5B42">
        <w:t>модулей, как правило</w:t>
      </w:r>
      <w:r w:rsidRPr="00DA5B42">
        <w:t xml:space="preserve"> составляют:</w:t>
      </w:r>
    </w:p>
    <w:p w14:paraId="6E1C054F" w14:textId="6A2EC6A3" w:rsidR="00626A04" w:rsidRPr="00DA5B42" w:rsidRDefault="001A08ED" w:rsidP="00DA5B42">
      <w:pPr>
        <w:pStyle w:val="a"/>
      </w:pPr>
      <w:r w:rsidRPr="00DA5B42">
        <w:t>двигатели-маховики</w:t>
      </w:r>
      <w:r w:rsidR="00626A04" w:rsidRPr="00DA5B42">
        <w:t xml:space="preserve"> — для точного управления ориентацией</w:t>
      </w:r>
      <w:r w:rsidR="00487058" w:rsidRPr="00DA5B42">
        <w:t xml:space="preserve"> и стабилизации наноспутника</w:t>
      </w:r>
      <w:r w:rsidR="00626A04" w:rsidRPr="00DA5B42">
        <w:t>;</w:t>
      </w:r>
    </w:p>
    <w:p w14:paraId="7CB0B3E1" w14:textId="473FEFB1" w:rsidR="00626A04" w:rsidRPr="00DA5B42" w:rsidRDefault="00271154" w:rsidP="00DA5B42">
      <w:pPr>
        <w:pStyle w:val="a"/>
      </w:pPr>
      <w:r w:rsidRPr="00DA5B42">
        <w:t xml:space="preserve">моментные </w:t>
      </w:r>
      <w:proofErr w:type="spellStart"/>
      <w:r w:rsidRPr="00DA5B42">
        <w:t>магнитоприводы</w:t>
      </w:r>
      <w:proofErr w:type="spellEnd"/>
      <w:r w:rsidRPr="00DA5B42">
        <w:t xml:space="preserve"> </w:t>
      </w:r>
      <w:r w:rsidR="00626A04" w:rsidRPr="00DA5B42">
        <w:t xml:space="preserve">— для сброса </w:t>
      </w:r>
      <w:r w:rsidR="00487058" w:rsidRPr="00DA5B42">
        <w:t xml:space="preserve">кинетического </w:t>
      </w:r>
      <w:r w:rsidR="00626A04" w:rsidRPr="00DA5B42">
        <w:t xml:space="preserve">момента </w:t>
      </w:r>
      <w:r w:rsidR="00487058" w:rsidRPr="00DA5B42">
        <w:t>двигателей-</w:t>
      </w:r>
      <w:r w:rsidR="00626A04" w:rsidRPr="00DA5B42">
        <w:t>маховиков и грубо</w:t>
      </w:r>
      <w:r w:rsidR="00487058" w:rsidRPr="00DA5B42">
        <w:t xml:space="preserve">го управления </w:t>
      </w:r>
      <w:r w:rsidR="00626A04" w:rsidRPr="00DA5B42">
        <w:t>ориентаци</w:t>
      </w:r>
      <w:r w:rsidR="00487058" w:rsidRPr="00DA5B42">
        <w:t>ей</w:t>
      </w:r>
      <w:r w:rsidR="00626A04" w:rsidRPr="00DA5B42">
        <w:t>;</w:t>
      </w:r>
    </w:p>
    <w:p w14:paraId="4FC73170" w14:textId="1F08F86C" w:rsidR="00626A04" w:rsidRPr="00DA5B42" w:rsidRDefault="00626A04" w:rsidP="00DA5B42">
      <w:pPr>
        <w:pStyle w:val="a"/>
      </w:pPr>
      <w:proofErr w:type="spellStart"/>
      <w:r w:rsidRPr="00DA5B42">
        <w:t>трекеры</w:t>
      </w:r>
      <w:proofErr w:type="spellEnd"/>
      <w:r w:rsidRPr="00DA5B42">
        <w:t xml:space="preserve"> звёзд, датчики Солнца, инерциальные измерительные устройства (IMU)</w:t>
      </w:r>
      <w:r w:rsidR="001A08ED" w:rsidRPr="00DA5B42">
        <w:t xml:space="preserve"> и </w:t>
      </w:r>
      <w:r w:rsidRPr="00DA5B42">
        <w:t>магнитометры — для определения ориентации;</w:t>
      </w:r>
    </w:p>
    <w:p w14:paraId="1A921617" w14:textId="1B5C77AB" w:rsidR="00626A04" w:rsidRPr="00DA5B42" w:rsidRDefault="00626A04" w:rsidP="00DA5B42">
      <w:pPr>
        <w:pStyle w:val="a"/>
      </w:pPr>
      <w:r w:rsidRPr="00DA5B42">
        <w:t>GPS-приёмники — для навигации;</w:t>
      </w:r>
    </w:p>
    <w:p w14:paraId="79C3AE28" w14:textId="3DC09D5A" w:rsidR="00626A04" w:rsidRPr="00DA5B42" w:rsidRDefault="00626A04" w:rsidP="00DA5B42">
      <w:pPr>
        <w:pStyle w:val="a"/>
      </w:pPr>
      <w:r w:rsidRPr="00DA5B42">
        <w:t>встроенные микроконтроллеры и алгоритмы</w:t>
      </w:r>
      <w:r w:rsidR="00A61377" w:rsidRPr="00DA5B42">
        <w:t xml:space="preserve"> управления </w:t>
      </w:r>
      <w:r w:rsidR="00487058" w:rsidRPr="00DA5B42">
        <w:t>ориентацией и стабилизации (ADCS)</w:t>
      </w:r>
      <w:r w:rsidR="00A61377" w:rsidRPr="00DA5B42">
        <w:t>;</w:t>
      </w:r>
    </w:p>
    <w:p w14:paraId="2A948F96" w14:textId="01366FE4" w:rsidR="005A4D08" w:rsidRPr="00626A04" w:rsidRDefault="00626A04" w:rsidP="005A4D08">
      <w:pPr>
        <w:shd w:val="clear" w:color="auto" w:fill="FFFFFF"/>
        <w:spacing w:line="360" w:lineRule="auto"/>
        <w:ind w:firstLine="709"/>
        <w:jc w:val="both"/>
        <w:rPr>
          <w:b/>
          <w:bCs/>
          <w:color w:val="1B1B1B"/>
          <w:sz w:val="28"/>
          <w:szCs w:val="28"/>
        </w:rPr>
      </w:pPr>
      <w:r w:rsidRPr="00626A04">
        <w:rPr>
          <w:color w:val="1B1B1B"/>
          <w:sz w:val="28"/>
          <w:szCs w:val="28"/>
        </w:rPr>
        <w:t xml:space="preserve">Такие блоки широко применяются в наноспутниках </w:t>
      </w:r>
      <w:r w:rsidR="000F402D">
        <w:rPr>
          <w:color w:val="1B1B1B"/>
          <w:sz w:val="28"/>
          <w:szCs w:val="28"/>
        </w:rPr>
        <w:t>размерами от</w:t>
      </w:r>
      <w:r w:rsidRPr="00626A04">
        <w:rPr>
          <w:color w:val="1B1B1B"/>
          <w:sz w:val="28"/>
          <w:szCs w:val="28"/>
        </w:rPr>
        <w:t xml:space="preserve"> 1U до 12U</w:t>
      </w:r>
      <w:r w:rsidR="000F402D">
        <w:rPr>
          <w:color w:val="1B1B1B"/>
          <w:sz w:val="28"/>
          <w:szCs w:val="28"/>
        </w:rPr>
        <w:t xml:space="preserve">. </w:t>
      </w:r>
      <w:r w:rsidRPr="00626A04">
        <w:rPr>
          <w:color w:val="1B1B1B"/>
          <w:sz w:val="28"/>
          <w:szCs w:val="28"/>
        </w:rPr>
        <w:t xml:space="preserve">Использование готовых интегрированных </w:t>
      </w:r>
      <w:r w:rsidR="007362E6">
        <w:rPr>
          <w:color w:val="1B1B1B"/>
          <w:sz w:val="28"/>
          <w:szCs w:val="28"/>
        </w:rPr>
        <w:t>упрощает процесс</w:t>
      </w:r>
      <w:r w:rsidRPr="00626A04">
        <w:rPr>
          <w:color w:val="1B1B1B"/>
          <w:sz w:val="28"/>
          <w:szCs w:val="28"/>
        </w:rPr>
        <w:t xml:space="preserve"> </w:t>
      </w:r>
      <w:r w:rsidR="00A61377" w:rsidRPr="00A61377">
        <w:rPr>
          <w:color w:val="1B1B1B"/>
          <w:sz w:val="28"/>
          <w:szCs w:val="28"/>
        </w:rPr>
        <w:t xml:space="preserve">проектирования, сборки и тестирования </w:t>
      </w:r>
      <w:r w:rsidR="007362E6">
        <w:rPr>
          <w:color w:val="1B1B1B"/>
          <w:sz w:val="28"/>
          <w:szCs w:val="28"/>
        </w:rPr>
        <w:t>нано</w:t>
      </w:r>
      <w:r w:rsidR="00A61377" w:rsidRPr="00A61377">
        <w:rPr>
          <w:color w:val="1B1B1B"/>
          <w:sz w:val="28"/>
          <w:szCs w:val="28"/>
        </w:rPr>
        <w:t>спутников</w:t>
      </w:r>
      <w:r w:rsidR="007362E6">
        <w:rPr>
          <w:color w:val="1B1B1B"/>
          <w:sz w:val="28"/>
          <w:szCs w:val="28"/>
        </w:rPr>
        <w:t>, а также</w:t>
      </w:r>
      <w:r w:rsidRPr="00626A04">
        <w:rPr>
          <w:color w:val="1B1B1B"/>
          <w:sz w:val="28"/>
          <w:szCs w:val="28"/>
        </w:rPr>
        <w:t xml:space="preserve"> увеличивает вероятность успешного завершения миссии.</w:t>
      </w:r>
      <w:r w:rsidR="005A4D08">
        <w:rPr>
          <w:color w:val="1B1B1B"/>
          <w:sz w:val="28"/>
          <w:szCs w:val="28"/>
        </w:rPr>
        <w:t xml:space="preserve"> </w:t>
      </w:r>
      <w:r w:rsidR="005A4D08" w:rsidRPr="008C4B62">
        <w:rPr>
          <w:color w:val="1B1B1B"/>
          <w:sz w:val="28"/>
          <w:szCs w:val="28"/>
          <w:shd w:val="clear" w:color="auto" w:fill="FFFFFF"/>
        </w:rPr>
        <w:t xml:space="preserve">Существующие на данный момент интегрированные </w:t>
      </w:r>
      <w:r w:rsidR="005A4D08" w:rsidRPr="008C4B62">
        <w:rPr>
          <w:color w:val="1B1B1B"/>
          <w:sz w:val="28"/>
          <w:szCs w:val="28"/>
        </w:rPr>
        <w:t>модули наведения, навигации и управления для наноспутников</w:t>
      </w:r>
      <w:r w:rsidR="008C4B62" w:rsidRPr="008C4B62">
        <w:rPr>
          <w:color w:val="1B1B1B"/>
          <w:sz w:val="28"/>
          <w:szCs w:val="28"/>
        </w:rPr>
        <w:t xml:space="preserve"> представлены в таблице 2.</w:t>
      </w:r>
    </w:p>
    <w:p w14:paraId="57FF531F" w14:textId="39A1BE13" w:rsidR="00626A04" w:rsidRPr="00434433" w:rsidRDefault="00626A04" w:rsidP="005A4D08">
      <w:pPr>
        <w:shd w:val="clear" w:color="auto" w:fill="FFFFFF"/>
        <w:spacing w:line="360" w:lineRule="auto"/>
        <w:ind w:firstLine="709"/>
        <w:jc w:val="both"/>
        <w:rPr>
          <w:color w:val="1B1B1B"/>
          <w:sz w:val="28"/>
          <w:szCs w:val="28"/>
        </w:rPr>
      </w:pPr>
    </w:p>
    <w:p w14:paraId="0D05BA8B" w14:textId="6CCC3D83" w:rsidR="0004358C" w:rsidRPr="004A0556" w:rsidRDefault="0004358C" w:rsidP="00A3409A">
      <w:pPr>
        <w:shd w:val="clear" w:color="auto" w:fill="FFFFFF"/>
        <w:spacing w:line="360" w:lineRule="auto"/>
        <w:jc w:val="both"/>
        <w:rPr>
          <w:color w:val="1B1B1B"/>
          <w:lang w:val="en-US"/>
        </w:rPr>
      </w:pPr>
      <w:r w:rsidRPr="00D46061">
        <w:rPr>
          <w:color w:val="1B1B1B"/>
        </w:rPr>
        <w:t xml:space="preserve">Таблица </w:t>
      </w:r>
      <w:r w:rsidRPr="0004358C">
        <w:rPr>
          <w:color w:val="1B1B1B"/>
        </w:rPr>
        <w:t>2</w:t>
      </w:r>
      <w:r w:rsidRPr="00D46061">
        <w:rPr>
          <w:color w:val="1B1B1B"/>
        </w:rPr>
        <w:t xml:space="preserve"> -</w:t>
      </w:r>
      <w:r>
        <w:rPr>
          <w:color w:val="1B1B1B"/>
        </w:rPr>
        <w:t xml:space="preserve"> </w:t>
      </w:r>
      <w:r w:rsidRPr="0004358C">
        <w:rPr>
          <w:color w:val="1B1B1B"/>
        </w:rPr>
        <w:t xml:space="preserve">интегрированные модули </w:t>
      </w:r>
      <w:r>
        <w:rPr>
          <w:color w:val="1B1B1B"/>
        </w:rPr>
        <w:t xml:space="preserve">систем </w:t>
      </w:r>
      <w:r w:rsidRPr="00D46061">
        <w:rPr>
          <w:color w:val="1B1B1B"/>
          <w:lang w:val="en-US"/>
        </w:rPr>
        <w:t>GNS</w:t>
      </w:r>
    </w:p>
    <w:tbl>
      <w:tblPr>
        <w:tblStyle w:val="TableGrid"/>
        <w:tblW w:w="0" w:type="auto"/>
        <w:jc w:val="center"/>
        <w:tblLook w:val="04A0" w:firstRow="1" w:lastRow="0" w:firstColumn="1" w:lastColumn="0" w:noHBand="0" w:noVBand="1"/>
      </w:tblPr>
      <w:tblGrid>
        <w:gridCol w:w="1168"/>
        <w:gridCol w:w="1051"/>
        <w:gridCol w:w="2548"/>
        <w:gridCol w:w="2036"/>
        <w:gridCol w:w="1555"/>
        <w:gridCol w:w="987"/>
      </w:tblGrid>
      <w:tr w:rsidR="00271154" w:rsidRPr="00AE04F3" w14:paraId="6F78820F"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7437C290" w14:textId="77777777" w:rsidR="00AE04F3" w:rsidRPr="00AE04F3" w:rsidRDefault="00AE04F3" w:rsidP="008C4B62">
            <w:pPr>
              <w:spacing w:line="360" w:lineRule="auto"/>
              <w:jc w:val="center"/>
              <w:rPr>
                <w:color w:val="1B1B1B"/>
              </w:rPr>
            </w:pPr>
            <w:r w:rsidRPr="00AE04F3">
              <w:rPr>
                <w:bCs/>
                <w:color w:val="1B1B1B"/>
              </w:rPr>
              <w:t>Модель</w:t>
            </w:r>
          </w:p>
        </w:tc>
        <w:tc>
          <w:tcPr>
            <w:tcW w:w="0" w:type="auto"/>
            <w:tcBorders>
              <w:top w:val="single" w:sz="4" w:space="0" w:color="auto"/>
              <w:left w:val="single" w:sz="4" w:space="0" w:color="auto"/>
              <w:bottom w:val="single" w:sz="4" w:space="0" w:color="auto"/>
              <w:right w:val="single" w:sz="4" w:space="0" w:color="auto"/>
            </w:tcBorders>
            <w:hideMark/>
          </w:tcPr>
          <w:p w14:paraId="1A3012F0" w14:textId="77777777" w:rsidR="00AE04F3" w:rsidRPr="00AE04F3" w:rsidRDefault="00AE04F3" w:rsidP="008C4B62">
            <w:pPr>
              <w:spacing w:line="360" w:lineRule="auto"/>
              <w:jc w:val="center"/>
              <w:rPr>
                <w:color w:val="1B1B1B"/>
              </w:rPr>
            </w:pPr>
            <w:r w:rsidRPr="00AE04F3">
              <w:rPr>
                <w:bCs/>
                <w:color w:val="1B1B1B"/>
              </w:rPr>
              <w:t>Масса (кг)</w:t>
            </w:r>
          </w:p>
        </w:tc>
        <w:tc>
          <w:tcPr>
            <w:tcW w:w="2548" w:type="dxa"/>
            <w:tcBorders>
              <w:top w:val="single" w:sz="4" w:space="0" w:color="auto"/>
              <w:left w:val="single" w:sz="4" w:space="0" w:color="auto"/>
              <w:bottom w:val="single" w:sz="4" w:space="0" w:color="auto"/>
              <w:right w:val="single" w:sz="4" w:space="0" w:color="auto"/>
            </w:tcBorders>
            <w:hideMark/>
          </w:tcPr>
          <w:p w14:paraId="41534825" w14:textId="77777777" w:rsidR="00AE04F3" w:rsidRPr="00AE04F3" w:rsidRDefault="00AE04F3" w:rsidP="008C4B62">
            <w:pPr>
              <w:spacing w:line="360" w:lineRule="auto"/>
              <w:jc w:val="center"/>
              <w:rPr>
                <w:color w:val="1B1B1B"/>
              </w:rPr>
            </w:pPr>
            <w:r w:rsidRPr="00AE04F3">
              <w:rPr>
                <w:bCs/>
                <w:color w:val="1B1B1B"/>
              </w:rPr>
              <w:t>Приводы</w:t>
            </w:r>
          </w:p>
        </w:tc>
        <w:tc>
          <w:tcPr>
            <w:tcW w:w="2036" w:type="dxa"/>
            <w:tcBorders>
              <w:top w:val="single" w:sz="4" w:space="0" w:color="auto"/>
              <w:left w:val="single" w:sz="4" w:space="0" w:color="auto"/>
              <w:bottom w:val="single" w:sz="4" w:space="0" w:color="auto"/>
              <w:right w:val="single" w:sz="4" w:space="0" w:color="auto"/>
            </w:tcBorders>
            <w:hideMark/>
          </w:tcPr>
          <w:p w14:paraId="33038DCE" w14:textId="77777777" w:rsidR="00AE04F3" w:rsidRPr="00AE04F3" w:rsidRDefault="00AE04F3" w:rsidP="008C4B62">
            <w:pPr>
              <w:spacing w:line="360" w:lineRule="auto"/>
              <w:jc w:val="center"/>
              <w:rPr>
                <w:color w:val="1B1B1B"/>
              </w:rPr>
            </w:pPr>
            <w:r w:rsidRPr="00AE04F3">
              <w:rPr>
                <w:bCs/>
                <w:color w:val="1B1B1B"/>
              </w:rPr>
              <w:t>Датчики</w:t>
            </w:r>
          </w:p>
        </w:tc>
        <w:tc>
          <w:tcPr>
            <w:tcW w:w="1555" w:type="dxa"/>
            <w:tcBorders>
              <w:top w:val="single" w:sz="4" w:space="0" w:color="auto"/>
              <w:left w:val="single" w:sz="4" w:space="0" w:color="auto"/>
              <w:bottom w:val="single" w:sz="4" w:space="0" w:color="auto"/>
              <w:right w:val="single" w:sz="4" w:space="0" w:color="auto"/>
            </w:tcBorders>
            <w:hideMark/>
          </w:tcPr>
          <w:p w14:paraId="579187A3" w14:textId="05621AE1" w:rsidR="00AE04F3" w:rsidRPr="00AE04F3" w:rsidRDefault="00AE04F3" w:rsidP="008C4B62">
            <w:pPr>
              <w:spacing w:line="360" w:lineRule="auto"/>
              <w:jc w:val="center"/>
              <w:rPr>
                <w:color w:val="1B1B1B"/>
              </w:rPr>
            </w:pPr>
            <w:r w:rsidRPr="00AE04F3">
              <w:rPr>
                <w:bCs/>
                <w:color w:val="1B1B1B"/>
              </w:rPr>
              <w:t xml:space="preserve">Точность </w:t>
            </w:r>
            <w:r>
              <w:rPr>
                <w:bCs/>
                <w:color w:val="1B1B1B"/>
              </w:rPr>
              <w:t>ориентации</w:t>
            </w:r>
          </w:p>
        </w:tc>
        <w:tc>
          <w:tcPr>
            <w:tcW w:w="987" w:type="dxa"/>
            <w:tcBorders>
              <w:top w:val="single" w:sz="4" w:space="0" w:color="auto"/>
              <w:left w:val="single" w:sz="4" w:space="0" w:color="auto"/>
              <w:bottom w:val="single" w:sz="4" w:space="0" w:color="auto"/>
              <w:right w:val="single" w:sz="4" w:space="0" w:color="auto"/>
            </w:tcBorders>
            <w:hideMark/>
          </w:tcPr>
          <w:p w14:paraId="050D6F6E" w14:textId="77777777" w:rsidR="00AE04F3" w:rsidRPr="00AE04F3" w:rsidRDefault="00AE04F3" w:rsidP="008C4B62">
            <w:pPr>
              <w:spacing w:line="360" w:lineRule="auto"/>
              <w:jc w:val="center"/>
              <w:rPr>
                <w:color w:val="1B1B1B"/>
              </w:rPr>
            </w:pPr>
            <w:r w:rsidRPr="00AE04F3">
              <w:rPr>
                <w:bCs/>
                <w:color w:val="1B1B1B"/>
              </w:rPr>
              <w:t>Ссылка</w:t>
            </w:r>
          </w:p>
        </w:tc>
      </w:tr>
      <w:tr w:rsidR="00271154" w:rsidRPr="00AE04F3" w14:paraId="1E5E4445"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2DEF956F" w14:textId="77777777" w:rsidR="00AE04F3" w:rsidRPr="00AE04F3" w:rsidRDefault="00AE04F3" w:rsidP="008C4B62">
            <w:pPr>
              <w:spacing w:line="360" w:lineRule="auto"/>
              <w:jc w:val="center"/>
              <w:rPr>
                <w:color w:val="1B1B1B"/>
              </w:rPr>
            </w:pPr>
            <w:r w:rsidRPr="00AE04F3">
              <w:rPr>
                <w:color w:val="1B1B1B"/>
              </w:rPr>
              <w:t>iADCS-200</w:t>
            </w:r>
          </w:p>
        </w:tc>
        <w:tc>
          <w:tcPr>
            <w:tcW w:w="0" w:type="auto"/>
            <w:tcBorders>
              <w:top w:val="single" w:sz="4" w:space="0" w:color="auto"/>
              <w:left w:val="single" w:sz="4" w:space="0" w:color="auto"/>
              <w:bottom w:val="single" w:sz="4" w:space="0" w:color="auto"/>
              <w:right w:val="single" w:sz="4" w:space="0" w:color="auto"/>
            </w:tcBorders>
            <w:hideMark/>
          </w:tcPr>
          <w:p w14:paraId="5B4496B8" w14:textId="77777777" w:rsidR="00AE04F3" w:rsidRPr="00AE04F3" w:rsidRDefault="00AE04F3" w:rsidP="008C4B62">
            <w:pPr>
              <w:spacing w:line="360" w:lineRule="auto"/>
              <w:jc w:val="center"/>
              <w:rPr>
                <w:color w:val="1B1B1B"/>
              </w:rPr>
            </w:pPr>
            <w:r w:rsidRPr="00AE04F3">
              <w:rPr>
                <w:color w:val="1B1B1B"/>
              </w:rPr>
              <w:t>0.470</w:t>
            </w:r>
          </w:p>
        </w:tc>
        <w:tc>
          <w:tcPr>
            <w:tcW w:w="2548" w:type="dxa"/>
            <w:tcBorders>
              <w:top w:val="single" w:sz="4" w:space="0" w:color="auto"/>
              <w:left w:val="single" w:sz="4" w:space="0" w:color="auto"/>
              <w:bottom w:val="single" w:sz="4" w:space="0" w:color="auto"/>
              <w:right w:val="single" w:sz="4" w:space="0" w:color="auto"/>
            </w:tcBorders>
            <w:hideMark/>
          </w:tcPr>
          <w:p w14:paraId="7156F10D" w14:textId="36AAD66A" w:rsidR="00AE04F3" w:rsidRPr="00AE04F3" w:rsidRDefault="00AE04F3" w:rsidP="00271154">
            <w:pPr>
              <w:spacing w:line="360" w:lineRule="auto"/>
              <w:jc w:val="center"/>
              <w:rPr>
                <w:color w:val="1B1B1B"/>
              </w:rPr>
            </w:pPr>
            <w:r w:rsidRPr="00AE04F3">
              <w:rPr>
                <w:color w:val="1B1B1B"/>
              </w:rPr>
              <w:t xml:space="preserve">3 </w:t>
            </w:r>
            <w:r>
              <w:rPr>
                <w:color w:val="1B1B1B"/>
              </w:rPr>
              <w:t>дв</w:t>
            </w:r>
            <w:r w:rsidR="00ED1106">
              <w:rPr>
                <w:color w:val="1B1B1B"/>
              </w:rPr>
              <w:t>и</w:t>
            </w:r>
            <w:r>
              <w:rPr>
                <w:color w:val="1B1B1B"/>
              </w:rPr>
              <w:t>гателя-маховика</w:t>
            </w:r>
            <w:r w:rsidR="00271154">
              <w:rPr>
                <w:color w:val="1B1B1B"/>
              </w:rPr>
              <w:t>,</w:t>
            </w:r>
            <w:r w:rsidRPr="00AE04F3">
              <w:rPr>
                <w:color w:val="1B1B1B"/>
              </w:rPr>
              <w:br/>
              <w:t xml:space="preserve">3 </w:t>
            </w:r>
            <w:r w:rsidR="00271154" w:rsidRPr="00271154">
              <w:rPr>
                <w:color w:val="1B1B1B"/>
              </w:rPr>
              <w:t>магнит</w:t>
            </w:r>
            <w:r w:rsidR="00271154">
              <w:rPr>
                <w:color w:val="1B1B1B"/>
              </w:rPr>
              <w:t xml:space="preserve">ных </w:t>
            </w:r>
            <w:r w:rsidR="00271154" w:rsidRPr="00271154">
              <w:rPr>
                <w:color w:val="1B1B1B"/>
              </w:rPr>
              <w:t>привод</w:t>
            </w:r>
            <w:r w:rsidR="00271154">
              <w:rPr>
                <w:color w:val="1B1B1B"/>
              </w:rPr>
              <w:t>а</w:t>
            </w:r>
          </w:p>
        </w:tc>
        <w:tc>
          <w:tcPr>
            <w:tcW w:w="2036" w:type="dxa"/>
            <w:tcBorders>
              <w:top w:val="single" w:sz="4" w:space="0" w:color="auto"/>
              <w:left w:val="single" w:sz="4" w:space="0" w:color="auto"/>
              <w:bottom w:val="single" w:sz="4" w:space="0" w:color="auto"/>
              <w:right w:val="single" w:sz="4" w:space="0" w:color="auto"/>
            </w:tcBorders>
            <w:hideMark/>
          </w:tcPr>
          <w:p w14:paraId="2F6A6241" w14:textId="3AB1D918" w:rsidR="00AE04F3" w:rsidRPr="00A3409A" w:rsidRDefault="00AE04F3" w:rsidP="008C4B62">
            <w:pPr>
              <w:spacing w:line="360" w:lineRule="auto"/>
              <w:jc w:val="center"/>
              <w:rPr>
                <w:color w:val="1B1B1B"/>
              </w:rPr>
            </w:pPr>
            <w:r w:rsidRPr="00A3409A">
              <w:rPr>
                <w:color w:val="1B1B1B"/>
              </w:rPr>
              <w:t xml:space="preserve">1 </w:t>
            </w:r>
            <w:r w:rsidR="00AF0CE8">
              <w:rPr>
                <w:color w:val="1B1B1B"/>
              </w:rPr>
              <w:t>звёздный</w:t>
            </w:r>
            <w:r w:rsidR="00AF0CE8" w:rsidRPr="00A3409A">
              <w:rPr>
                <w:color w:val="1B1B1B"/>
              </w:rPr>
              <w:t xml:space="preserve"> </w:t>
            </w:r>
            <w:proofErr w:type="spellStart"/>
            <w:r w:rsidR="00AF0CE8">
              <w:rPr>
                <w:color w:val="1B1B1B"/>
              </w:rPr>
              <w:t>трекер</w:t>
            </w:r>
            <w:proofErr w:type="spellEnd"/>
            <w:r w:rsidRPr="00A3409A">
              <w:rPr>
                <w:color w:val="1B1B1B"/>
              </w:rPr>
              <w:br/>
              <w:t xml:space="preserve">1 </w:t>
            </w:r>
            <w:r w:rsidR="00621D02">
              <w:rPr>
                <w:color w:val="1B1B1B"/>
              </w:rPr>
              <w:t>инерциальный</w:t>
            </w:r>
            <w:r w:rsidR="00621D02" w:rsidRPr="00A3409A">
              <w:rPr>
                <w:color w:val="1B1B1B"/>
              </w:rPr>
              <w:t xml:space="preserve"> </w:t>
            </w:r>
            <w:r w:rsidR="00621D02">
              <w:rPr>
                <w:color w:val="1B1B1B"/>
              </w:rPr>
              <w:t>модуль</w:t>
            </w:r>
            <w:r w:rsidRPr="00A3409A">
              <w:rPr>
                <w:color w:val="1B1B1B"/>
              </w:rPr>
              <w:t xml:space="preserve">, </w:t>
            </w:r>
            <w:r w:rsidR="00A3409A">
              <w:rPr>
                <w:color w:val="1B1B1B"/>
              </w:rPr>
              <w:t>высокочастотный магнитометр и датчик солнца</w:t>
            </w:r>
          </w:p>
        </w:tc>
        <w:tc>
          <w:tcPr>
            <w:tcW w:w="1555" w:type="dxa"/>
            <w:tcBorders>
              <w:top w:val="single" w:sz="4" w:space="0" w:color="auto"/>
              <w:left w:val="single" w:sz="4" w:space="0" w:color="auto"/>
              <w:bottom w:val="single" w:sz="4" w:space="0" w:color="auto"/>
              <w:right w:val="single" w:sz="4" w:space="0" w:color="auto"/>
            </w:tcBorders>
            <w:hideMark/>
          </w:tcPr>
          <w:p w14:paraId="2ECF0A20" w14:textId="77777777" w:rsidR="00AE04F3" w:rsidRPr="00AE04F3" w:rsidRDefault="00AE04F3" w:rsidP="008C4B62">
            <w:pPr>
              <w:spacing w:line="360" w:lineRule="auto"/>
              <w:jc w:val="center"/>
              <w:rPr>
                <w:color w:val="1B1B1B"/>
              </w:rPr>
            </w:pPr>
            <w:r w:rsidRPr="00AE04F3">
              <w:rPr>
                <w:color w:val="1B1B1B"/>
              </w:rPr>
              <w:t>&lt;1°</w:t>
            </w:r>
          </w:p>
        </w:tc>
        <w:tc>
          <w:tcPr>
            <w:tcW w:w="987" w:type="dxa"/>
            <w:tcBorders>
              <w:top w:val="single" w:sz="4" w:space="0" w:color="auto"/>
              <w:left w:val="single" w:sz="4" w:space="0" w:color="auto"/>
              <w:bottom w:val="single" w:sz="4" w:space="0" w:color="auto"/>
              <w:right w:val="single" w:sz="4" w:space="0" w:color="auto"/>
            </w:tcBorders>
            <w:hideMark/>
          </w:tcPr>
          <w:p w14:paraId="57C43CD3" w14:textId="2B0F7763" w:rsidR="00AE04F3" w:rsidRPr="00AE04F3" w:rsidRDefault="00AE04F3" w:rsidP="008C4B62">
            <w:pPr>
              <w:spacing w:line="360" w:lineRule="auto"/>
              <w:jc w:val="center"/>
              <w:rPr>
                <w:color w:val="1B1B1B"/>
              </w:rPr>
            </w:pPr>
            <w:r w:rsidRPr="00AE04F3">
              <w:rPr>
                <w:color w:val="1B1B1B"/>
              </w:rPr>
              <w:t>(</w:t>
            </w:r>
            <w:r w:rsidR="00621D02">
              <w:rPr>
                <w:color w:val="1B1B1B"/>
              </w:rPr>
              <w:t>5</w:t>
            </w:r>
            <w:r w:rsidRPr="00AE04F3">
              <w:rPr>
                <w:color w:val="1B1B1B"/>
              </w:rPr>
              <w:t>)</w:t>
            </w:r>
          </w:p>
        </w:tc>
      </w:tr>
    </w:tbl>
    <w:p w14:paraId="439FDB1A" w14:textId="66A54CA2" w:rsidR="00434433" w:rsidRDefault="00434433">
      <w:r>
        <w:br w:type="page"/>
      </w:r>
    </w:p>
    <w:p w14:paraId="6E79DB09" w14:textId="5C9660E5" w:rsidR="00434433" w:rsidRDefault="00434433" w:rsidP="00E70EC9">
      <w:pPr>
        <w:jc w:val="right"/>
      </w:pPr>
      <w:r>
        <w:lastRenderedPageBreak/>
        <w:t>Окончание табл.2</w:t>
      </w:r>
    </w:p>
    <w:tbl>
      <w:tblPr>
        <w:tblStyle w:val="TableGrid"/>
        <w:tblW w:w="0" w:type="auto"/>
        <w:jc w:val="center"/>
        <w:tblLook w:val="04A0" w:firstRow="1" w:lastRow="0" w:firstColumn="1" w:lastColumn="0" w:noHBand="0" w:noVBand="1"/>
      </w:tblPr>
      <w:tblGrid>
        <w:gridCol w:w="1377"/>
        <w:gridCol w:w="756"/>
        <w:gridCol w:w="2548"/>
        <w:gridCol w:w="2036"/>
        <w:gridCol w:w="1555"/>
        <w:gridCol w:w="987"/>
      </w:tblGrid>
      <w:tr w:rsidR="00271154" w:rsidRPr="00AE04F3" w14:paraId="6D2730C5"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0B981C23" w14:textId="04EAED57" w:rsidR="00AE04F3" w:rsidRPr="00AE04F3" w:rsidRDefault="00AE04F3" w:rsidP="008C4B62">
            <w:pPr>
              <w:spacing w:line="360" w:lineRule="auto"/>
              <w:jc w:val="center"/>
              <w:rPr>
                <w:color w:val="1B1B1B"/>
              </w:rPr>
            </w:pPr>
            <w:r w:rsidRPr="00AE04F3">
              <w:rPr>
                <w:color w:val="1B1B1B"/>
              </w:rPr>
              <w:t>iADCS-400</w:t>
            </w:r>
          </w:p>
        </w:tc>
        <w:tc>
          <w:tcPr>
            <w:tcW w:w="0" w:type="auto"/>
            <w:tcBorders>
              <w:top w:val="single" w:sz="4" w:space="0" w:color="auto"/>
              <w:left w:val="single" w:sz="4" w:space="0" w:color="auto"/>
              <w:bottom w:val="single" w:sz="4" w:space="0" w:color="auto"/>
              <w:right w:val="single" w:sz="4" w:space="0" w:color="auto"/>
            </w:tcBorders>
            <w:hideMark/>
          </w:tcPr>
          <w:p w14:paraId="657C1173" w14:textId="77777777" w:rsidR="00AE04F3" w:rsidRPr="00AE04F3" w:rsidRDefault="00AE04F3" w:rsidP="008C4B62">
            <w:pPr>
              <w:spacing w:line="360" w:lineRule="auto"/>
              <w:jc w:val="center"/>
              <w:rPr>
                <w:color w:val="1B1B1B"/>
              </w:rPr>
            </w:pPr>
            <w:r w:rsidRPr="00AE04F3">
              <w:rPr>
                <w:color w:val="1B1B1B"/>
              </w:rPr>
              <w:t>1.7</w:t>
            </w:r>
          </w:p>
        </w:tc>
        <w:tc>
          <w:tcPr>
            <w:tcW w:w="2548" w:type="dxa"/>
            <w:tcBorders>
              <w:top w:val="single" w:sz="4" w:space="0" w:color="auto"/>
              <w:left w:val="single" w:sz="4" w:space="0" w:color="auto"/>
              <w:bottom w:val="single" w:sz="4" w:space="0" w:color="auto"/>
              <w:right w:val="single" w:sz="4" w:space="0" w:color="auto"/>
            </w:tcBorders>
            <w:hideMark/>
          </w:tcPr>
          <w:p w14:paraId="63B66575" w14:textId="52F05E53" w:rsidR="00AE04F3" w:rsidRPr="00AE04F3" w:rsidRDefault="00271154" w:rsidP="008C4B62">
            <w:pPr>
              <w:spacing w:line="360" w:lineRule="auto"/>
              <w:jc w:val="center"/>
              <w:rPr>
                <w:color w:val="1B1B1B"/>
              </w:rPr>
            </w:pPr>
            <w:r w:rsidRPr="00AE04F3">
              <w:rPr>
                <w:color w:val="1B1B1B"/>
              </w:rPr>
              <w:t xml:space="preserve">3 </w:t>
            </w:r>
            <w:r>
              <w:rPr>
                <w:color w:val="1B1B1B"/>
              </w:rPr>
              <w:t>дв</w:t>
            </w:r>
            <w:r w:rsidR="00ED1106">
              <w:rPr>
                <w:color w:val="1B1B1B"/>
              </w:rPr>
              <w:t>и</w:t>
            </w:r>
            <w:r>
              <w:rPr>
                <w:color w:val="1B1B1B"/>
              </w:rPr>
              <w:t>гателя-маховика,</w:t>
            </w:r>
            <w:r w:rsidRPr="00AE04F3">
              <w:rPr>
                <w:color w:val="1B1B1B"/>
              </w:rPr>
              <w:br/>
              <w:t xml:space="preserve">3 </w:t>
            </w:r>
            <w:r w:rsidRPr="00271154">
              <w:rPr>
                <w:color w:val="1B1B1B"/>
              </w:rPr>
              <w:t>магнит</w:t>
            </w:r>
            <w:r>
              <w:rPr>
                <w:color w:val="1B1B1B"/>
              </w:rPr>
              <w:t xml:space="preserve">ных </w:t>
            </w:r>
            <w:r w:rsidRPr="00271154">
              <w:rPr>
                <w:color w:val="1B1B1B"/>
              </w:rPr>
              <w:t>привод</w:t>
            </w:r>
            <w:r>
              <w:rPr>
                <w:color w:val="1B1B1B"/>
              </w:rPr>
              <w:t>а</w:t>
            </w:r>
          </w:p>
        </w:tc>
        <w:tc>
          <w:tcPr>
            <w:tcW w:w="2036" w:type="dxa"/>
            <w:tcBorders>
              <w:top w:val="single" w:sz="4" w:space="0" w:color="auto"/>
              <w:left w:val="single" w:sz="4" w:space="0" w:color="auto"/>
              <w:bottom w:val="single" w:sz="4" w:space="0" w:color="auto"/>
              <w:right w:val="single" w:sz="4" w:space="0" w:color="auto"/>
            </w:tcBorders>
            <w:hideMark/>
          </w:tcPr>
          <w:p w14:paraId="01B739E9" w14:textId="77777777" w:rsidR="00A3409A" w:rsidRPr="00253B8B" w:rsidRDefault="00AE04F3" w:rsidP="008C4B62">
            <w:pPr>
              <w:spacing w:line="360" w:lineRule="auto"/>
              <w:jc w:val="center"/>
              <w:rPr>
                <w:color w:val="1B1B1B"/>
              </w:rPr>
            </w:pPr>
            <w:r w:rsidRPr="00253B8B">
              <w:rPr>
                <w:color w:val="1B1B1B"/>
              </w:rPr>
              <w:t xml:space="preserve">1 </w:t>
            </w:r>
            <w:r w:rsidR="00621D02">
              <w:rPr>
                <w:color w:val="1B1B1B"/>
              </w:rPr>
              <w:t>звёздный</w:t>
            </w:r>
            <w:r w:rsidR="00621D02" w:rsidRPr="00253B8B">
              <w:rPr>
                <w:color w:val="1B1B1B"/>
              </w:rPr>
              <w:t xml:space="preserve"> </w:t>
            </w:r>
            <w:proofErr w:type="spellStart"/>
            <w:r w:rsidR="00621D02">
              <w:rPr>
                <w:color w:val="1B1B1B"/>
              </w:rPr>
              <w:t>трекер</w:t>
            </w:r>
            <w:proofErr w:type="spellEnd"/>
            <w:r w:rsidRPr="00253B8B">
              <w:rPr>
                <w:color w:val="1B1B1B"/>
              </w:rPr>
              <w:t xml:space="preserve">, </w:t>
            </w:r>
          </w:p>
          <w:p w14:paraId="675F1CEF" w14:textId="46873912" w:rsidR="00AE04F3" w:rsidRPr="00A3409A" w:rsidRDefault="00AE04F3" w:rsidP="008C4B62">
            <w:pPr>
              <w:spacing w:line="360" w:lineRule="auto"/>
              <w:jc w:val="center"/>
              <w:rPr>
                <w:color w:val="1B1B1B"/>
              </w:rPr>
            </w:pPr>
            <w:r w:rsidRPr="00A3409A">
              <w:rPr>
                <w:color w:val="1B1B1B"/>
              </w:rPr>
              <w:t xml:space="preserve">1 </w:t>
            </w:r>
            <w:r w:rsidR="00A3409A">
              <w:rPr>
                <w:color w:val="1B1B1B"/>
              </w:rPr>
              <w:t>инерциальный</w:t>
            </w:r>
            <w:r w:rsidR="00A3409A" w:rsidRPr="00A3409A">
              <w:rPr>
                <w:color w:val="1B1B1B"/>
              </w:rPr>
              <w:t xml:space="preserve"> </w:t>
            </w:r>
            <w:r w:rsidR="00A3409A">
              <w:rPr>
                <w:color w:val="1B1B1B"/>
              </w:rPr>
              <w:t>модуль</w:t>
            </w:r>
            <w:r w:rsidRPr="00A3409A">
              <w:rPr>
                <w:color w:val="1B1B1B"/>
              </w:rPr>
              <w:t xml:space="preserve">, </w:t>
            </w:r>
            <w:r w:rsidR="00A3409A">
              <w:rPr>
                <w:color w:val="1B1B1B"/>
              </w:rPr>
              <w:t>высокочастотный магнитометр и датчик солнца</w:t>
            </w:r>
          </w:p>
        </w:tc>
        <w:tc>
          <w:tcPr>
            <w:tcW w:w="1555" w:type="dxa"/>
            <w:tcBorders>
              <w:top w:val="single" w:sz="4" w:space="0" w:color="auto"/>
              <w:left w:val="single" w:sz="4" w:space="0" w:color="auto"/>
              <w:bottom w:val="single" w:sz="4" w:space="0" w:color="auto"/>
              <w:right w:val="single" w:sz="4" w:space="0" w:color="auto"/>
            </w:tcBorders>
            <w:hideMark/>
          </w:tcPr>
          <w:p w14:paraId="7A9FA6F8" w14:textId="77777777" w:rsidR="00AE04F3" w:rsidRPr="00AE04F3" w:rsidRDefault="00AE04F3" w:rsidP="008C4B62">
            <w:pPr>
              <w:spacing w:line="360" w:lineRule="auto"/>
              <w:jc w:val="center"/>
              <w:rPr>
                <w:color w:val="1B1B1B"/>
              </w:rPr>
            </w:pPr>
            <w:r w:rsidRPr="00AE04F3">
              <w:rPr>
                <w:color w:val="1B1B1B"/>
              </w:rPr>
              <w:t>&lt;1°</w:t>
            </w:r>
          </w:p>
        </w:tc>
        <w:tc>
          <w:tcPr>
            <w:tcW w:w="987" w:type="dxa"/>
            <w:tcBorders>
              <w:top w:val="single" w:sz="4" w:space="0" w:color="auto"/>
              <w:left w:val="single" w:sz="4" w:space="0" w:color="auto"/>
              <w:bottom w:val="single" w:sz="4" w:space="0" w:color="auto"/>
              <w:right w:val="single" w:sz="4" w:space="0" w:color="auto"/>
            </w:tcBorders>
            <w:hideMark/>
          </w:tcPr>
          <w:p w14:paraId="59D57646" w14:textId="115967DA" w:rsidR="00AE04F3" w:rsidRPr="00AE04F3" w:rsidRDefault="00AE04F3" w:rsidP="008C4B62">
            <w:pPr>
              <w:spacing w:line="360" w:lineRule="auto"/>
              <w:jc w:val="center"/>
              <w:rPr>
                <w:color w:val="1B1B1B"/>
              </w:rPr>
            </w:pPr>
            <w:r w:rsidRPr="00AE04F3">
              <w:rPr>
                <w:color w:val="1B1B1B"/>
              </w:rPr>
              <w:t>(</w:t>
            </w:r>
            <w:r w:rsidR="00621D02">
              <w:rPr>
                <w:color w:val="1B1B1B"/>
              </w:rPr>
              <w:t>6</w:t>
            </w:r>
            <w:r w:rsidRPr="00AE04F3">
              <w:rPr>
                <w:color w:val="1B1B1B"/>
              </w:rPr>
              <w:t>)</w:t>
            </w:r>
          </w:p>
        </w:tc>
      </w:tr>
      <w:tr w:rsidR="00271154" w:rsidRPr="00AE04F3" w14:paraId="11D79436"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3AEB7FC3" w14:textId="77777777" w:rsidR="00AE04F3" w:rsidRPr="00AE04F3" w:rsidRDefault="00AE04F3" w:rsidP="008C4B62">
            <w:pPr>
              <w:spacing w:line="360" w:lineRule="auto"/>
              <w:jc w:val="center"/>
              <w:rPr>
                <w:color w:val="1B1B1B"/>
              </w:rPr>
            </w:pPr>
            <w:proofErr w:type="spellStart"/>
            <w:r w:rsidRPr="00AE04F3">
              <w:rPr>
                <w:color w:val="1B1B1B"/>
              </w:rPr>
              <w:t>Arcus</w:t>
            </w:r>
            <w:proofErr w:type="spellEnd"/>
            <w:r w:rsidRPr="00AE04F3">
              <w:rPr>
                <w:color w:val="1B1B1B"/>
              </w:rPr>
              <w:t xml:space="preserve"> ADC</w:t>
            </w:r>
          </w:p>
        </w:tc>
        <w:tc>
          <w:tcPr>
            <w:tcW w:w="0" w:type="auto"/>
            <w:tcBorders>
              <w:top w:val="single" w:sz="4" w:space="0" w:color="auto"/>
              <w:left w:val="single" w:sz="4" w:space="0" w:color="auto"/>
              <w:bottom w:val="single" w:sz="4" w:space="0" w:color="auto"/>
              <w:right w:val="single" w:sz="4" w:space="0" w:color="auto"/>
            </w:tcBorders>
            <w:hideMark/>
          </w:tcPr>
          <w:p w14:paraId="77912185" w14:textId="77777777" w:rsidR="00AE04F3" w:rsidRPr="00AE04F3" w:rsidRDefault="00AE04F3" w:rsidP="008C4B62">
            <w:pPr>
              <w:spacing w:line="360" w:lineRule="auto"/>
              <w:jc w:val="center"/>
              <w:rPr>
                <w:color w:val="1B1B1B"/>
              </w:rPr>
            </w:pPr>
            <w:r w:rsidRPr="00AE04F3">
              <w:rPr>
                <w:color w:val="1B1B1B"/>
              </w:rPr>
              <w:t>0.715</w:t>
            </w:r>
          </w:p>
        </w:tc>
        <w:tc>
          <w:tcPr>
            <w:tcW w:w="2548" w:type="dxa"/>
            <w:tcBorders>
              <w:top w:val="single" w:sz="4" w:space="0" w:color="auto"/>
              <w:left w:val="single" w:sz="4" w:space="0" w:color="auto"/>
              <w:bottom w:val="single" w:sz="4" w:space="0" w:color="auto"/>
              <w:right w:val="single" w:sz="4" w:space="0" w:color="auto"/>
            </w:tcBorders>
            <w:hideMark/>
          </w:tcPr>
          <w:p w14:paraId="15BFE8AD" w14:textId="6A5F6A5F" w:rsidR="00AE04F3" w:rsidRPr="00AE04F3" w:rsidRDefault="00271154" w:rsidP="008C4B62">
            <w:pPr>
              <w:spacing w:line="360" w:lineRule="auto"/>
              <w:jc w:val="center"/>
              <w:rPr>
                <w:color w:val="1B1B1B"/>
              </w:rPr>
            </w:pPr>
            <w:r w:rsidRPr="00AE04F3">
              <w:rPr>
                <w:color w:val="1B1B1B"/>
              </w:rPr>
              <w:t xml:space="preserve">3 </w:t>
            </w:r>
            <w:r>
              <w:rPr>
                <w:color w:val="1B1B1B"/>
              </w:rPr>
              <w:t>дв</w:t>
            </w:r>
            <w:r w:rsidR="00ED1106">
              <w:rPr>
                <w:color w:val="1B1B1B"/>
              </w:rPr>
              <w:t>и</w:t>
            </w:r>
            <w:r>
              <w:rPr>
                <w:color w:val="1B1B1B"/>
              </w:rPr>
              <w:t>гателя-маховика,</w:t>
            </w:r>
            <w:r w:rsidRPr="00AE04F3">
              <w:rPr>
                <w:color w:val="1B1B1B"/>
              </w:rPr>
              <w:br/>
              <w:t xml:space="preserve">3 </w:t>
            </w:r>
            <w:r w:rsidRPr="00271154">
              <w:rPr>
                <w:color w:val="1B1B1B"/>
              </w:rPr>
              <w:t>магнит</w:t>
            </w:r>
            <w:r>
              <w:rPr>
                <w:color w:val="1B1B1B"/>
              </w:rPr>
              <w:t xml:space="preserve">ных </w:t>
            </w:r>
            <w:r w:rsidRPr="00271154">
              <w:rPr>
                <w:color w:val="1B1B1B"/>
              </w:rPr>
              <w:t>привод</w:t>
            </w:r>
            <w:r>
              <w:rPr>
                <w:color w:val="1B1B1B"/>
              </w:rPr>
              <w:t>а</w:t>
            </w:r>
          </w:p>
        </w:tc>
        <w:tc>
          <w:tcPr>
            <w:tcW w:w="2036" w:type="dxa"/>
            <w:tcBorders>
              <w:top w:val="single" w:sz="4" w:space="0" w:color="auto"/>
              <w:left w:val="single" w:sz="4" w:space="0" w:color="auto"/>
              <w:bottom w:val="single" w:sz="4" w:space="0" w:color="auto"/>
              <w:right w:val="single" w:sz="4" w:space="0" w:color="auto"/>
            </w:tcBorders>
            <w:hideMark/>
          </w:tcPr>
          <w:p w14:paraId="6687C1E5" w14:textId="77777777" w:rsidR="00A3409A" w:rsidRDefault="00AE04F3" w:rsidP="008C4B62">
            <w:pPr>
              <w:spacing w:line="360" w:lineRule="auto"/>
              <w:jc w:val="center"/>
              <w:rPr>
                <w:color w:val="1B1B1B"/>
              </w:rPr>
            </w:pPr>
            <w:r w:rsidRPr="00A3409A">
              <w:rPr>
                <w:color w:val="1B1B1B"/>
              </w:rPr>
              <w:t xml:space="preserve">1 </w:t>
            </w:r>
            <w:r w:rsidR="00621D02">
              <w:rPr>
                <w:color w:val="1B1B1B"/>
              </w:rPr>
              <w:t>звёздный</w:t>
            </w:r>
            <w:r w:rsidR="00621D02" w:rsidRPr="00A3409A">
              <w:rPr>
                <w:color w:val="1B1B1B"/>
              </w:rPr>
              <w:t xml:space="preserve"> </w:t>
            </w:r>
            <w:proofErr w:type="spellStart"/>
            <w:r w:rsidR="00621D02">
              <w:rPr>
                <w:color w:val="1B1B1B"/>
              </w:rPr>
              <w:t>трекер</w:t>
            </w:r>
            <w:proofErr w:type="spellEnd"/>
            <w:r w:rsidR="00621D02" w:rsidRPr="00A3409A">
              <w:rPr>
                <w:color w:val="1B1B1B"/>
              </w:rPr>
              <w:t xml:space="preserve">, </w:t>
            </w:r>
          </w:p>
          <w:p w14:paraId="379D0A70" w14:textId="697DA4C0" w:rsidR="00A3409A" w:rsidRPr="00253B8B" w:rsidRDefault="00AE04F3" w:rsidP="008C4B62">
            <w:pPr>
              <w:spacing w:line="360" w:lineRule="auto"/>
              <w:jc w:val="center"/>
              <w:rPr>
                <w:color w:val="1B1B1B"/>
              </w:rPr>
            </w:pPr>
            <w:r w:rsidRPr="00A3409A">
              <w:rPr>
                <w:color w:val="1B1B1B"/>
              </w:rPr>
              <w:t xml:space="preserve">3 </w:t>
            </w:r>
            <w:r w:rsidR="00A3409A">
              <w:rPr>
                <w:color w:val="1B1B1B"/>
              </w:rPr>
              <w:t>гироскопа,</w:t>
            </w:r>
            <w:r w:rsidRPr="00A3409A">
              <w:rPr>
                <w:color w:val="1B1B1B"/>
              </w:rPr>
              <w:t xml:space="preserve"> </w:t>
            </w:r>
            <w:r w:rsidRPr="00AE04F3">
              <w:rPr>
                <w:color w:val="1B1B1B"/>
                <w:lang w:val="en-US"/>
              </w:rPr>
              <w:t> </w:t>
            </w:r>
          </w:p>
          <w:p w14:paraId="7E4DE3F9" w14:textId="48CDF130" w:rsidR="00AE04F3" w:rsidRPr="00A3409A" w:rsidRDefault="00AE04F3" w:rsidP="008C4B62">
            <w:pPr>
              <w:spacing w:line="360" w:lineRule="auto"/>
              <w:jc w:val="center"/>
              <w:rPr>
                <w:color w:val="1B1B1B"/>
              </w:rPr>
            </w:pPr>
            <w:r w:rsidRPr="00A3409A">
              <w:rPr>
                <w:color w:val="1B1B1B"/>
              </w:rPr>
              <w:t xml:space="preserve">6 </w:t>
            </w:r>
            <w:r w:rsidR="00A3409A">
              <w:rPr>
                <w:color w:val="1B1B1B"/>
              </w:rPr>
              <w:t>фотодиодов,</w:t>
            </w:r>
            <w:r w:rsidRPr="00A3409A">
              <w:rPr>
                <w:color w:val="1B1B1B"/>
              </w:rPr>
              <w:t xml:space="preserve"> 3 </w:t>
            </w:r>
            <w:r w:rsidR="00A3409A">
              <w:rPr>
                <w:color w:val="1B1B1B"/>
              </w:rPr>
              <w:t>магнитометра</w:t>
            </w:r>
          </w:p>
        </w:tc>
        <w:tc>
          <w:tcPr>
            <w:tcW w:w="1555" w:type="dxa"/>
            <w:tcBorders>
              <w:top w:val="single" w:sz="4" w:space="0" w:color="auto"/>
              <w:left w:val="single" w:sz="4" w:space="0" w:color="auto"/>
              <w:bottom w:val="single" w:sz="4" w:space="0" w:color="auto"/>
              <w:right w:val="single" w:sz="4" w:space="0" w:color="auto"/>
            </w:tcBorders>
            <w:hideMark/>
          </w:tcPr>
          <w:p w14:paraId="7E7E3F61" w14:textId="77777777" w:rsidR="00AE04F3" w:rsidRPr="00AE04F3" w:rsidRDefault="00AE04F3" w:rsidP="008C4B62">
            <w:pPr>
              <w:spacing w:line="360" w:lineRule="auto"/>
              <w:jc w:val="center"/>
              <w:rPr>
                <w:color w:val="1B1B1B"/>
              </w:rPr>
            </w:pPr>
            <w:r w:rsidRPr="00AE04F3">
              <w:rPr>
                <w:color w:val="1B1B1B"/>
              </w:rPr>
              <w:t>0.1°</w:t>
            </w:r>
          </w:p>
        </w:tc>
        <w:tc>
          <w:tcPr>
            <w:tcW w:w="987" w:type="dxa"/>
            <w:tcBorders>
              <w:top w:val="single" w:sz="4" w:space="0" w:color="auto"/>
              <w:left w:val="single" w:sz="4" w:space="0" w:color="auto"/>
              <w:bottom w:val="single" w:sz="4" w:space="0" w:color="auto"/>
              <w:right w:val="single" w:sz="4" w:space="0" w:color="auto"/>
            </w:tcBorders>
            <w:hideMark/>
          </w:tcPr>
          <w:p w14:paraId="4C527176" w14:textId="2E2C102B" w:rsidR="00AE04F3" w:rsidRPr="00AE04F3" w:rsidRDefault="00AE04F3" w:rsidP="008C4B62">
            <w:pPr>
              <w:spacing w:line="360" w:lineRule="auto"/>
              <w:jc w:val="center"/>
              <w:rPr>
                <w:color w:val="1B1B1B"/>
              </w:rPr>
            </w:pPr>
            <w:r w:rsidRPr="00AE04F3">
              <w:rPr>
                <w:color w:val="1B1B1B"/>
              </w:rPr>
              <w:t>(</w:t>
            </w:r>
            <w:r w:rsidR="00621D02">
              <w:rPr>
                <w:color w:val="1B1B1B"/>
              </w:rPr>
              <w:t>7</w:t>
            </w:r>
            <w:r w:rsidRPr="00AE04F3">
              <w:rPr>
                <w:color w:val="1B1B1B"/>
              </w:rPr>
              <w:t>)</w:t>
            </w:r>
          </w:p>
        </w:tc>
      </w:tr>
      <w:tr w:rsidR="00271154" w:rsidRPr="00AE04F3" w14:paraId="223F4CB2"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1F2A732D" w14:textId="77777777" w:rsidR="00AE04F3" w:rsidRPr="00AE04F3" w:rsidRDefault="00AE04F3" w:rsidP="008C4B62">
            <w:pPr>
              <w:spacing w:line="360" w:lineRule="auto"/>
              <w:jc w:val="center"/>
              <w:rPr>
                <w:color w:val="1B1B1B"/>
              </w:rPr>
            </w:pPr>
            <w:r w:rsidRPr="00AE04F3">
              <w:rPr>
                <w:color w:val="1B1B1B"/>
              </w:rPr>
              <w:t>IADCS-100</w:t>
            </w:r>
          </w:p>
        </w:tc>
        <w:tc>
          <w:tcPr>
            <w:tcW w:w="0" w:type="auto"/>
            <w:tcBorders>
              <w:top w:val="single" w:sz="4" w:space="0" w:color="auto"/>
              <w:left w:val="single" w:sz="4" w:space="0" w:color="auto"/>
              <w:bottom w:val="single" w:sz="4" w:space="0" w:color="auto"/>
              <w:right w:val="single" w:sz="4" w:space="0" w:color="auto"/>
            </w:tcBorders>
            <w:hideMark/>
          </w:tcPr>
          <w:p w14:paraId="3A914C15" w14:textId="77777777" w:rsidR="00AE04F3" w:rsidRPr="00AE04F3" w:rsidRDefault="00AE04F3" w:rsidP="008C4B62">
            <w:pPr>
              <w:spacing w:line="360" w:lineRule="auto"/>
              <w:jc w:val="center"/>
              <w:rPr>
                <w:color w:val="1B1B1B"/>
              </w:rPr>
            </w:pPr>
            <w:r w:rsidRPr="00AE04F3">
              <w:rPr>
                <w:color w:val="1B1B1B"/>
              </w:rPr>
              <w:t>0.4</w:t>
            </w:r>
          </w:p>
        </w:tc>
        <w:tc>
          <w:tcPr>
            <w:tcW w:w="2548" w:type="dxa"/>
            <w:tcBorders>
              <w:top w:val="single" w:sz="4" w:space="0" w:color="auto"/>
              <w:left w:val="single" w:sz="4" w:space="0" w:color="auto"/>
              <w:bottom w:val="single" w:sz="4" w:space="0" w:color="auto"/>
              <w:right w:val="single" w:sz="4" w:space="0" w:color="auto"/>
            </w:tcBorders>
            <w:hideMark/>
          </w:tcPr>
          <w:p w14:paraId="73208716" w14:textId="69809EA4" w:rsidR="00AE04F3" w:rsidRPr="00AE04F3" w:rsidRDefault="00271154" w:rsidP="008C4B62">
            <w:pPr>
              <w:spacing w:line="360" w:lineRule="auto"/>
              <w:jc w:val="center"/>
              <w:rPr>
                <w:color w:val="1B1B1B"/>
              </w:rPr>
            </w:pPr>
            <w:r w:rsidRPr="00AE04F3">
              <w:rPr>
                <w:color w:val="1B1B1B"/>
              </w:rPr>
              <w:t xml:space="preserve">3 </w:t>
            </w:r>
            <w:r>
              <w:rPr>
                <w:color w:val="1B1B1B"/>
              </w:rPr>
              <w:t>дв</w:t>
            </w:r>
            <w:r w:rsidR="00ED1106">
              <w:rPr>
                <w:color w:val="1B1B1B"/>
              </w:rPr>
              <w:t>и</w:t>
            </w:r>
            <w:r>
              <w:rPr>
                <w:color w:val="1B1B1B"/>
              </w:rPr>
              <w:t>гателя-маховика,</w:t>
            </w:r>
            <w:r w:rsidRPr="00AE04F3">
              <w:rPr>
                <w:color w:val="1B1B1B"/>
              </w:rPr>
              <w:br/>
              <w:t xml:space="preserve">3 </w:t>
            </w:r>
            <w:r w:rsidRPr="00271154">
              <w:rPr>
                <w:color w:val="1B1B1B"/>
              </w:rPr>
              <w:t>магнит</w:t>
            </w:r>
            <w:r>
              <w:rPr>
                <w:color w:val="1B1B1B"/>
              </w:rPr>
              <w:t xml:space="preserve">ных </w:t>
            </w:r>
            <w:r w:rsidRPr="00271154">
              <w:rPr>
                <w:color w:val="1B1B1B"/>
              </w:rPr>
              <w:t>привод</w:t>
            </w:r>
            <w:r>
              <w:rPr>
                <w:color w:val="1B1B1B"/>
              </w:rPr>
              <w:t>а</w:t>
            </w:r>
          </w:p>
        </w:tc>
        <w:tc>
          <w:tcPr>
            <w:tcW w:w="2036" w:type="dxa"/>
            <w:tcBorders>
              <w:top w:val="single" w:sz="4" w:space="0" w:color="auto"/>
              <w:left w:val="single" w:sz="4" w:space="0" w:color="auto"/>
              <w:bottom w:val="single" w:sz="4" w:space="0" w:color="auto"/>
              <w:right w:val="single" w:sz="4" w:space="0" w:color="auto"/>
            </w:tcBorders>
            <w:hideMark/>
          </w:tcPr>
          <w:p w14:paraId="41EB3F71" w14:textId="24452959" w:rsidR="00AE04F3" w:rsidRPr="00A3409A" w:rsidRDefault="00AE04F3" w:rsidP="008C4B62">
            <w:pPr>
              <w:spacing w:line="360" w:lineRule="auto"/>
              <w:jc w:val="center"/>
              <w:rPr>
                <w:color w:val="1B1B1B"/>
              </w:rPr>
            </w:pPr>
            <w:r w:rsidRPr="00A3409A">
              <w:rPr>
                <w:color w:val="1B1B1B"/>
              </w:rPr>
              <w:t xml:space="preserve">1 </w:t>
            </w:r>
            <w:r w:rsidR="00621D02">
              <w:rPr>
                <w:color w:val="1B1B1B"/>
              </w:rPr>
              <w:t>звёздный</w:t>
            </w:r>
            <w:r w:rsidR="00621D02" w:rsidRPr="00A3409A">
              <w:rPr>
                <w:color w:val="1B1B1B"/>
              </w:rPr>
              <w:t xml:space="preserve"> </w:t>
            </w:r>
            <w:proofErr w:type="spellStart"/>
            <w:r w:rsidR="00621D02">
              <w:rPr>
                <w:color w:val="1B1B1B"/>
              </w:rPr>
              <w:t>трекер</w:t>
            </w:r>
            <w:proofErr w:type="spellEnd"/>
            <w:r w:rsidR="00621D02" w:rsidRPr="00A3409A">
              <w:rPr>
                <w:color w:val="1B1B1B"/>
              </w:rPr>
              <w:t>,</w:t>
            </w:r>
            <w:r w:rsidRPr="00A3409A">
              <w:rPr>
                <w:color w:val="1B1B1B"/>
              </w:rPr>
              <w:br/>
            </w:r>
            <w:r w:rsidR="00A3409A" w:rsidRPr="00A3409A">
              <w:rPr>
                <w:color w:val="1B1B1B"/>
              </w:rPr>
              <w:t xml:space="preserve">3 </w:t>
            </w:r>
            <w:r w:rsidR="00A3409A">
              <w:rPr>
                <w:color w:val="1B1B1B"/>
              </w:rPr>
              <w:t>гироскопа</w:t>
            </w:r>
            <w:r w:rsidRPr="00A3409A">
              <w:rPr>
                <w:color w:val="1B1B1B"/>
              </w:rPr>
              <w:t>,</w:t>
            </w:r>
            <w:r w:rsidRPr="00A3409A">
              <w:rPr>
                <w:color w:val="1B1B1B"/>
              </w:rPr>
              <w:br/>
              <w:t xml:space="preserve">1 </w:t>
            </w:r>
            <w:r w:rsidR="00A3409A">
              <w:rPr>
                <w:color w:val="1B1B1B"/>
              </w:rPr>
              <w:t>магнитометр</w:t>
            </w:r>
            <w:r w:rsidRPr="00A3409A">
              <w:rPr>
                <w:color w:val="1B1B1B"/>
              </w:rPr>
              <w:t>,</w:t>
            </w:r>
            <w:r w:rsidRPr="00A3409A">
              <w:rPr>
                <w:color w:val="1B1B1B"/>
              </w:rPr>
              <w:br/>
              <w:t xml:space="preserve">1 </w:t>
            </w:r>
            <w:r w:rsidR="00A3409A">
              <w:rPr>
                <w:color w:val="1B1B1B"/>
              </w:rPr>
              <w:t>акселерометр</w:t>
            </w:r>
          </w:p>
        </w:tc>
        <w:tc>
          <w:tcPr>
            <w:tcW w:w="1555" w:type="dxa"/>
            <w:tcBorders>
              <w:top w:val="single" w:sz="4" w:space="0" w:color="auto"/>
              <w:left w:val="single" w:sz="4" w:space="0" w:color="auto"/>
              <w:bottom w:val="single" w:sz="4" w:space="0" w:color="auto"/>
              <w:right w:val="single" w:sz="4" w:space="0" w:color="auto"/>
            </w:tcBorders>
            <w:hideMark/>
          </w:tcPr>
          <w:p w14:paraId="521E8D88" w14:textId="71E40E5C" w:rsidR="00AE04F3" w:rsidRPr="00AE04F3" w:rsidRDefault="00AE04F3" w:rsidP="008C4B62">
            <w:pPr>
              <w:spacing w:line="360" w:lineRule="auto"/>
              <w:jc w:val="center"/>
              <w:rPr>
                <w:color w:val="1B1B1B"/>
              </w:rPr>
            </w:pPr>
            <w:r w:rsidRPr="00AE04F3">
              <w:rPr>
                <w:color w:val="1B1B1B"/>
              </w:rPr>
              <w:t>&lt;&lt;1</w:t>
            </w:r>
            <w:r w:rsidR="00613E37" w:rsidRPr="00AE04F3">
              <w:rPr>
                <w:color w:val="1B1B1B"/>
              </w:rPr>
              <w:t>°</w:t>
            </w:r>
          </w:p>
        </w:tc>
        <w:tc>
          <w:tcPr>
            <w:tcW w:w="987" w:type="dxa"/>
            <w:tcBorders>
              <w:top w:val="single" w:sz="4" w:space="0" w:color="auto"/>
              <w:left w:val="single" w:sz="4" w:space="0" w:color="auto"/>
              <w:bottom w:val="single" w:sz="4" w:space="0" w:color="auto"/>
              <w:right w:val="single" w:sz="4" w:space="0" w:color="auto"/>
            </w:tcBorders>
            <w:hideMark/>
          </w:tcPr>
          <w:p w14:paraId="7928833A" w14:textId="05667E28" w:rsidR="00AE04F3" w:rsidRPr="00AE04F3" w:rsidRDefault="00AE04F3" w:rsidP="008C4B62">
            <w:pPr>
              <w:spacing w:line="360" w:lineRule="auto"/>
              <w:jc w:val="center"/>
              <w:rPr>
                <w:color w:val="1B1B1B"/>
              </w:rPr>
            </w:pPr>
            <w:r w:rsidRPr="00AE04F3">
              <w:rPr>
                <w:color w:val="1B1B1B"/>
              </w:rPr>
              <w:t>(</w:t>
            </w:r>
            <w:r w:rsidR="00621D02">
              <w:rPr>
                <w:color w:val="1B1B1B"/>
              </w:rPr>
              <w:t>8</w:t>
            </w:r>
            <w:r w:rsidRPr="00AE04F3">
              <w:rPr>
                <w:color w:val="1B1B1B"/>
              </w:rPr>
              <w:t>)</w:t>
            </w:r>
          </w:p>
        </w:tc>
      </w:tr>
      <w:tr w:rsidR="00271154" w:rsidRPr="00AE04F3" w14:paraId="49FB9ACF"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265A2121" w14:textId="77777777" w:rsidR="00AE04F3" w:rsidRPr="00AE04F3" w:rsidRDefault="00AE04F3" w:rsidP="008C4B62">
            <w:pPr>
              <w:spacing w:line="360" w:lineRule="auto"/>
              <w:jc w:val="center"/>
              <w:rPr>
                <w:color w:val="1B1B1B"/>
              </w:rPr>
            </w:pPr>
            <w:r w:rsidRPr="00AE04F3">
              <w:rPr>
                <w:color w:val="1B1B1B"/>
              </w:rPr>
              <w:t>XACT-15</w:t>
            </w:r>
          </w:p>
        </w:tc>
        <w:tc>
          <w:tcPr>
            <w:tcW w:w="0" w:type="auto"/>
            <w:tcBorders>
              <w:top w:val="single" w:sz="4" w:space="0" w:color="auto"/>
              <w:left w:val="single" w:sz="4" w:space="0" w:color="auto"/>
              <w:bottom w:val="single" w:sz="4" w:space="0" w:color="auto"/>
              <w:right w:val="single" w:sz="4" w:space="0" w:color="auto"/>
            </w:tcBorders>
            <w:hideMark/>
          </w:tcPr>
          <w:p w14:paraId="6AB5A4DC" w14:textId="77777777" w:rsidR="00AE04F3" w:rsidRPr="00AE04F3" w:rsidRDefault="00AE04F3" w:rsidP="008C4B62">
            <w:pPr>
              <w:spacing w:line="360" w:lineRule="auto"/>
              <w:jc w:val="center"/>
              <w:rPr>
                <w:color w:val="1B1B1B"/>
              </w:rPr>
            </w:pPr>
            <w:r w:rsidRPr="00AE04F3">
              <w:rPr>
                <w:color w:val="1B1B1B"/>
              </w:rPr>
              <w:t>0.885</w:t>
            </w:r>
          </w:p>
        </w:tc>
        <w:tc>
          <w:tcPr>
            <w:tcW w:w="2548" w:type="dxa"/>
            <w:tcBorders>
              <w:top w:val="single" w:sz="4" w:space="0" w:color="auto"/>
              <w:left w:val="single" w:sz="4" w:space="0" w:color="auto"/>
              <w:bottom w:val="single" w:sz="4" w:space="0" w:color="auto"/>
              <w:right w:val="single" w:sz="4" w:space="0" w:color="auto"/>
            </w:tcBorders>
            <w:hideMark/>
          </w:tcPr>
          <w:p w14:paraId="55827CC3" w14:textId="0652FB82" w:rsidR="00AE04F3" w:rsidRPr="00AE04F3" w:rsidRDefault="00271154" w:rsidP="008C4B62">
            <w:pPr>
              <w:spacing w:line="360" w:lineRule="auto"/>
              <w:jc w:val="center"/>
              <w:rPr>
                <w:color w:val="1B1B1B"/>
              </w:rPr>
            </w:pPr>
            <w:r w:rsidRPr="00AE04F3">
              <w:rPr>
                <w:color w:val="1B1B1B"/>
              </w:rPr>
              <w:t xml:space="preserve">3 </w:t>
            </w:r>
            <w:r>
              <w:rPr>
                <w:color w:val="1B1B1B"/>
              </w:rPr>
              <w:t>дв</w:t>
            </w:r>
            <w:r w:rsidR="00ED1106">
              <w:rPr>
                <w:color w:val="1B1B1B"/>
              </w:rPr>
              <w:t>и</w:t>
            </w:r>
            <w:r>
              <w:rPr>
                <w:color w:val="1B1B1B"/>
              </w:rPr>
              <w:t>гателя-маховика,</w:t>
            </w:r>
            <w:r w:rsidRPr="00AE04F3">
              <w:rPr>
                <w:color w:val="1B1B1B"/>
              </w:rPr>
              <w:br/>
              <w:t xml:space="preserve">3 </w:t>
            </w:r>
            <w:r w:rsidRPr="00271154">
              <w:rPr>
                <w:color w:val="1B1B1B"/>
              </w:rPr>
              <w:t>магнит</w:t>
            </w:r>
            <w:r>
              <w:rPr>
                <w:color w:val="1B1B1B"/>
              </w:rPr>
              <w:t xml:space="preserve">ных </w:t>
            </w:r>
            <w:r w:rsidRPr="00271154">
              <w:rPr>
                <w:color w:val="1B1B1B"/>
              </w:rPr>
              <w:t>привод</w:t>
            </w:r>
            <w:r>
              <w:rPr>
                <w:color w:val="1B1B1B"/>
              </w:rPr>
              <w:t>а</w:t>
            </w:r>
          </w:p>
        </w:tc>
        <w:tc>
          <w:tcPr>
            <w:tcW w:w="2036" w:type="dxa"/>
            <w:tcBorders>
              <w:top w:val="single" w:sz="4" w:space="0" w:color="auto"/>
              <w:left w:val="single" w:sz="4" w:space="0" w:color="auto"/>
              <w:bottom w:val="single" w:sz="4" w:space="0" w:color="auto"/>
              <w:right w:val="single" w:sz="4" w:space="0" w:color="auto"/>
            </w:tcBorders>
            <w:hideMark/>
          </w:tcPr>
          <w:p w14:paraId="09F933D0" w14:textId="5AEEEABA" w:rsidR="00AE04F3" w:rsidRPr="00AE04F3" w:rsidRDefault="00AE04F3" w:rsidP="008C4B62">
            <w:pPr>
              <w:spacing w:line="360" w:lineRule="auto"/>
              <w:jc w:val="center"/>
              <w:rPr>
                <w:color w:val="1B1B1B"/>
              </w:rPr>
            </w:pPr>
            <w:r w:rsidRPr="00AE04F3">
              <w:rPr>
                <w:color w:val="1B1B1B"/>
              </w:rPr>
              <w:t xml:space="preserve">1 </w:t>
            </w:r>
            <w:r w:rsidR="00621D02">
              <w:rPr>
                <w:color w:val="1B1B1B"/>
              </w:rPr>
              <w:t>звёздный</w:t>
            </w:r>
            <w:r w:rsidR="00621D02" w:rsidRPr="00AF0CE8">
              <w:rPr>
                <w:color w:val="1B1B1B"/>
                <w:lang w:val="en-US"/>
              </w:rPr>
              <w:t xml:space="preserve"> </w:t>
            </w:r>
            <w:proofErr w:type="spellStart"/>
            <w:r w:rsidR="00621D02">
              <w:rPr>
                <w:color w:val="1B1B1B"/>
              </w:rPr>
              <w:t>трекер</w:t>
            </w:r>
            <w:proofErr w:type="spellEnd"/>
            <w:r w:rsidR="00621D02">
              <w:rPr>
                <w:color w:val="1B1B1B"/>
              </w:rPr>
              <w:t>,</w:t>
            </w:r>
            <w:r w:rsidRPr="00AE04F3">
              <w:rPr>
                <w:color w:val="1B1B1B"/>
              </w:rPr>
              <w:br/>
              <w:t>3</w:t>
            </w:r>
            <w:r w:rsidR="00A3409A">
              <w:rPr>
                <w:color w:val="1B1B1B"/>
              </w:rPr>
              <w:t xml:space="preserve"> акселерометра,</w:t>
            </w:r>
            <w:r w:rsidRPr="00AE04F3">
              <w:rPr>
                <w:color w:val="1B1B1B"/>
              </w:rPr>
              <w:t xml:space="preserve"> </w:t>
            </w:r>
            <w:r w:rsidR="00A3409A">
              <w:rPr>
                <w:color w:val="1B1B1B"/>
              </w:rPr>
              <w:t>1 магнитометр</w:t>
            </w:r>
          </w:p>
        </w:tc>
        <w:tc>
          <w:tcPr>
            <w:tcW w:w="1555" w:type="dxa"/>
            <w:tcBorders>
              <w:top w:val="single" w:sz="4" w:space="0" w:color="auto"/>
              <w:left w:val="single" w:sz="4" w:space="0" w:color="auto"/>
              <w:bottom w:val="single" w:sz="4" w:space="0" w:color="auto"/>
              <w:right w:val="single" w:sz="4" w:space="0" w:color="auto"/>
            </w:tcBorders>
            <w:hideMark/>
          </w:tcPr>
          <w:p w14:paraId="5976BEA8" w14:textId="77777777" w:rsidR="00AE04F3" w:rsidRPr="00AE04F3" w:rsidRDefault="00AE04F3" w:rsidP="008C4B62">
            <w:pPr>
              <w:spacing w:line="360" w:lineRule="auto"/>
              <w:jc w:val="center"/>
              <w:rPr>
                <w:color w:val="1B1B1B"/>
              </w:rPr>
            </w:pPr>
            <w:r w:rsidRPr="00AE04F3">
              <w:rPr>
                <w:color w:val="1B1B1B"/>
              </w:rPr>
              <w:t>0.003/0.007°</w:t>
            </w:r>
          </w:p>
        </w:tc>
        <w:tc>
          <w:tcPr>
            <w:tcW w:w="987" w:type="dxa"/>
            <w:tcBorders>
              <w:top w:val="single" w:sz="4" w:space="0" w:color="auto"/>
              <w:left w:val="single" w:sz="4" w:space="0" w:color="auto"/>
              <w:bottom w:val="single" w:sz="4" w:space="0" w:color="auto"/>
              <w:right w:val="single" w:sz="4" w:space="0" w:color="auto"/>
            </w:tcBorders>
            <w:hideMark/>
          </w:tcPr>
          <w:p w14:paraId="3B7D1E2E" w14:textId="22806DDD" w:rsidR="00AE04F3" w:rsidRPr="00AE04F3" w:rsidRDefault="00AE04F3" w:rsidP="008C4B62">
            <w:pPr>
              <w:spacing w:line="360" w:lineRule="auto"/>
              <w:jc w:val="center"/>
              <w:rPr>
                <w:color w:val="1B1B1B"/>
              </w:rPr>
            </w:pPr>
            <w:r w:rsidRPr="00AE04F3">
              <w:rPr>
                <w:color w:val="1B1B1B"/>
              </w:rPr>
              <w:t>(</w:t>
            </w:r>
            <w:r w:rsidR="00621D02">
              <w:rPr>
                <w:color w:val="1B1B1B"/>
              </w:rPr>
              <w:t>9</w:t>
            </w:r>
            <w:r w:rsidRPr="00AE04F3">
              <w:rPr>
                <w:color w:val="1B1B1B"/>
              </w:rPr>
              <w:t>)</w:t>
            </w:r>
          </w:p>
        </w:tc>
      </w:tr>
      <w:tr w:rsidR="00271154" w:rsidRPr="00AE04F3" w14:paraId="6CCFB74A"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3B5612CC" w14:textId="77777777" w:rsidR="00AE04F3" w:rsidRPr="00AE04F3" w:rsidRDefault="00AE04F3" w:rsidP="008C4B62">
            <w:pPr>
              <w:spacing w:line="360" w:lineRule="auto"/>
              <w:jc w:val="center"/>
              <w:rPr>
                <w:color w:val="1B1B1B"/>
              </w:rPr>
            </w:pPr>
            <w:r w:rsidRPr="00AE04F3">
              <w:rPr>
                <w:color w:val="1B1B1B"/>
              </w:rPr>
              <w:t>XACT-50</w:t>
            </w:r>
          </w:p>
        </w:tc>
        <w:tc>
          <w:tcPr>
            <w:tcW w:w="0" w:type="auto"/>
            <w:tcBorders>
              <w:top w:val="single" w:sz="4" w:space="0" w:color="auto"/>
              <w:left w:val="single" w:sz="4" w:space="0" w:color="auto"/>
              <w:bottom w:val="single" w:sz="4" w:space="0" w:color="auto"/>
              <w:right w:val="single" w:sz="4" w:space="0" w:color="auto"/>
            </w:tcBorders>
            <w:hideMark/>
          </w:tcPr>
          <w:p w14:paraId="701BDFFE" w14:textId="77777777" w:rsidR="00AE04F3" w:rsidRPr="00AE04F3" w:rsidRDefault="00AE04F3" w:rsidP="008C4B62">
            <w:pPr>
              <w:spacing w:line="360" w:lineRule="auto"/>
              <w:jc w:val="center"/>
              <w:rPr>
                <w:color w:val="1B1B1B"/>
              </w:rPr>
            </w:pPr>
            <w:r w:rsidRPr="00AE04F3">
              <w:rPr>
                <w:color w:val="1B1B1B"/>
              </w:rPr>
              <w:t>1.230</w:t>
            </w:r>
          </w:p>
        </w:tc>
        <w:tc>
          <w:tcPr>
            <w:tcW w:w="2548" w:type="dxa"/>
            <w:tcBorders>
              <w:top w:val="single" w:sz="4" w:space="0" w:color="auto"/>
              <w:left w:val="single" w:sz="4" w:space="0" w:color="auto"/>
              <w:bottom w:val="single" w:sz="4" w:space="0" w:color="auto"/>
              <w:right w:val="single" w:sz="4" w:space="0" w:color="auto"/>
            </w:tcBorders>
            <w:hideMark/>
          </w:tcPr>
          <w:p w14:paraId="786D02D7" w14:textId="38875C5B" w:rsidR="00AE04F3" w:rsidRPr="00AE04F3" w:rsidRDefault="00271154" w:rsidP="008C4B62">
            <w:pPr>
              <w:spacing w:line="360" w:lineRule="auto"/>
              <w:jc w:val="center"/>
              <w:rPr>
                <w:color w:val="1B1B1B"/>
              </w:rPr>
            </w:pPr>
            <w:r w:rsidRPr="00AE04F3">
              <w:rPr>
                <w:color w:val="1B1B1B"/>
              </w:rPr>
              <w:t xml:space="preserve">3 </w:t>
            </w:r>
            <w:r>
              <w:rPr>
                <w:color w:val="1B1B1B"/>
              </w:rPr>
              <w:t>дв</w:t>
            </w:r>
            <w:r w:rsidR="00ED1106">
              <w:rPr>
                <w:color w:val="1B1B1B"/>
              </w:rPr>
              <w:t>и</w:t>
            </w:r>
            <w:r>
              <w:rPr>
                <w:color w:val="1B1B1B"/>
              </w:rPr>
              <w:t>гателя-маховика,</w:t>
            </w:r>
            <w:r w:rsidRPr="00AE04F3">
              <w:rPr>
                <w:color w:val="1B1B1B"/>
              </w:rPr>
              <w:br/>
              <w:t xml:space="preserve">3 </w:t>
            </w:r>
            <w:r w:rsidRPr="00271154">
              <w:rPr>
                <w:color w:val="1B1B1B"/>
              </w:rPr>
              <w:t>магнит</w:t>
            </w:r>
            <w:r>
              <w:rPr>
                <w:color w:val="1B1B1B"/>
              </w:rPr>
              <w:t xml:space="preserve">ных </w:t>
            </w:r>
            <w:r w:rsidRPr="00271154">
              <w:rPr>
                <w:color w:val="1B1B1B"/>
              </w:rPr>
              <w:t>привод</w:t>
            </w:r>
            <w:r>
              <w:rPr>
                <w:color w:val="1B1B1B"/>
              </w:rPr>
              <w:t>а</w:t>
            </w:r>
          </w:p>
        </w:tc>
        <w:tc>
          <w:tcPr>
            <w:tcW w:w="2036" w:type="dxa"/>
            <w:tcBorders>
              <w:top w:val="single" w:sz="4" w:space="0" w:color="auto"/>
              <w:left w:val="single" w:sz="4" w:space="0" w:color="auto"/>
              <w:bottom w:val="single" w:sz="4" w:space="0" w:color="auto"/>
              <w:right w:val="single" w:sz="4" w:space="0" w:color="auto"/>
            </w:tcBorders>
            <w:hideMark/>
          </w:tcPr>
          <w:p w14:paraId="0912DDC8" w14:textId="44EE904D" w:rsidR="00AE04F3" w:rsidRPr="00AE04F3" w:rsidRDefault="00AE04F3" w:rsidP="008C4B62">
            <w:pPr>
              <w:spacing w:line="360" w:lineRule="auto"/>
              <w:jc w:val="center"/>
              <w:rPr>
                <w:color w:val="1B1B1B"/>
              </w:rPr>
            </w:pPr>
            <w:r w:rsidRPr="00AE04F3">
              <w:rPr>
                <w:color w:val="1B1B1B"/>
              </w:rPr>
              <w:t xml:space="preserve">1 </w:t>
            </w:r>
            <w:r w:rsidR="00621D02">
              <w:rPr>
                <w:color w:val="1B1B1B"/>
              </w:rPr>
              <w:t>звёздный</w:t>
            </w:r>
            <w:r w:rsidR="00621D02" w:rsidRPr="00AF0CE8">
              <w:rPr>
                <w:color w:val="1B1B1B"/>
                <w:lang w:val="en-US"/>
              </w:rPr>
              <w:t xml:space="preserve"> </w:t>
            </w:r>
            <w:proofErr w:type="spellStart"/>
            <w:r w:rsidR="00621D02">
              <w:rPr>
                <w:color w:val="1B1B1B"/>
              </w:rPr>
              <w:t>трекер</w:t>
            </w:r>
            <w:proofErr w:type="spellEnd"/>
            <w:r w:rsidR="00621D02">
              <w:rPr>
                <w:color w:val="1B1B1B"/>
              </w:rPr>
              <w:t>,</w:t>
            </w:r>
            <w:r w:rsidRPr="00AE04F3">
              <w:rPr>
                <w:color w:val="1B1B1B"/>
              </w:rPr>
              <w:br/>
              <w:t>3</w:t>
            </w:r>
            <w:r w:rsidR="00A3409A">
              <w:rPr>
                <w:color w:val="1B1B1B"/>
              </w:rPr>
              <w:t xml:space="preserve"> акселерометра</w:t>
            </w:r>
            <w:r w:rsidRPr="00AE04F3">
              <w:rPr>
                <w:color w:val="1B1B1B"/>
              </w:rPr>
              <w:t xml:space="preserve"> </w:t>
            </w:r>
            <w:r w:rsidR="00A3409A">
              <w:rPr>
                <w:color w:val="1B1B1B"/>
              </w:rPr>
              <w:t>1 магнитометр</w:t>
            </w:r>
          </w:p>
        </w:tc>
        <w:tc>
          <w:tcPr>
            <w:tcW w:w="1555" w:type="dxa"/>
            <w:tcBorders>
              <w:top w:val="single" w:sz="4" w:space="0" w:color="auto"/>
              <w:left w:val="single" w:sz="4" w:space="0" w:color="auto"/>
              <w:bottom w:val="single" w:sz="4" w:space="0" w:color="auto"/>
              <w:right w:val="single" w:sz="4" w:space="0" w:color="auto"/>
            </w:tcBorders>
            <w:hideMark/>
          </w:tcPr>
          <w:p w14:paraId="3F2FA9BB" w14:textId="77777777" w:rsidR="00AE04F3" w:rsidRPr="00AE04F3" w:rsidRDefault="00AE04F3" w:rsidP="008C4B62">
            <w:pPr>
              <w:spacing w:line="360" w:lineRule="auto"/>
              <w:jc w:val="center"/>
              <w:rPr>
                <w:color w:val="1B1B1B"/>
              </w:rPr>
            </w:pPr>
            <w:r w:rsidRPr="00AE04F3">
              <w:rPr>
                <w:color w:val="1B1B1B"/>
              </w:rPr>
              <w:t>0.003/0.007°</w:t>
            </w:r>
          </w:p>
        </w:tc>
        <w:tc>
          <w:tcPr>
            <w:tcW w:w="987" w:type="dxa"/>
            <w:tcBorders>
              <w:top w:val="single" w:sz="4" w:space="0" w:color="auto"/>
              <w:left w:val="single" w:sz="4" w:space="0" w:color="auto"/>
              <w:bottom w:val="single" w:sz="4" w:space="0" w:color="auto"/>
              <w:right w:val="single" w:sz="4" w:space="0" w:color="auto"/>
            </w:tcBorders>
            <w:hideMark/>
          </w:tcPr>
          <w:p w14:paraId="228F417A" w14:textId="157FC6AF" w:rsidR="00AE04F3" w:rsidRPr="00AE04F3" w:rsidRDefault="00AE04F3" w:rsidP="008C4B62">
            <w:pPr>
              <w:spacing w:line="360" w:lineRule="auto"/>
              <w:jc w:val="center"/>
              <w:rPr>
                <w:color w:val="1B1B1B"/>
              </w:rPr>
            </w:pPr>
            <w:r w:rsidRPr="00AE04F3">
              <w:rPr>
                <w:color w:val="1B1B1B"/>
              </w:rPr>
              <w:t>(</w:t>
            </w:r>
            <w:r w:rsidR="00621D02">
              <w:rPr>
                <w:color w:val="1B1B1B"/>
              </w:rPr>
              <w:t>9</w:t>
            </w:r>
            <w:r w:rsidRPr="00AE04F3">
              <w:rPr>
                <w:color w:val="1B1B1B"/>
              </w:rPr>
              <w:t>)</w:t>
            </w:r>
          </w:p>
        </w:tc>
      </w:tr>
      <w:tr w:rsidR="00271154" w:rsidRPr="00AE04F3" w14:paraId="708F92DA" w14:textId="77777777" w:rsidTr="00434433">
        <w:trPr>
          <w:jc w:val="center"/>
        </w:trPr>
        <w:tc>
          <w:tcPr>
            <w:tcW w:w="0" w:type="auto"/>
            <w:tcBorders>
              <w:top w:val="single" w:sz="4" w:space="0" w:color="auto"/>
              <w:left w:val="single" w:sz="4" w:space="0" w:color="auto"/>
              <w:bottom w:val="single" w:sz="4" w:space="0" w:color="auto"/>
              <w:right w:val="single" w:sz="4" w:space="0" w:color="auto"/>
            </w:tcBorders>
            <w:hideMark/>
          </w:tcPr>
          <w:p w14:paraId="56C87A9F" w14:textId="77777777" w:rsidR="00AE04F3" w:rsidRPr="00AE04F3" w:rsidRDefault="00AE04F3" w:rsidP="008C4B62">
            <w:pPr>
              <w:spacing w:line="360" w:lineRule="auto"/>
              <w:jc w:val="center"/>
              <w:rPr>
                <w:color w:val="1B1B1B"/>
              </w:rPr>
            </w:pPr>
            <w:r w:rsidRPr="00AE04F3">
              <w:rPr>
                <w:color w:val="1B1B1B"/>
              </w:rPr>
              <w:t>XACT-100</w:t>
            </w:r>
          </w:p>
        </w:tc>
        <w:tc>
          <w:tcPr>
            <w:tcW w:w="0" w:type="auto"/>
            <w:tcBorders>
              <w:top w:val="single" w:sz="4" w:space="0" w:color="auto"/>
              <w:left w:val="single" w:sz="4" w:space="0" w:color="auto"/>
              <w:bottom w:val="single" w:sz="4" w:space="0" w:color="auto"/>
              <w:right w:val="single" w:sz="4" w:space="0" w:color="auto"/>
            </w:tcBorders>
            <w:hideMark/>
          </w:tcPr>
          <w:p w14:paraId="6414FA0E" w14:textId="77777777" w:rsidR="00AE04F3" w:rsidRPr="00AE04F3" w:rsidRDefault="00AE04F3" w:rsidP="008C4B62">
            <w:pPr>
              <w:spacing w:line="360" w:lineRule="auto"/>
              <w:jc w:val="center"/>
              <w:rPr>
                <w:color w:val="1B1B1B"/>
              </w:rPr>
            </w:pPr>
            <w:r w:rsidRPr="00AE04F3">
              <w:rPr>
                <w:color w:val="1B1B1B"/>
              </w:rPr>
              <w:t>1.813</w:t>
            </w:r>
          </w:p>
        </w:tc>
        <w:tc>
          <w:tcPr>
            <w:tcW w:w="2548" w:type="dxa"/>
            <w:tcBorders>
              <w:top w:val="single" w:sz="4" w:space="0" w:color="auto"/>
              <w:left w:val="single" w:sz="4" w:space="0" w:color="auto"/>
              <w:bottom w:val="single" w:sz="4" w:space="0" w:color="auto"/>
              <w:right w:val="single" w:sz="4" w:space="0" w:color="auto"/>
            </w:tcBorders>
            <w:hideMark/>
          </w:tcPr>
          <w:p w14:paraId="13C9D231" w14:textId="3BEED664" w:rsidR="00AE04F3" w:rsidRPr="00AE04F3" w:rsidRDefault="00271154" w:rsidP="008C4B62">
            <w:pPr>
              <w:spacing w:line="360" w:lineRule="auto"/>
              <w:jc w:val="center"/>
              <w:rPr>
                <w:color w:val="1B1B1B"/>
              </w:rPr>
            </w:pPr>
            <w:r w:rsidRPr="00AE04F3">
              <w:rPr>
                <w:color w:val="1B1B1B"/>
              </w:rPr>
              <w:t xml:space="preserve">3 </w:t>
            </w:r>
            <w:r>
              <w:rPr>
                <w:color w:val="1B1B1B"/>
              </w:rPr>
              <w:t>дв</w:t>
            </w:r>
            <w:r w:rsidR="00ED1106">
              <w:rPr>
                <w:color w:val="1B1B1B"/>
              </w:rPr>
              <w:t>и</w:t>
            </w:r>
            <w:r>
              <w:rPr>
                <w:color w:val="1B1B1B"/>
              </w:rPr>
              <w:t>гателя-маховика,</w:t>
            </w:r>
            <w:r w:rsidRPr="00AE04F3">
              <w:rPr>
                <w:color w:val="1B1B1B"/>
              </w:rPr>
              <w:br/>
              <w:t xml:space="preserve">3 </w:t>
            </w:r>
            <w:r w:rsidRPr="00271154">
              <w:rPr>
                <w:color w:val="1B1B1B"/>
              </w:rPr>
              <w:t>магнит</w:t>
            </w:r>
            <w:r>
              <w:rPr>
                <w:color w:val="1B1B1B"/>
              </w:rPr>
              <w:t xml:space="preserve">ных </w:t>
            </w:r>
            <w:r w:rsidRPr="00271154">
              <w:rPr>
                <w:color w:val="1B1B1B"/>
              </w:rPr>
              <w:t>привод</w:t>
            </w:r>
            <w:r>
              <w:rPr>
                <w:color w:val="1B1B1B"/>
              </w:rPr>
              <w:t>а</w:t>
            </w:r>
          </w:p>
        </w:tc>
        <w:tc>
          <w:tcPr>
            <w:tcW w:w="2036" w:type="dxa"/>
            <w:tcBorders>
              <w:top w:val="single" w:sz="4" w:space="0" w:color="auto"/>
              <w:left w:val="single" w:sz="4" w:space="0" w:color="auto"/>
              <w:bottom w:val="single" w:sz="4" w:space="0" w:color="auto"/>
              <w:right w:val="single" w:sz="4" w:space="0" w:color="auto"/>
            </w:tcBorders>
            <w:hideMark/>
          </w:tcPr>
          <w:p w14:paraId="409152E1" w14:textId="413C4587" w:rsidR="00AE04F3" w:rsidRPr="00AE04F3" w:rsidRDefault="00AE04F3" w:rsidP="008C4B62">
            <w:pPr>
              <w:spacing w:line="360" w:lineRule="auto"/>
              <w:jc w:val="center"/>
              <w:rPr>
                <w:color w:val="1B1B1B"/>
              </w:rPr>
            </w:pPr>
            <w:r w:rsidRPr="00AE04F3">
              <w:rPr>
                <w:color w:val="1B1B1B"/>
              </w:rPr>
              <w:t xml:space="preserve">1 </w:t>
            </w:r>
            <w:r w:rsidR="00621D02">
              <w:rPr>
                <w:color w:val="1B1B1B"/>
              </w:rPr>
              <w:t>звёздный</w:t>
            </w:r>
            <w:r w:rsidR="00621D02" w:rsidRPr="00AF0CE8">
              <w:rPr>
                <w:color w:val="1B1B1B"/>
                <w:lang w:val="en-US"/>
              </w:rPr>
              <w:t xml:space="preserve"> </w:t>
            </w:r>
            <w:proofErr w:type="spellStart"/>
            <w:r w:rsidR="00621D02">
              <w:rPr>
                <w:color w:val="1B1B1B"/>
              </w:rPr>
              <w:t>трекер</w:t>
            </w:r>
            <w:proofErr w:type="spellEnd"/>
            <w:r w:rsidR="00621D02">
              <w:rPr>
                <w:color w:val="1B1B1B"/>
              </w:rPr>
              <w:t>,</w:t>
            </w:r>
            <w:r w:rsidRPr="00AE04F3">
              <w:rPr>
                <w:color w:val="1B1B1B"/>
              </w:rPr>
              <w:br/>
              <w:t>3</w:t>
            </w:r>
            <w:r w:rsidR="00A3409A">
              <w:rPr>
                <w:color w:val="1B1B1B"/>
              </w:rPr>
              <w:t xml:space="preserve"> акселерометра</w:t>
            </w:r>
            <w:r w:rsidRPr="00AE04F3">
              <w:rPr>
                <w:color w:val="1B1B1B"/>
              </w:rPr>
              <w:t xml:space="preserve"> </w:t>
            </w:r>
            <w:r w:rsidR="00A3409A">
              <w:rPr>
                <w:color w:val="1B1B1B"/>
              </w:rPr>
              <w:t>1 магнитометр</w:t>
            </w:r>
          </w:p>
        </w:tc>
        <w:tc>
          <w:tcPr>
            <w:tcW w:w="1555" w:type="dxa"/>
            <w:tcBorders>
              <w:top w:val="single" w:sz="4" w:space="0" w:color="auto"/>
              <w:left w:val="single" w:sz="4" w:space="0" w:color="auto"/>
              <w:bottom w:val="single" w:sz="4" w:space="0" w:color="auto"/>
              <w:right w:val="single" w:sz="4" w:space="0" w:color="auto"/>
            </w:tcBorders>
            <w:hideMark/>
          </w:tcPr>
          <w:p w14:paraId="0E11B01F" w14:textId="77777777" w:rsidR="00AE04F3" w:rsidRPr="00AE04F3" w:rsidRDefault="00AE04F3" w:rsidP="008C4B62">
            <w:pPr>
              <w:spacing w:line="360" w:lineRule="auto"/>
              <w:jc w:val="center"/>
              <w:rPr>
                <w:color w:val="1B1B1B"/>
              </w:rPr>
            </w:pPr>
            <w:r w:rsidRPr="00AE04F3">
              <w:rPr>
                <w:color w:val="1B1B1B"/>
              </w:rPr>
              <w:t>0.003/0.007°</w:t>
            </w:r>
          </w:p>
        </w:tc>
        <w:tc>
          <w:tcPr>
            <w:tcW w:w="987" w:type="dxa"/>
            <w:tcBorders>
              <w:top w:val="single" w:sz="4" w:space="0" w:color="auto"/>
              <w:left w:val="single" w:sz="4" w:space="0" w:color="auto"/>
              <w:bottom w:val="single" w:sz="4" w:space="0" w:color="auto"/>
              <w:right w:val="single" w:sz="4" w:space="0" w:color="auto"/>
            </w:tcBorders>
            <w:hideMark/>
          </w:tcPr>
          <w:p w14:paraId="579E577F" w14:textId="074DD107" w:rsidR="00AE04F3" w:rsidRPr="00AE04F3" w:rsidRDefault="00AE04F3" w:rsidP="008C4B62">
            <w:pPr>
              <w:spacing w:line="360" w:lineRule="auto"/>
              <w:jc w:val="center"/>
              <w:rPr>
                <w:color w:val="1B1B1B"/>
              </w:rPr>
            </w:pPr>
            <w:r w:rsidRPr="00AE04F3">
              <w:rPr>
                <w:color w:val="1B1B1B"/>
              </w:rPr>
              <w:t>(</w:t>
            </w:r>
            <w:r w:rsidR="00621D02">
              <w:rPr>
                <w:color w:val="1B1B1B"/>
              </w:rPr>
              <w:t>9</w:t>
            </w:r>
            <w:r w:rsidRPr="00AE04F3">
              <w:rPr>
                <w:color w:val="1B1B1B"/>
              </w:rPr>
              <w:t>)</w:t>
            </w:r>
          </w:p>
        </w:tc>
      </w:tr>
    </w:tbl>
    <w:p w14:paraId="36F647DF" w14:textId="77777777" w:rsidR="008C4B62" w:rsidRPr="00626A04" w:rsidRDefault="008C4B62" w:rsidP="00DA5B42">
      <w:pPr>
        <w:pStyle w:val="a0"/>
      </w:pPr>
    </w:p>
    <w:bookmarkEnd w:id="4"/>
    <w:p w14:paraId="6E0381FC" w14:textId="0732B88A" w:rsidR="005A4D08" w:rsidRDefault="005A4D08" w:rsidP="00DA5B42">
      <w:pPr>
        <w:pStyle w:val="a0"/>
      </w:pPr>
      <w:r w:rsidRPr="005A4D08">
        <w:t xml:space="preserve">В контексте разработки макета одноосной </w:t>
      </w:r>
      <w:proofErr w:type="spellStart"/>
      <w:r w:rsidRPr="005A4D08">
        <w:t>маховичной</w:t>
      </w:r>
      <w:proofErr w:type="spellEnd"/>
      <w:r w:rsidRPr="005A4D08">
        <w:t xml:space="preserve"> системы ориентации и стабилизации наноспутника, анализ современных интегрированных решений позволяет сформировать представление о </w:t>
      </w:r>
      <w:r w:rsidRPr="005A4D08">
        <w:lastRenderedPageBreak/>
        <w:t xml:space="preserve">структуре и принципах работы типовых систем </w:t>
      </w:r>
      <w:r>
        <w:t>ориентации и навигации</w:t>
      </w:r>
      <w:r w:rsidR="0004358C">
        <w:rPr>
          <w:lang w:val="en-US"/>
        </w:rPr>
        <w:t> </w:t>
      </w:r>
      <w:r>
        <w:t>(</w:t>
      </w:r>
      <w:r w:rsidRPr="005A4D08">
        <w:t>ADCS</w:t>
      </w:r>
      <w:r>
        <w:t>)</w:t>
      </w:r>
      <w:r w:rsidRPr="005A4D08">
        <w:t xml:space="preserve">. </w:t>
      </w:r>
      <w:r>
        <w:t>Эти знания способствуют дальнейшему</w:t>
      </w:r>
      <w:r w:rsidRPr="005A4D08">
        <w:t xml:space="preserve"> выбор</w:t>
      </w:r>
      <w:r>
        <w:t>у</w:t>
      </w:r>
      <w:r w:rsidRPr="005A4D08">
        <w:t xml:space="preserve"> минимально необходимого набора компонентов, отражающего основные функции так</w:t>
      </w:r>
      <w:r>
        <w:t>ой</w:t>
      </w:r>
      <w:r w:rsidRPr="005A4D08">
        <w:t xml:space="preserve"> систем</w:t>
      </w:r>
      <w:r>
        <w:t>ы.</w:t>
      </w:r>
    </w:p>
    <w:p w14:paraId="5E995E04" w14:textId="4C82B9C4" w:rsidR="005A4D08" w:rsidRDefault="005A4D08" w:rsidP="00DA5B42">
      <w:pPr>
        <w:pStyle w:val="a0"/>
      </w:pPr>
    </w:p>
    <w:p w14:paraId="77BF7C79" w14:textId="22F88055" w:rsidR="0004358C" w:rsidRPr="00901ECD" w:rsidRDefault="0004358C" w:rsidP="00666871">
      <w:pPr>
        <w:pStyle w:val="21"/>
        <w:ind w:left="0" w:firstLine="709"/>
      </w:pPr>
      <w:bookmarkStart w:id="8" w:name="_Toc198763544"/>
      <w:r w:rsidRPr="00901ECD">
        <w:t xml:space="preserve">Применение </w:t>
      </w:r>
      <w:r w:rsidR="00434433" w:rsidRPr="00901ECD">
        <w:t>ДМ</w:t>
      </w:r>
      <w:r w:rsidRPr="00901ECD">
        <w:t xml:space="preserve"> в </w:t>
      </w:r>
      <w:proofErr w:type="spellStart"/>
      <w:r w:rsidR="00434433" w:rsidRPr="00901ECD">
        <w:t>С</w:t>
      </w:r>
      <w:r w:rsidR="00B4015B" w:rsidRPr="00901ECD">
        <w:t>Ои</w:t>
      </w:r>
      <w:r w:rsidR="00434433" w:rsidRPr="00901ECD">
        <w:t>С</w:t>
      </w:r>
      <w:proofErr w:type="spellEnd"/>
      <w:r w:rsidRPr="00901ECD">
        <w:t xml:space="preserve"> наноспутника</w:t>
      </w:r>
      <w:bookmarkEnd w:id="8"/>
    </w:p>
    <w:p w14:paraId="26CBC61D" w14:textId="2F5ECD76" w:rsidR="0004358C" w:rsidRPr="0004358C" w:rsidRDefault="0004358C" w:rsidP="00DA5B42">
      <w:pPr>
        <w:pStyle w:val="a0"/>
      </w:pPr>
      <w:r w:rsidRPr="0004358C">
        <w:t>Двигатели-маховики являются ключевыми исполнительными механизмами в системах ориентации и стабилизации наноспутник</w:t>
      </w:r>
      <w:r w:rsidR="00F75386">
        <w:t>ов</w:t>
      </w:r>
      <w:r w:rsidRPr="0004358C">
        <w:t>. Их работа основана на принципе сохранения момента импульса: ускорение или замедление вращения маховика вызывает противоположную реакцию со стороны спутника, что позволяет изменять его ориентацию в пространстве</w:t>
      </w:r>
      <w:r w:rsidR="002D1DED">
        <w:t xml:space="preserve"> за счёт электроэнергии, </w:t>
      </w:r>
      <w:r w:rsidRPr="0004358C">
        <w:t xml:space="preserve">без использования </w:t>
      </w:r>
      <w:r w:rsidR="002D1DED">
        <w:t>рабочего тела</w:t>
      </w:r>
      <w:r w:rsidRPr="0004358C">
        <w:t>.</w:t>
      </w:r>
      <w:r w:rsidR="00DD6919">
        <w:t xml:space="preserve"> </w:t>
      </w:r>
      <w:r w:rsidR="00434433">
        <w:t>ДМ</w:t>
      </w:r>
      <w:r w:rsidR="00DD6919" w:rsidRPr="0004358C">
        <w:t xml:space="preserve"> </w:t>
      </w:r>
      <w:r w:rsidR="00DD6919">
        <w:t xml:space="preserve">также могут снижать </w:t>
      </w:r>
      <w:r w:rsidR="00DD6919" w:rsidRPr="0004358C">
        <w:t xml:space="preserve">угловую скорость </w:t>
      </w:r>
      <w:r w:rsidR="00DD6919">
        <w:t>нано</w:t>
      </w:r>
      <w:r w:rsidR="00DD6919" w:rsidRPr="0004358C">
        <w:t xml:space="preserve">спутника до требуемого </w:t>
      </w:r>
      <w:r w:rsidR="00DD6919">
        <w:t>значени</w:t>
      </w:r>
      <w:r w:rsidR="00DD6919" w:rsidRPr="0004358C">
        <w:t>я</w:t>
      </w:r>
      <w:r w:rsidR="00DD6919">
        <w:t xml:space="preserve"> п</w:t>
      </w:r>
      <w:r w:rsidR="002D1DED">
        <w:t>ри</w:t>
      </w:r>
      <w:r w:rsidR="002D1DED" w:rsidRPr="0004358C">
        <w:t xml:space="preserve"> отделени</w:t>
      </w:r>
      <w:r w:rsidR="002D1DED">
        <w:t>и</w:t>
      </w:r>
      <w:r w:rsidR="00DD6919">
        <w:t xml:space="preserve"> космического аппарата</w:t>
      </w:r>
      <w:r w:rsidR="002D1DED">
        <w:t xml:space="preserve"> </w:t>
      </w:r>
      <w:r w:rsidR="002D1DED" w:rsidRPr="0004358C">
        <w:t>от ракеты-носителя</w:t>
      </w:r>
      <w:r w:rsidR="00DD6919">
        <w:t xml:space="preserve">, </w:t>
      </w:r>
      <w:r w:rsidR="009E3B5D">
        <w:t xml:space="preserve">так как во время этого процесса обычно </w:t>
      </w:r>
      <w:r w:rsidR="002D1DED">
        <w:t>возникн</w:t>
      </w:r>
      <w:r w:rsidR="00DD6919">
        <w:t>ет</w:t>
      </w:r>
      <w:r w:rsidR="002D1DED">
        <w:t xml:space="preserve"> </w:t>
      </w:r>
      <w:r w:rsidR="009E3B5D">
        <w:t>вращающий импульс</w:t>
      </w:r>
      <w:r w:rsidR="002D1DED">
        <w:t xml:space="preserve">. </w:t>
      </w:r>
    </w:p>
    <w:p w14:paraId="4627AACB" w14:textId="7D4EDF15" w:rsidR="00B146E4" w:rsidRDefault="0004358C" w:rsidP="00DA5B42">
      <w:pPr>
        <w:pStyle w:val="a0"/>
        <w:rPr>
          <w:color w:val="000000"/>
          <w:shd w:val="clear" w:color="auto" w:fill="FFFFFF"/>
        </w:rPr>
      </w:pPr>
      <w:r w:rsidRPr="0004358C">
        <w:t>Для трёхосной ориентации</w:t>
      </w:r>
      <w:r w:rsidR="0063678F">
        <w:t xml:space="preserve"> и стабилизации наноспутника</w:t>
      </w:r>
      <w:r w:rsidRPr="0004358C">
        <w:t xml:space="preserve">, как правило, используются три </w:t>
      </w:r>
      <w:r w:rsidR="00434433">
        <w:t>ДМ</w:t>
      </w:r>
      <w:r w:rsidRPr="0004358C">
        <w:t xml:space="preserve">, установленные ортогонально. Однако в наноспутниках с ограниченными ресурсами и задачами может применяться </w:t>
      </w:r>
      <w:r w:rsidR="0063678F">
        <w:t xml:space="preserve">двухосная или </w:t>
      </w:r>
      <w:r w:rsidRPr="0004358C">
        <w:t xml:space="preserve">одноосная </w:t>
      </w:r>
      <w:proofErr w:type="spellStart"/>
      <w:r w:rsidRPr="0004358C">
        <w:t>маховичная</w:t>
      </w:r>
      <w:proofErr w:type="spellEnd"/>
      <w:r w:rsidRPr="0004358C">
        <w:t xml:space="preserve"> система</w:t>
      </w:r>
      <w:r w:rsidR="0063678F">
        <w:t xml:space="preserve"> ориентации и стабилизации. </w:t>
      </w:r>
      <w:r w:rsidR="0063678F" w:rsidRPr="0004358C">
        <w:t xml:space="preserve">Наиболее надёжной считается конфигурация с четырьмя </w:t>
      </w:r>
      <w:r w:rsidR="008C271A">
        <w:t>двигателями-</w:t>
      </w:r>
      <w:r w:rsidR="0063678F" w:rsidRPr="0004358C">
        <w:t xml:space="preserve">маховиками, расположенными </w:t>
      </w:r>
      <w:r w:rsidR="0063678F">
        <w:t>пирамидально</w:t>
      </w:r>
      <w:r w:rsidR="008C271A">
        <w:t xml:space="preserve">. Такой подход </w:t>
      </w:r>
      <w:r w:rsidR="0063678F" w:rsidRPr="0004358C">
        <w:t>позволяет сохранить работоспособность</w:t>
      </w:r>
      <w:r w:rsidR="008C271A">
        <w:t xml:space="preserve"> системы ориентации и стабилизации космического аппарата</w:t>
      </w:r>
      <w:r w:rsidR="0063678F" w:rsidRPr="0004358C">
        <w:t xml:space="preserve"> при выходе одного </w:t>
      </w:r>
      <w:r w:rsidR="008C271A">
        <w:t>маховика</w:t>
      </w:r>
      <w:r w:rsidR="0063678F" w:rsidRPr="0004358C">
        <w:t xml:space="preserve"> из строя.</w:t>
      </w:r>
      <w:r w:rsidR="00434433">
        <w:t xml:space="preserve"> Существующие на данный момент модели ДМ</w:t>
      </w:r>
      <w:r w:rsidR="00434433">
        <w:rPr>
          <w:rFonts w:ascii="Segoe UI" w:hAnsi="Segoe UI" w:cs="Segoe UI"/>
          <w:color w:val="000000"/>
          <w:sz w:val="20"/>
          <w:szCs w:val="20"/>
          <w:shd w:val="clear" w:color="auto" w:fill="FFFFFF"/>
        </w:rPr>
        <w:t xml:space="preserve"> </w:t>
      </w:r>
      <w:r w:rsidR="00434433">
        <w:rPr>
          <w:color w:val="000000"/>
          <w:shd w:val="clear" w:color="auto" w:fill="FFFFFF"/>
        </w:rPr>
        <w:t>представлены в таблице 3.</w:t>
      </w:r>
    </w:p>
    <w:p w14:paraId="68B28A35" w14:textId="246CFDF4" w:rsidR="00826E0C" w:rsidRDefault="00826E0C" w:rsidP="00DA5B42">
      <w:pPr>
        <w:pStyle w:val="a0"/>
      </w:pPr>
    </w:p>
    <w:p w14:paraId="0457464C" w14:textId="7D5D400D" w:rsidR="00826E0C" w:rsidRPr="00253B8B" w:rsidRDefault="00826E0C" w:rsidP="00826E0C">
      <w:pPr>
        <w:spacing w:line="360" w:lineRule="auto"/>
        <w:jc w:val="both"/>
        <w:rPr>
          <w:sz w:val="20"/>
          <w:szCs w:val="20"/>
        </w:rPr>
      </w:pPr>
      <w:r w:rsidRPr="00826E0C">
        <w:rPr>
          <w:sz w:val="20"/>
          <w:szCs w:val="20"/>
        </w:rPr>
        <w:t>Таблица 3 – Современные модели ДМ</w:t>
      </w:r>
      <w:r w:rsidR="0028168F" w:rsidRPr="00253B8B">
        <w:rPr>
          <w:sz w:val="20"/>
          <w:szCs w:val="20"/>
        </w:rPr>
        <w:t xml:space="preserve"> [4]</w:t>
      </w:r>
    </w:p>
    <w:tbl>
      <w:tblPr>
        <w:tblStyle w:val="TableGrid"/>
        <w:tblW w:w="0" w:type="auto"/>
        <w:jc w:val="center"/>
        <w:tblLayout w:type="fixed"/>
        <w:tblLook w:val="04A0" w:firstRow="1" w:lastRow="0" w:firstColumn="1" w:lastColumn="0" w:noHBand="0" w:noVBand="1"/>
      </w:tblPr>
      <w:tblGrid>
        <w:gridCol w:w="1702"/>
        <w:gridCol w:w="1134"/>
        <w:gridCol w:w="850"/>
        <w:gridCol w:w="1559"/>
        <w:gridCol w:w="1418"/>
        <w:gridCol w:w="1134"/>
        <w:gridCol w:w="1276"/>
      </w:tblGrid>
      <w:tr w:rsidR="00ED36AA" w:rsidRPr="0010576F" w14:paraId="41B5DD61" w14:textId="77777777" w:rsidTr="00826E0C">
        <w:trPr>
          <w:jc w:val="center"/>
        </w:trPr>
        <w:tc>
          <w:tcPr>
            <w:tcW w:w="1702" w:type="dxa"/>
            <w:hideMark/>
          </w:tcPr>
          <w:p w14:paraId="59C8E86E" w14:textId="74C9DD12" w:rsidR="00ED36AA" w:rsidRPr="0010576F" w:rsidRDefault="00ED36AA" w:rsidP="00ED36AA">
            <w:pPr>
              <w:spacing w:line="360" w:lineRule="auto"/>
              <w:jc w:val="center"/>
              <w:rPr>
                <w:color w:val="1B1B1B"/>
                <w:sz w:val="20"/>
                <w:szCs w:val="20"/>
              </w:rPr>
            </w:pPr>
            <w:r w:rsidRPr="00ED36AA">
              <w:rPr>
                <w:color w:val="1B1B1B"/>
                <w:sz w:val="20"/>
                <w:szCs w:val="20"/>
              </w:rPr>
              <w:t>Производитель</w:t>
            </w:r>
          </w:p>
        </w:tc>
        <w:tc>
          <w:tcPr>
            <w:tcW w:w="1134" w:type="dxa"/>
            <w:hideMark/>
          </w:tcPr>
          <w:p w14:paraId="0B89AA64" w14:textId="2D2C7986" w:rsidR="00ED36AA" w:rsidRPr="0010576F" w:rsidRDefault="00ED36AA" w:rsidP="00ED36AA">
            <w:pPr>
              <w:spacing w:line="360" w:lineRule="auto"/>
              <w:jc w:val="center"/>
              <w:rPr>
                <w:color w:val="1B1B1B"/>
                <w:sz w:val="20"/>
                <w:szCs w:val="20"/>
              </w:rPr>
            </w:pPr>
            <w:r>
              <w:rPr>
                <w:color w:val="1B1B1B"/>
                <w:sz w:val="20"/>
                <w:szCs w:val="20"/>
              </w:rPr>
              <w:t>Модель</w:t>
            </w:r>
          </w:p>
        </w:tc>
        <w:tc>
          <w:tcPr>
            <w:tcW w:w="850" w:type="dxa"/>
            <w:hideMark/>
          </w:tcPr>
          <w:p w14:paraId="3B5A7D6B" w14:textId="6DE99C89" w:rsidR="00ED36AA" w:rsidRPr="0010576F" w:rsidRDefault="00ED36AA" w:rsidP="00ED36AA">
            <w:pPr>
              <w:spacing w:line="360" w:lineRule="auto"/>
              <w:jc w:val="center"/>
              <w:rPr>
                <w:color w:val="1B1B1B"/>
                <w:sz w:val="20"/>
                <w:szCs w:val="20"/>
              </w:rPr>
            </w:pPr>
            <w:r>
              <w:rPr>
                <w:color w:val="1B1B1B"/>
                <w:sz w:val="20"/>
                <w:szCs w:val="20"/>
              </w:rPr>
              <w:t>Масса</w:t>
            </w:r>
            <w:r w:rsidRPr="0010576F">
              <w:rPr>
                <w:color w:val="1B1B1B"/>
                <w:sz w:val="20"/>
                <w:szCs w:val="20"/>
              </w:rPr>
              <w:t xml:space="preserve"> (</w:t>
            </w:r>
            <w:r>
              <w:rPr>
                <w:color w:val="1B1B1B"/>
                <w:sz w:val="20"/>
                <w:szCs w:val="20"/>
              </w:rPr>
              <w:t>кг</w:t>
            </w:r>
            <w:r w:rsidRPr="0010576F">
              <w:rPr>
                <w:color w:val="1B1B1B"/>
                <w:sz w:val="20"/>
                <w:szCs w:val="20"/>
              </w:rPr>
              <w:t>)</w:t>
            </w:r>
          </w:p>
        </w:tc>
        <w:tc>
          <w:tcPr>
            <w:tcW w:w="1559" w:type="dxa"/>
            <w:hideMark/>
          </w:tcPr>
          <w:p w14:paraId="198A4977" w14:textId="15F7E512" w:rsidR="00ED36AA" w:rsidRPr="0010576F" w:rsidRDefault="00ED36AA" w:rsidP="00ED36AA">
            <w:pPr>
              <w:spacing w:line="360" w:lineRule="auto"/>
              <w:jc w:val="center"/>
              <w:rPr>
                <w:color w:val="1B1B1B"/>
                <w:sz w:val="20"/>
                <w:szCs w:val="20"/>
              </w:rPr>
            </w:pPr>
            <w:r>
              <w:rPr>
                <w:color w:val="1B1B1B"/>
                <w:sz w:val="20"/>
                <w:szCs w:val="20"/>
              </w:rPr>
              <w:t>Максимальная мощность</w:t>
            </w:r>
            <w:r w:rsidRPr="0010576F">
              <w:rPr>
                <w:color w:val="1B1B1B"/>
                <w:sz w:val="20"/>
                <w:szCs w:val="20"/>
              </w:rPr>
              <w:t xml:space="preserve"> (</w:t>
            </w:r>
            <w:r>
              <w:rPr>
                <w:color w:val="1B1B1B"/>
                <w:sz w:val="20"/>
                <w:szCs w:val="20"/>
              </w:rPr>
              <w:t>Вт</w:t>
            </w:r>
            <w:r w:rsidRPr="0010576F">
              <w:rPr>
                <w:color w:val="1B1B1B"/>
                <w:sz w:val="20"/>
                <w:szCs w:val="20"/>
              </w:rPr>
              <w:t>)</w:t>
            </w:r>
          </w:p>
        </w:tc>
        <w:tc>
          <w:tcPr>
            <w:tcW w:w="1418" w:type="dxa"/>
            <w:hideMark/>
          </w:tcPr>
          <w:p w14:paraId="487F6899" w14:textId="0008FA52" w:rsidR="00ED36AA" w:rsidRDefault="00ED36AA" w:rsidP="00ED36AA">
            <w:pPr>
              <w:spacing w:line="360" w:lineRule="auto"/>
              <w:jc w:val="center"/>
              <w:rPr>
                <w:color w:val="1B1B1B"/>
                <w:sz w:val="20"/>
                <w:szCs w:val="20"/>
              </w:rPr>
            </w:pPr>
            <w:proofErr w:type="spellStart"/>
            <w:r>
              <w:rPr>
                <w:color w:val="1B1B1B"/>
                <w:sz w:val="20"/>
                <w:szCs w:val="20"/>
              </w:rPr>
              <w:t>Максималь-ный</w:t>
            </w:r>
            <w:proofErr w:type="spellEnd"/>
          </w:p>
          <w:p w14:paraId="69311AAB" w14:textId="409B5C65" w:rsidR="00ED36AA" w:rsidRPr="0010576F" w:rsidRDefault="00ED36AA" w:rsidP="00ED36AA">
            <w:pPr>
              <w:spacing w:line="360" w:lineRule="auto"/>
              <w:jc w:val="center"/>
              <w:rPr>
                <w:color w:val="1B1B1B"/>
                <w:sz w:val="20"/>
                <w:szCs w:val="20"/>
              </w:rPr>
            </w:pPr>
            <w:r>
              <w:rPr>
                <w:color w:val="1B1B1B"/>
                <w:sz w:val="20"/>
                <w:szCs w:val="20"/>
              </w:rPr>
              <w:t>Момент</w:t>
            </w:r>
            <w:r w:rsidR="00826E0C">
              <w:rPr>
                <w:color w:val="1B1B1B"/>
                <w:sz w:val="20"/>
                <w:szCs w:val="20"/>
              </w:rPr>
              <w:t xml:space="preserve"> </w:t>
            </w:r>
            <w:r w:rsidRPr="0010576F">
              <w:rPr>
                <w:color w:val="1B1B1B"/>
                <w:sz w:val="20"/>
                <w:szCs w:val="20"/>
              </w:rPr>
              <w:t>(</w:t>
            </w:r>
            <w:proofErr w:type="spellStart"/>
            <w:r>
              <w:rPr>
                <w:color w:val="1B1B1B"/>
                <w:sz w:val="20"/>
                <w:szCs w:val="20"/>
              </w:rPr>
              <w:t>Н</w:t>
            </w:r>
            <w:r w:rsidR="00826E0C">
              <w:rPr>
                <w:color w:val="1B1B1B"/>
                <w:sz w:val="20"/>
                <w:szCs w:val="20"/>
              </w:rPr>
              <w:t>м</w:t>
            </w:r>
            <w:proofErr w:type="spellEnd"/>
            <w:r w:rsidRPr="0010576F">
              <w:rPr>
                <w:color w:val="1B1B1B"/>
                <w:sz w:val="20"/>
                <w:szCs w:val="20"/>
              </w:rPr>
              <w:t>)</w:t>
            </w:r>
          </w:p>
        </w:tc>
        <w:tc>
          <w:tcPr>
            <w:tcW w:w="1134" w:type="dxa"/>
            <w:hideMark/>
          </w:tcPr>
          <w:p w14:paraId="1BD8F40E" w14:textId="005EBCA4" w:rsidR="00ED36AA" w:rsidRPr="0010576F" w:rsidRDefault="00ED36AA" w:rsidP="00ED36AA">
            <w:pPr>
              <w:spacing w:line="360" w:lineRule="auto"/>
              <w:jc w:val="center"/>
              <w:rPr>
                <w:color w:val="1B1B1B"/>
                <w:sz w:val="20"/>
                <w:szCs w:val="20"/>
              </w:rPr>
            </w:pPr>
            <w:r>
              <w:rPr>
                <w:color w:val="1B1B1B"/>
                <w:sz w:val="20"/>
                <w:szCs w:val="20"/>
              </w:rPr>
              <w:t>Момент импульса</w:t>
            </w:r>
            <w:r w:rsidRPr="0010576F">
              <w:rPr>
                <w:color w:val="1B1B1B"/>
                <w:sz w:val="20"/>
                <w:szCs w:val="20"/>
              </w:rPr>
              <w:t xml:space="preserve"> (</w:t>
            </w:r>
            <w:proofErr w:type="spellStart"/>
            <w:r>
              <w:rPr>
                <w:color w:val="1B1B1B"/>
                <w:sz w:val="20"/>
                <w:szCs w:val="20"/>
              </w:rPr>
              <w:t>Нмс</w:t>
            </w:r>
            <w:proofErr w:type="spellEnd"/>
            <w:r w:rsidRPr="0010576F">
              <w:rPr>
                <w:color w:val="1B1B1B"/>
                <w:sz w:val="20"/>
                <w:szCs w:val="20"/>
              </w:rPr>
              <w:t>)</w:t>
            </w:r>
          </w:p>
        </w:tc>
        <w:tc>
          <w:tcPr>
            <w:tcW w:w="1276" w:type="dxa"/>
            <w:hideMark/>
          </w:tcPr>
          <w:p w14:paraId="6D178012" w14:textId="7AA977EA" w:rsidR="00ED36AA" w:rsidRPr="0010576F" w:rsidRDefault="00ED36AA" w:rsidP="00ED36AA">
            <w:pPr>
              <w:spacing w:line="360" w:lineRule="auto"/>
              <w:jc w:val="center"/>
              <w:rPr>
                <w:color w:val="1B1B1B"/>
                <w:sz w:val="20"/>
                <w:szCs w:val="20"/>
              </w:rPr>
            </w:pPr>
            <w:r>
              <w:rPr>
                <w:color w:val="1B1B1B"/>
                <w:sz w:val="20"/>
                <w:szCs w:val="20"/>
              </w:rPr>
              <w:t>Кол-во</w:t>
            </w:r>
            <w:r>
              <w:rPr>
                <w:color w:val="1B1B1B"/>
                <w:sz w:val="20"/>
                <w:szCs w:val="20"/>
              </w:rPr>
              <w:br/>
              <w:t>ДМ</w:t>
            </w:r>
          </w:p>
        </w:tc>
      </w:tr>
      <w:tr w:rsidR="00ED36AA" w:rsidRPr="0010576F" w14:paraId="6468D578" w14:textId="77777777" w:rsidTr="00826E0C">
        <w:trPr>
          <w:jc w:val="center"/>
        </w:trPr>
        <w:tc>
          <w:tcPr>
            <w:tcW w:w="1702" w:type="dxa"/>
            <w:hideMark/>
          </w:tcPr>
          <w:p w14:paraId="78FAA841" w14:textId="77777777" w:rsidR="00ED36AA" w:rsidRPr="0010576F" w:rsidRDefault="00ED36AA" w:rsidP="00ED36AA">
            <w:pPr>
              <w:spacing w:line="360" w:lineRule="auto"/>
              <w:jc w:val="center"/>
              <w:rPr>
                <w:color w:val="1B1B1B"/>
                <w:sz w:val="20"/>
                <w:szCs w:val="20"/>
              </w:rPr>
            </w:pPr>
            <w:r w:rsidRPr="0010576F">
              <w:rPr>
                <w:color w:val="1B1B1B"/>
                <w:sz w:val="20"/>
                <w:szCs w:val="20"/>
              </w:rPr>
              <w:t xml:space="preserve">AAC </w:t>
            </w:r>
            <w:proofErr w:type="spellStart"/>
            <w:r w:rsidRPr="0010576F">
              <w:rPr>
                <w:color w:val="1B1B1B"/>
                <w:sz w:val="20"/>
                <w:szCs w:val="20"/>
              </w:rPr>
              <w:t>Clyde</w:t>
            </w:r>
            <w:proofErr w:type="spellEnd"/>
            <w:r w:rsidRPr="0010576F">
              <w:rPr>
                <w:color w:val="1B1B1B"/>
                <w:sz w:val="20"/>
                <w:szCs w:val="20"/>
              </w:rPr>
              <w:t xml:space="preserve"> Space</w:t>
            </w:r>
          </w:p>
        </w:tc>
        <w:tc>
          <w:tcPr>
            <w:tcW w:w="1134" w:type="dxa"/>
            <w:hideMark/>
          </w:tcPr>
          <w:p w14:paraId="4315B389" w14:textId="77777777" w:rsidR="00ED36AA" w:rsidRPr="0010576F" w:rsidRDefault="00ED36AA" w:rsidP="00ED36AA">
            <w:pPr>
              <w:spacing w:line="360" w:lineRule="auto"/>
              <w:jc w:val="center"/>
              <w:rPr>
                <w:color w:val="1B1B1B"/>
                <w:sz w:val="20"/>
                <w:szCs w:val="20"/>
              </w:rPr>
            </w:pPr>
            <w:r w:rsidRPr="0010576F">
              <w:rPr>
                <w:color w:val="1B1B1B"/>
                <w:sz w:val="20"/>
                <w:szCs w:val="20"/>
              </w:rPr>
              <w:t>RW210</w:t>
            </w:r>
          </w:p>
        </w:tc>
        <w:tc>
          <w:tcPr>
            <w:tcW w:w="850" w:type="dxa"/>
            <w:hideMark/>
          </w:tcPr>
          <w:p w14:paraId="3295543B" w14:textId="77777777" w:rsidR="00ED36AA" w:rsidRPr="0010576F" w:rsidRDefault="00ED36AA" w:rsidP="00ED36AA">
            <w:pPr>
              <w:spacing w:line="360" w:lineRule="auto"/>
              <w:jc w:val="center"/>
              <w:rPr>
                <w:color w:val="1B1B1B"/>
                <w:sz w:val="20"/>
                <w:szCs w:val="20"/>
              </w:rPr>
            </w:pPr>
            <w:r w:rsidRPr="0010576F">
              <w:rPr>
                <w:color w:val="1B1B1B"/>
                <w:sz w:val="20"/>
                <w:szCs w:val="20"/>
              </w:rPr>
              <w:t>0.48</w:t>
            </w:r>
          </w:p>
        </w:tc>
        <w:tc>
          <w:tcPr>
            <w:tcW w:w="1559" w:type="dxa"/>
            <w:hideMark/>
          </w:tcPr>
          <w:p w14:paraId="25CD1D86" w14:textId="77777777" w:rsidR="00ED36AA" w:rsidRPr="0010576F" w:rsidRDefault="00ED36AA" w:rsidP="00ED36AA">
            <w:pPr>
              <w:spacing w:line="360" w:lineRule="auto"/>
              <w:jc w:val="center"/>
              <w:rPr>
                <w:color w:val="1B1B1B"/>
                <w:sz w:val="20"/>
                <w:szCs w:val="20"/>
              </w:rPr>
            </w:pPr>
            <w:r w:rsidRPr="0010576F">
              <w:rPr>
                <w:color w:val="1B1B1B"/>
                <w:sz w:val="20"/>
                <w:szCs w:val="20"/>
              </w:rPr>
              <w:t>0.8</w:t>
            </w:r>
          </w:p>
        </w:tc>
        <w:tc>
          <w:tcPr>
            <w:tcW w:w="1418" w:type="dxa"/>
            <w:hideMark/>
          </w:tcPr>
          <w:p w14:paraId="48F25919" w14:textId="77777777" w:rsidR="00ED36AA" w:rsidRPr="0010576F" w:rsidRDefault="00ED36AA" w:rsidP="00ED36AA">
            <w:pPr>
              <w:spacing w:line="360" w:lineRule="auto"/>
              <w:jc w:val="center"/>
              <w:rPr>
                <w:color w:val="1B1B1B"/>
                <w:sz w:val="20"/>
                <w:szCs w:val="20"/>
              </w:rPr>
            </w:pPr>
            <w:r w:rsidRPr="0010576F">
              <w:rPr>
                <w:color w:val="1B1B1B"/>
                <w:sz w:val="20"/>
                <w:szCs w:val="20"/>
              </w:rPr>
              <w:t>0.0001</w:t>
            </w:r>
          </w:p>
        </w:tc>
        <w:tc>
          <w:tcPr>
            <w:tcW w:w="1134" w:type="dxa"/>
            <w:hideMark/>
          </w:tcPr>
          <w:p w14:paraId="1450EF7F" w14:textId="77777777" w:rsidR="00ED36AA" w:rsidRPr="0010576F" w:rsidRDefault="00ED36AA" w:rsidP="00ED36AA">
            <w:pPr>
              <w:spacing w:line="360" w:lineRule="auto"/>
              <w:jc w:val="center"/>
              <w:rPr>
                <w:color w:val="1B1B1B"/>
                <w:sz w:val="20"/>
                <w:szCs w:val="20"/>
              </w:rPr>
            </w:pPr>
            <w:r w:rsidRPr="0010576F">
              <w:rPr>
                <w:color w:val="1B1B1B"/>
                <w:sz w:val="20"/>
                <w:szCs w:val="20"/>
              </w:rPr>
              <w:t>0.006</w:t>
            </w:r>
          </w:p>
        </w:tc>
        <w:tc>
          <w:tcPr>
            <w:tcW w:w="1276" w:type="dxa"/>
            <w:hideMark/>
          </w:tcPr>
          <w:p w14:paraId="0000A5B2" w14:textId="77777777" w:rsidR="00ED36AA" w:rsidRPr="0010576F" w:rsidRDefault="00ED36AA" w:rsidP="00ED36AA">
            <w:pPr>
              <w:spacing w:line="360" w:lineRule="auto"/>
              <w:jc w:val="center"/>
              <w:rPr>
                <w:color w:val="1B1B1B"/>
                <w:sz w:val="20"/>
                <w:szCs w:val="20"/>
              </w:rPr>
            </w:pPr>
            <w:r w:rsidRPr="0010576F">
              <w:rPr>
                <w:color w:val="1B1B1B"/>
                <w:sz w:val="20"/>
                <w:szCs w:val="20"/>
              </w:rPr>
              <w:t>1</w:t>
            </w:r>
          </w:p>
        </w:tc>
      </w:tr>
    </w:tbl>
    <w:p w14:paraId="2B6100F1" w14:textId="39BC32C7" w:rsidR="0028168F" w:rsidRDefault="0028168F">
      <w:r>
        <w:br w:type="page"/>
      </w:r>
    </w:p>
    <w:p w14:paraId="03F4CDF8" w14:textId="3C894243" w:rsidR="0028168F" w:rsidRPr="003C7131" w:rsidRDefault="0028168F" w:rsidP="003C7131">
      <w:pPr>
        <w:jc w:val="right"/>
        <w:rPr>
          <w:sz w:val="20"/>
          <w:szCs w:val="20"/>
          <w:lang w:val="en-US"/>
        </w:rPr>
      </w:pPr>
      <w:r w:rsidRPr="0028168F">
        <w:rPr>
          <w:sz w:val="20"/>
          <w:szCs w:val="20"/>
        </w:rPr>
        <w:lastRenderedPageBreak/>
        <w:t>Продолжение табл.</w:t>
      </w:r>
      <w:r w:rsidRPr="0028168F">
        <w:rPr>
          <w:sz w:val="20"/>
          <w:szCs w:val="20"/>
          <w:lang w:val="en-US"/>
        </w:rPr>
        <w:t>3</w:t>
      </w:r>
    </w:p>
    <w:tbl>
      <w:tblPr>
        <w:tblStyle w:val="TableGrid"/>
        <w:tblW w:w="0" w:type="auto"/>
        <w:jc w:val="center"/>
        <w:tblLayout w:type="fixed"/>
        <w:tblLook w:val="04A0" w:firstRow="1" w:lastRow="0" w:firstColumn="1" w:lastColumn="0" w:noHBand="0" w:noVBand="1"/>
      </w:tblPr>
      <w:tblGrid>
        <w:gridCol w:w="1702"/>
        <w:gridCol w:w="1134"/>
        <w:gridCol w:w="850"/>
        <w:gridCol w:w="1559"/>
        <w:gridCol w:w="1418"/>
        <w:gridCol w:w="1134"/>
        <w:gridCol w:w="1276"/>
      </w:tblGrid>
      <w:tr w:rsidR="0028168F" w:rsidRPr="0010576F" w14:paraId="7C5E1EED" w14:textId="77777777" w:rsidTr="00826E0C">
        <w:trPr>
          <w:jc w:val="center"/>
        </w:trPr>
        <w:tc>
          <w:tcPr>
            <w:tcW w:w="1702" w:type="dxa"/>
            <w:vMerge w:val="restart"/>
            <w:hideMark/>
          </w:tcPr>
          <w:p w14:paraId="24D238E8" w14:textId="6E9DD87E" w:rsidR="0028168F" w:rsidRPr="0010576F" w:rsidRDefault="0028168F" w:rsidP="00826E0C">
            <w:pPr>
              <w:spacing w:line="360" w:lineRule="auto"/>
              <w:jc w:val="center"/>
              <w:rPr>
                <w:color w:val="1B1B1B"/>
                <w:sz w:val="20"/>
                <w:szCs w:val="20"/>
              </w:rPr>
            </w:pPr>
            <w:r w:rsidRPr="0010576F">
              <w:rPr>
                <w:color w:val="1B1B1B"/>
                <w:sz w:val="20"/>
                <w:szCs w:val="20"/>
              </w:rPr>
              <w:t xml:space="preserve">AAC </w:t>
            </w:r>
            <w:proofErr w:type="spellStart"/>
            <w:r w:rsidRPr="0010576F">
              <w:rPr>
                <w:color w:val="1B1B1B"/>
                <w:sz w:val="20"/>
                <w:szCs w:val="20"/>
              </w:rPr>
              <w:t>Clyde</w:t>
            </w:r>
            <w:proofErr w:type="spellEnd"/>
            <w:r w:rsidRPr="0010576F">
              <w:rPr>
                <w:color w:val="1B1B1B"/>
                <w:sz w:val="20"/>
                <w:szCs w:val="20"/>
              </w:rPr>
              <w:t xml:space="preserve"> Space</w:t>
            </w:r>
          </w:p>
        </w:tc>
        <w:tc>
          <w:tcPr>
            <w:tcW w:w="1134" w:type="dxa"/>
            <w:hideMark/>
          </w:tcPr>
          <w:p w14:paraId="2FDDEDBB" w14:textId="77777777" w:rsidR="0028168F" w:rsidRPr="0010576F" w:rsidRDefault="0028168F" w:rsidP="00ED36AA">
            <w:pPr>
              <w:spacing w:line="360" w:lineRule="auto"/>
              <w:jc w:val="center"/>
              <w:rPr>
                <w:color w:val="1B1B1B"/>
                <w:sz w:val="20"/>
                <w:szCs w:val="20"/>
              </w:rPr>
            </w:pPr>
            <w:r w:rsidRPr="0010576F">
              <w:rPr>
                <w:color w:val="1B1B1B"/>
                <w:sz w:val="20"/>
                <w:szCs w:val="20"/>
              </w:rPr>
              <w:t>RW400</w:t>
            </w:r>
          </w:p>
        </w:tc>
        <w:tc>
          <w:tcPr>
            <w:tcW w:w="850" w:type="dxa"/>
            <w:hideMark/>
          </w:tcPr>
          <w:p w14:paraId="6FF5E36A" w14:textId="77777777" w:rsidR="0028168F" w:rsidRPr="0010576F" w:rsidRDefault="0028168F" w:rsidP="00ED36AA">
            <w:pPr>
              <w:spacing w:line="360" w:lineRule="auto"/>
              <w:jc w:val="center"/>
              <w:rPr>
                <w:color w:val="1B1B1B"/>
                <w:sz w:val="20"/>
                <w:szCs w:val="20"/>
              </w:rPr>
            </w:pPr>
            <w:r w:rsidRPr="0010576F">
              <w:rPr>
                <w:color w:val="1B1B1B"/>
                <w:sz w:val="20"/>
                <w:szCs w:val="20"/>
              </w:rPr>
              <w:t>0.375</w:t>
            </w:r>
          </w:p>
        </w:tc>
        <w:tc>
          <w:tcPr>
            <w:tcW w:w="1559" w:type="dxa"/>
            <w:hideMark/>
          </w:tcPr>
          <w:p w14:paraId="47225A76" w14:textId="77777777" w:rsidR="0028168F" w:rsidRPr="0010576F" w:rsidRDefault="0028168F" w:rsidP="00ED36AA">
            <w:pPr>
              <w:spacing w:line="360" w:lineRule="auto"/>
              <w:jc w:val="center"/>
              <w:rPr>
                <w:color w:val="1B1B1B"/>
                <w:sz w:val="20"/>
                <w:szCs w:val="20"/>
              </w:rPr>
            </w:pPr>
            <w:r w:rsidRPr="0010576F">
              <w:rPr>
                <w:color w:val="1B1B1B"/>
                <w:sz w:val="20"/>
                <w:szCs w:val="20"/>
              </w:rPr>
              <w:t>15</w:t>
            </w:r>
          </w:p>
        </w:tc>
        <w:tc>
          <w:tcPr>
            <w:tcW w:w="1418" w:type="dxa"/>
            <w:hideMark/>
          </w:tcPr>
          <w:p w14:paraId="0BF52B93" w14:textId="77777777" w:rsidR="0028168F" w:rsidRPr="0010576F" w:rsidRDefault="0028168F" w:rsidP="00ED36AA">
            <w:pPr>
              <w:spacing w:line="360" w:lineRule="auto"/>
              <w:jc w:val="center"/>
              <w:rPr>
                <w:color w:val="1B1B1B"/>
                <w:sz w:val="20"/>
                <w:szCs w:val="20"/>
              </w:rPr>
            </w:pPr>
            <w:r w:rsidRPr="0010576F">
              <w:rPr>
                <w:color w:val="1B1B1B"/>
                <w:sz w:val="20"/>
                <w:szCs w:val="20"/>
              </w:rPr>
              <w:t>0.008</w:t>
            </w:r>
          </w:p>
        </w:tc>
        <w:tc>
          <w:tcPr>
            <w:tcW w:w="1134" w:type="dxa"/>
            <w:hideMark/>
          </w:tcPr>
          <w:p w14:paraId="57955D8C" w14:textId="77777777" w:rsidR="0028168F" w:rsidRPr="0010576F" w:rsidRDefault="0028168F" w:rsidP="00ED36AA">
            <w:pPr>
              <w:spacing w:line="360" w:lineRule="auto"/>
              <w:jc w:val="center"/>
              <w:rPr>
                <w:color w:val="1B1B1B"/>
                <w:sz w:val="20"/>
                <w:szCs w:val="20"/>
              </w:rPr>
            </w:pPr>
            <w:r w:rsidRPr="0010576F">
              <w:rPr>
                <w:color w:val="1B1B1B"/>
                <w:sz w:val="20"/>
                <w:szCs w:val="20"/>
              </w:rPr>
              <w:t>0.050</w:t>
            </w:r>
          </w:p>
        </w:tc>
        <w:tc>
          <w:tcPr>
            <w:tcW w:w="1276" w:type="dxa"/>
            <w:hideMark/>
          </w:tcPr>
          <w:p w14:paraId="1832B813" w14:textId="77777777" w:rsidR="0028168F" w:rsidRPr="0010576F" w:rsidRDefault="0028168F" w:rsidP="00ED36AA">
            <w:pPr>
              <w:spacing w:line="360" w:lineRule="auto"/>
              <w:jc w:val="center"/>
              <w:rPr>
                <w:color w:val="1B1B1B"/>
                <w:sz w:val="20"/>
                <w:szCs w:val="20"/>
              </w:rPr>
            </w:pPr>
            <w:r w:rsidRPr="0010576F">
              <w:rPr>
                <w:color w:val="1B1B1B"/>
                <w:sz w:val="20"/>
                <w:szCs w:val="20"/>
              </w:rPr>
              <w:t>1</w:t>
            </w:r>
          </w:p>
        </w:tc>
      </w:tr>
      <w:tr w:rsidR="0028168F" w:rsidRPr="0010576F" w14:paraId="232F19A0" w14:textId="77777777" w:rsidTr="00826E0C">
        <w:trPr>
          <w:jc w:val="center"/>
        </w:trPr>
        <w:tc>
          <w:tcPr>
            <w:tcW w:w="1702" w:type="dxa"/>
            <w:vMerge/>
            <w:hideMark/>
          </w:tcPr>
          <w:p w14:paraId="41D56F8C" w14:textId="613FFB70" w:rsidR="0028168F" w:rsidRPr="0010576F" w:rsidRDefault="0028168F" w:rsidP="00826E0C">
            <w:pPr>
              <w:spacing w:line="360" w:lineRule="auto"/>
              <w:jc w:val="center"/>
              <w:rPr>
                <w:color w:val="1B1B1B"/>
                <w:sz w:val="20"/>
                <w:szCs w:val="20"/>
              </w:rPr>
            </w:pPr>
          </w:p>
        </w:tc>
        <w:tc>
          <w:tcPr>
            <w:tcW w:w="1134" w:type="dxa"/>
            <w:hideMark/>
          </w:tcPr>
          <w:p w14:paraId="342514AB" w14:textId="570226DA" w:rsidR="0028168F" w:rsidRPr="0010576F" w:rsidRDefault="0028168F" w:rsidP="00826E0C">
            <w:pPr>
              <w:spacing w:line="360" w:lineRule="auto"/>
              <w:rPr>
                <w:color w:val="1B1B1B"/>
                <w:sz w:val="20"/>
                <w:szCs w:val="20"/>
              </w:rPr>
            </w:pPr>
          </w:p>
        </w:tc>
        <w:tc>
          <w:tcPr>
            <w:tcW w:w="850" w:type="dxa"/>
            <w:hideMark/>
          </w:tcPr>
          <w:p w14:paraId="0D96B08D" w14:textId="57F0917E" w:rsidR="0028168F" w:rsidRPr="0010576F" w:rsidRDefault="0028168F" w:rsidP="00826E0C">
            <w:pPr>
              <w:spacing w:line="360" w:lineRule="auto"/>
              <w:rPr>
                <w:color w:val="1B1B1B"/>
                <w:sz w:val="20"/>
                <w:szCs w:val="20"/>
              </w:rPr>
            </w:pPr>
          </w:p>
        </w:tc>
        <w:tc>
          <w:tcPr>
            <w:tcW w:w="1559" w:type="dxa"/>
            <w:hideMark/>
          </w:tcPr>
          <w:p w14:paraId="68FFCF30" w14:textId="661B1482" w:rsidR="0028168F" w:rsidRPr="0010576F" w:rsidRDefault="0028168F" w:rsidP="00826E0C">
            <w:pPr>
              <w:spacing w:line="360" w:lineRule="auto"/>
              <w:rPr>
                <w:color w:val="1B1B1B"/>
                <w:sz w:val="20"/>
                <w:szCs w:val="20"/>
              </w:rPr>
            </w:pPr>
          </w:p>
        </w:tc>
        <w:tc>
          <w:tcPr>
            <w:tcW w:w="1418" w:type="dxa"/>
            <w:hideMark/>
          </w:tcPr>
          <w:p w14:paraId="38BC4698" w14:textId="4299A5D3" w:rsidR="0028168F" w:rsidRPr="0010576F" w:rsidRDefault="0028168F" w:rsidP="00826E0C">
            <w:pPr>
              <w:spacing w:line="360" w:lineRule="auto"/>
              <w:rPr>
                <w:color w:val="1B1B1B"/>
                <w:sz w:val="20"/>
                <w:szCs w:val="20"/>
              </w:rPr>
            </w:pPr>
          </w:p>
        </w:tc>
        <w:tc>
          <w:tcPr>
            <w:tcW w:w="1134" w:type="dxa"/>
            <w:hideMark/>
          </w:tcPr>
          <w:p w14:paraId="29ED0D1C" w14:textId="71FCA71D" w:rsidR="0028168F" w:rsidRPr="0010576F" w:rsidRDefault="0028168F" w:rsidP="00826E0C">
            <w:pPr>
              <w:spacing w:line="360" w:lineRule="auto"/>
              <w:rPr>
                <w:color w:val="1B1B1B"/>
                <w:sz w:val="20"/>
                <w:szCs w:val="20"/>
              </w:rPr>
            </w:pPr>
          </w:p>
        </w:tc>
        <w:tc>
          <w:tcPr>
            <w:tcW w:w="1276" w:type="dxa"/>
            <w:hideMark/>
          </w:tcPr>
          <w:p w14:paraId="061CC77D" w14:textId="57E19BFF" w:rsidR="0028168F" w:rsidRPr="0010576F" w:rsidRDefault="0028168F" w:rsidP="00826E0C">
            <w:pPr>
              <w:spacing w:line="360" w:lineRule="auto"/>
              <w:rPr>
                <w:color w:val="1B1B1B"/>
                <w:sz w:val="20"/>
                <w:szCs w:val="20"/>
              </w:rPr>
            </w:pPr>
          </w:p>
        </w:tc>
      </w:tr>
      <w:tr w:rsidR="0028168F" w:rsidRPr="0010576F" w14:paraId="0D231084" w14:textId="77777777" w:rsidTr="00826E0C">
        <w:trPr>
          <w:jc w:val="center"/>
        </w:trPr>
        <w:tc>
          <w:tcPr>
            <w:tcW w:w="1702" w:type="dxa"/>
            <w:vMerge/>
          </w:tcPr>
          <w:p w14:paraId="1190514A" w14:textId="1587AA43" w:rsidR="0028168F" w:rsidRPr="0010576F" w:rsidRDefault="0028168F" w:rsidP="00826E0C">
            <w:pPr>
              <w:spacing w:line="360" w:lineRule="auto"/>
              <w:jc w:val="center"/>
              <w:rPr>
                <w:color w:val="1B1B1B"/>
                <w:sz w:val="20"/>
                <w:szCs w:val="20"/>
              </w:rPr>
            </w:pPr>
          </w:p>
        </w:tc>
        <w:tc>
          <w:tcPr>
            <w:tcW w:w="1134" w:type="dxa"/>
          </w:tcPr>
          <w:p w14:paraId="688B4704" w14:textId="50518C4E" w:rsidR="0028168F" w:rsidRPr="0010576F" w:rsidRDefault="0028168F" w:rsidP="00826E0C">
            <w:pPr>
              <w:spacing w:line="360" w:lineRule="auto"/>
              <w:jc w:val="center"/>
              <w:rPr>
                <w:color w:val="1B1B1B"/>
                <w:sz w:val="20"/>
                <w:szCs w:val="20"/>
              </w:rPr>
            </w:pPr>
            <w:r w:rsidRPr="0010576F">
              <w:rPr>
                <w:color w:val="1B1B1B"/>
                <w:sz w:val="20"/>
                <w:szCs w:val="20"/>
              </w:rPr>
              <w:t>Trillian-1</w:t>
            </w:r>
          </w:p>
        </w:tc>
        <w:tc>
          <w:tcPr>
            <w:tcW w:w="850" w:type="dxa"/>
          </w:tcPr>
          <w:p w14:paraId="42305B11" w14:textId="63807D8D" w:rsidR="0028168F" w:rsidRPr="0010576F" w:rsidRDefault="0028168F" w:rsidP="00826E0C">
            <w:pPr>
              <w:spacing w:line="360" w:lineRule="auto"/>
              <w:jc w:val="center"/>
              <w:rPr>
                <w:color w:val="1B1B1B"/>
                <w:sz w:val="20"/>
                <w:szCs w:val="20"/>
              </w:rPr>
            </w:pPr>
            <w:r w:rsidRPr="0010576F">
              <w:rPr>
                <w:color w:val="1B1B1B"/>
                <w:sz w:val="20"/>
                <w:szCs w:val="20"/>
              </w:rPr>
              <w:t>1.5</w:t>
            </w:r>
          </w:p>
        </w:tc>
        <w:tc>
          <w:tcPr>
            <w:tcW w:w="1559" w:type="dxa"/>
          </w:tcPr>
          <w:p w14:paraId="54226342" w14:textId="535D75AB" w:rsidR="0028168F" w:rsidRPr="0010576F" w:rsidRDefault="0028168F" w:rsidP="00826E0C">
            <w:pPr>
              <w:spacing w:line="360" w:lineRule="auto"/>
              <w:jc w:val="center"/>
              <w:rPr>
                <w:color w:val="1B1B1B"/>
                <w:sz w:val="20"/>
                <w:szCs w:val="20"/>
              </w:rPr>
            </w:pPr>
            <w:r w:rsidRPr="0010576F">
              <w:rPr>
                <w:color w:val="1B1B1B"/>
                <w:sz w:val="20"/>
                <w:szCs w:val="20"/>
              </w:rPr>
              <w:t>24</w:t>
            </w:r>
          </w:p>
        </w:tc>
        <w:tc>
          <w:tcPr>
            <w:tcW w:w="1418" w:type="dxa"/>
          </w:tcPr>
          <w:p w14:paraId="4646AAC6" w14:textId="43780D18" w:rsidR="0028168F" w:rsidRPr="0010576F" w:rsidRDefault="0028168F" w:rsidP="00826E0C">
            <w:pPr>
              <w:spacing w:line="360" w:lineRule="auto"/>
              <w:jc w:val="center"/>
              <w:rPr>
                <w:color w:val="1B1B1B"/>
                <w:sz w:val="20"/>
                <w:szCs w:val="20"/>
              </w:rPr>
            </w:pPr>
            <w:r w:rsidRPr="0010576F">
              <w:rPr>
                <w:color w:val="1B1B1B"/>
                <w:sz w:val="20"/>
                <w:szCs w:val="20"/>
              </w:rPr>
              <w:t>47.1</w:t>
            </w:r>
          </w:p>
        </w:tc>
        <w:tc>
          <w:tcPr>
            <w:tcW w:w="1134" w:type="dxa"/>
          </w:tcPr>
          <w:p w14:paraId="201258EE" w14:textId="6F9B21BD" w:rsidR="0028168F" w:rsidRPr="0010576F" w:rsidRDefault="0028168F" w:rsidP="00826E0C">
            <w:pPr>
              <w:spacing w:line="360" w:lineRule="auto"/>
              <w:jc w:val="center"/>
              <w:rPr>
                <w:color w:val="1B1B1B"/>
                <w:sz w:val="20"/>
                <w:szCs w:val="20"/>
              </w:rPr>
            </w:pPr>
            <w:r w:rsidRPr="0010576F">
              <w:rPr>
                <w:color w:val="1B1B1B"/>
                <w:sz w:val="20"/>
                <w:szCs w:val="20"/>
              </w:rPr>
              <w:t>1.2</w:t>
            </w:r>
          </w:p>
        </w:tc>
        <w:tc>
          <w:tcPr>
            <w:tcW w:w="1276" w:type="dxa"/>
          </w:tcPr>
          <w:p w14:paraId="7AEA649F" w14:textId="2D6A4F90" w:rsidR="0028168F" w:rsidRPr="0010576F" w:rsidRDefault="0028168F" w:rsidP="00826E0C">
            <w:pPr>
              <w:spacing w:line="360" w:lineRule="auto"/>
              <w:jc w:val="center"/>
              <w:rPr>
                <w:color w:val="1B1B1B"/>
                <w:sz w:val="20"/>
                <w:szCs w:val="20"/>
              </w:rPr>
            </w:pPr>
            <w:r w:rsidRPr="0010576F">
              <w:rPr>
                <w:color w:val="1B1B1B"/>
                <w:sz w:val="20"/>
                <w:szCs w:val="20"/>
              </w:rPr>
              <w:t>1</w:t>
            </w:r>
          </w:p>
        </w:tc>
      </w:tr>
      <w:tr w:rsidR="00826E0C" w:rsidRPr="0010576F" w14:paraId="26FE542A" w14:textId="77777777" w:rsidTr="00826E0C">
        <w:trPr>
          <w:jc w:val="center"/>
        </w:trPr>
        <w:tc>
          <w:tcPr>
            <w:tcW w:w="1702" w:type="dxa"/>
            <w:vMerge w:val="restart"/>
            <w:hideMark/>
          </w:tcPr>
          <w:p w14:paraId="60F6C359"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Astrofein</w:t>
            </w:r>
            <w:proofErr w:type="spellEnd"/>
          </w:p>
        </w:tc>
        <w:tc>
          <w:tcPr>
            <w:tcW w:w="1134" w:type="dxa"/>
            <w:hideMark/>
          </w:tcPr>
          <w:p w14:paraId="75B11E52" w14:textId="77777777" w:rsidR="00826E0C" w:rsidRPr="0010576F" w:rsidRDefault="00826E0C" w:rsidP="00826E0C">
            <w:pPr>
              <w:spacing w:line="360" w:lineRule="auto"/>
              <w:jc w:val="center"/>
              <w:rPr>
                <w:color w:val="1B1B1B"/>
                <w:sz w:val="20"/>
                <w:szCs w:val="20"/>
              </w:rPr>
            </w:pPr>
            <w:r w:rsidRPr="0010576F">
              <w:rPr>
                <w:color w:val="1B1B1B"/>
                <w:sz w:val="20"/>
                <w:szCs w:val="20"/>
              </w:rPr>
              <w:t>RW1 Type A</w:t>
            </w:r>
          </w:p>
        </w:tc>
        <w:tc>
          <w:tcPr>
            <w:tcW w:w="850" w:type="dxa"/>
            <w:hideMark/>
          </w:tcPr>
          <w:p w14:paraId="26E52CB2" w14:textId="77777777" w:rsidR="00826E0C" w:rsidRPr="0010576F" w:rsidRDefault="00826E0C" w:rsidP="00826E0C">
            <w:pPr>
              <w:spacing w:line="360" w:lineRule="auto"/>
              <w:jc w:val="center"/>
              <w:rPr>
                <w:color w:val="1B1B1B"/>
                <w:sz w:val="20"/>
                <w:szCs w:val="20"/>
              </w:rPr>
            </w:pPr>
            <w:r w:rsidRPr="0010576F">
              <w:rPr>
                <w:color w:val="1B1B1B"/>
                <w:sz w:val="20"/>
                <w:szCs w:val="20"/>
              </w:rPr>
              <w:t>≤ 0.025</w:t>
            </w:r>
          </w:p>
        </w:tc>
        <w:tc>
          <w:tcPr>
            <w:tcW w:w="1559" w:type="dxa"/>
            <w:hideMark/>
          </w:tcPr>
          <w:p w14:paraId="40F07AB6" w14:textId="568AE72A" w:rsidR="00826E0C" w:rsidRPr="0010576F" w:rsidRDefault="00826E0C" w:rsidP="00826E0C">
            <w:pPr>
              <w:spacing w:line="360" w:lineRule="auto"/>
              <w:jc w:val="center"/>
              <w:rPr>
                <w:color w:val="1B1B1B"/>
                <w:sz w:val="20"/>
                <w:szCs w:val="20"/>
              </w:rPr>
            </w:pPr>
            <w:proofErr w:type="gramStart"/>
            <w:r w:rsidRPr="0010576F">
              <w:rPr>
                <w:color w:val="1B1B1B"/>
                <w:sz w:val="20"/>
                <w:szCs w:val="20"/>
              </w:rPr>
              <w:t>&lt; 0</w:t>
            </w:r>
            <w:proofErr w:type="gramEnd"/>
            <w:r w:rsidRPr="0010576F">
              <w:rPr>
                <w:color w:val="1B1B1B"/>
                <w:sz w:val="20"/>
                <w:szCs w:val="20"/>
              </w:rPr>
              <w:t>.375</w:t>
            </w:r>
          </w:p>
        </w:tc>
        <w:tc>
          <w:tcPr>
            <w:tcW w:w="1418" w:type="dxa"/>
            <w:hideMark/>
          </w:tcPr>
          <w:p w14:paraId="64A06DFC" w14:textId="77777777" w:rsidR="00826E0C" w:rsidRPr="0010576F" w:rsidRDefault="00826E0C" w:rsidP="00826E0C">
            <w:pPr>
              <w:spacing w:line="360" w:lineRule="auto"/>
              <w:jc w:val="center"/>
              <w:rPr>
                <w:color w:val="1B1B1B"/>
                <w:sz w:val="20"/>
                <w:szCs w:val="20"/>
              </w:rPr>
            </w:pPr>
            <w:r w:rsidRPr="0010576F">
              <w:rPr>
                <w:color w:val="1B1B1B"/>
                <w:sz w:val="20"/>
                <w:szCs w:val="20"/>
              </w:rPr>
              <w:t>23e-6</w:t>
            </w:r>
          </w:p>
        </w:tc>
        <w:tc>
          <w:tcPr>
            <w:tcW w:w="1134" w:type="dxa"/>
            <w:hideMark/>
          </w:tcPr>
          <w:p w14:paraId="79A83C87" w14:textId="77777777" w:rsidR="00826E0C" w:rsidRPr="0010576F" w:rsidRDefault="00826E0C" w:rsidP="00826E0C">
            <w:pPr>
              <w:spacing w:line="360" w:lineRule="auto"/>
              <w:jc w:val="center"/>
              <w:rPr>
                <w:color w:val="1B1B1B"/>
                <w:sz w:val="20"/>
                <w:szCs w:val="20"/>
              </w:rPr>
            </w:pPr>
            <w:r w:rsidRPr="0010576F">
              <w:rPr>
                <w:color w:val="1B1B1B"/>
                <w:sz w:val="20"/>
                <w:szCs w:val="20"/>
              </w:rPr>
              <w:t>5.8e-4</w:t>
            </w:r>
          </w:p>
        </w:tc>
        <w:tc>
          <w:tcPr>
            <w:tcW w:w="1276" w:type="dxa"/>
            <w:hideMark/>
          </w:tcPr>
          <w:p w14:paraId="4626FB08"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1AEF15BE" w14:textId="77777777" w:rsidTr="00826E0C">
        <w:trPr>
          <w:jc w:val="center"/>
        </w:trPr>
        <w:tc>
          <w:tcPr>
            <w:tcW w:w="1702" w:type="dxa"/>
            <w:vMerge/>
            <w:hideMark/>
          </w:tcPr>
          <w:p w14:paraId="05EF86C9" w14:textId="77777777" w:rsidR="00826E0C" w:rsidRPr="0010576F" w:rsidRDefault="00826E0C" w:rsidP="00826E0C">
            <w:pPr>
              <w:spacing w:line="360" w:lineRule="auto"/>
              <w:jc w:val="center"/>
              <w:rPr>
                <w:color w:val="1B1B1B"/>
                <w:sz w:val="20"/>
                <w:szCs w:val="20"/>
              </w:rPr>
            </w:pPr>
          </w:p>
        </w:tc>
        <w:tc>
          <w:tcPr>
            <w:tcW w:w="1134" w:type="dxa"/>
            <w:hideMark/>
          </w:tcPr>
          <w:p w14:paraId="511270FC" w14:textId="77777777" w:rsidR="00826E0C" w:rsidRPr="0010576F" w:rsidRDefault="00826E0C" w:rsidP="00826E0C">
            <w:pPr>
              <w:spacing w:line="360" w:lineRule="auto"/>
              <w:jc w:val="center"/>
              <w:rPr>
                <w:color w:val="1B1B1B"/>
                <w:sz w:val="20"/>
                <w:szCs w:val="20"/>
              </w:rPr>
            </w:pPr>
            <w:r w:rsidRPr="0010576F">
              <w:rPr>
                <w:color w:val="1B1B1B"/>
                <w:sz w:val="20"/>
                <w:szCs w:val="20"/>
              </w:rPr>
              <w:t>RW1 Type B</w:t>
            </w:r>
          </w:p>
        </w:tc>
        <w:tc>
          <w:tcPr>
            <w:tcW w:w="850" w:type="dxa"/>
            <w:hideMark/>
          </w:tcPr>
          <w:p w14:paraId="4B855494" w14:textId="77777777" w:rsidR="00826E0C" w:rsidRPr="0010576F" w:rsidRDefault="00826E0C" w:rsidP="00826E0C">
            <w:pPr>
              <w:spacing w:line="360" w:lineRule="auto"/>
              <w:jc w:val="center"/>
              <w:rPr>
                <w:color w:val="1B1B1B"/>
                <w:sz w:val="20"/>
                <w:szCs w:val="20"/>
              </w:rPr>
            </w:pPr>
            <w:r w:rsidRPr="0010576F">
              <w:rPr>
                <w:color w:val="1B1B1B"/>
                <w:sz w:val="20"/>
                <w:szCs w:val="20"/>
              </w:rPr>
              <w:t>≤ 0.012</w:t>
            </w:r>
          </w:p>
        </w:tc>
        <w:tc>
          <w:tcPr>
            <w:tcW w:w="1559" w:type="dxa"/>
            <w:hideMark/>
          </w:tcPr>
          <w:p w14:paraId="550A9438" w14:textId="29D31EC9" w:rsidR="00826E0C" w:rsidRPr="0010576F" w:rsidRDefault="00826E0C" w:rsidP="00826E0C">
            <w:pPr>
              <w:spacing w:line="360" w:lineRule="auto"/>
              <w:jc w:val="center"/>
              <w:rPr>
                <w:color w:val="1B1B1B"/>
                <w:sz w:val="20"/>
                <w:szCs w:val="20"/>
              </w:rPr>
            </w:pPr>
            <w:proofErr w:type="gramStart"/>
            <w:r w:rsidRPr="0010576F">
              <w:rPr>
                <w:color w:val="1B1B1B"/>
                <w:sz w:val="20"/>
                <w:szCs w:val="20"/>
              </w:rPr>
              <w:t>&lt; 0.3</w:t>
            </w:r>
            <w:proofErr w:type="gramEnd"/>
            <w:r w:rsidRPr="0010576F">
              <w:rPr>
                <w:color w:val="1B1B1B"/>
                <w:sz w:val="20"/>
                <w:szCs w:val="20"/>
              </w:rPr>
              <w:t xml:space="preserve"> </w:t>
            </w:r>
          </w:p>
        </w:tc>
        <w:tc>
          <w:tcPr>
            <w:tcW w:w="1418" w:type="dxa"/>
            <w:hideMark/>
          </w:tcPr>
          <w:p w14:paraId="11E51C1C" w14:textId="77777777" w:rsidR="00826E0C" w:rsidRPr="0010576F" w:rsidRDefault="00826E0C" w:rsidP="00826E0C">
            <w:pPr>
              <w:spacing w:line="360" w:lineRule="auto"/>
              <w:jc w:val="center"/>
              <w:rPr>
                <w:color w:val="1B1B1B"/>
                <w:sz w:val="20"/>
                <w:szCs w:val="20"/>
              </w:rPr>
            </w:pPr>
            <w:r w:rsidRPr="0010576F">
              <w:rPr>
                <w:color w:val="1B1B1B"/>
                <w:sz w:val="20"/>
                <w:szCs w:val="20"/>
              </w:rPr>
              <w:t>4e-6</w:t>
            </w:r>
          </w:p>
        </w:tc>
        <w:tc>
          <w:tcPr>
            <w:tcW w:w="1134" w:type="dxa"/>
            <w:hideMark/>
          </w:tcPr>
          <w:p w14:paraId="1D742A00" w14:textId="77777777" w:rsidR="00826E0C" w:rsidRPr="0010576F" w:rsidRDefault="00826E0C" w:rsidP="00826E0C">
            <w:pPr>
              <w:spacing w:line="360" w:lineRule="auto"/>
              <w:jc w:val="center"/>
              <w:rPr>
                <w:color w:val="1B1B1B"/>
                <w:sz w:val="20"/>
                <w:szCs w:val="20"/>
              </w:rPr>
            </w:pPr>
            <w:r w:rsidRPr="0010576F">
              <w:rPr>
                <w:color w:val="1B1B1B"/>
                <w:sz w:val="20"/>
                <w:szCs w:val="20"/>
              </w:rPr>
              <w:t>1.0e-4</w:t>
            </w:r>
          </w:p>
        </w:tc>
        <w:tc>
          <w:tcPr>
            <w:tcW w:w="1276" w:type="dxa"/>
            <w:hideMark/>
          </w:tcPr>
          <w:p w14:paraId="0C7C14F3"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7868AB0C" w14:textId="77777777" w:rsidTr="00826E0C">
        <w:trPr>
          <w:jc w:val="center"/>
        </w:trPr>
        <w:tc>
          <w:tcPr>
            <w:tcW w:w="1702" w:type="dxa"/>
            <w:vMerge/>
            <w:hideMark/>
          </w:tcPr>
          <w:p w14:paraId="6121EC25" w14:textId="77777777" w:rsidR="00826E0C" w:rsidRPr="0010576F" w:rsidRDefault="00826E0C" w:rsidP="00826E0C">
            <w:pPr>
              <w:spacing w:line="360" w:lineRule="auto"/>
              <w:jc w:val="center"/>
              <w:rPr>
                <w:color w:val="1B1B1B"/>
                <w:sz w:val="20"/>
                <w:szCs w:val="20"/>
              </w:rPr>
            </w:pPr>
          </w:p>
        </w:tc>
        <w:tc>
          <w:tcPr>
            <w:tcW w:w="1134" w:type="dxa"/>
            <w:hideMark/>
          </w:tcPr>
          <w:p w14:paraId="6D6D2446" w14:textId="77777777" w:rsidR="00826E0C" w:rsidRPr="0010576F" w:rsidRDefault="00826E0C" w:rsidP="00826E0C">
            <w:pPr>
              <w:spacing w:line="360" w:lineRule="auto"/>
              <w:jc w:val="center"/>
              <w:rPr>
                <w:color w:val="1B1B1B"/>
                <w:sz w:val="20"/>
                <w:szCs w:val="20"/>
              </w:rPr>
            </w:pPr>
            <w:r w:rsidRPr="0010576F">
              <w:rPr>
                <w:color w:val="1B1B1B"/>
                <w:sz w:val="20"/>
                <w:szCs w:val="20"/>
              </w:rPr>
              <w:t>RW25</w:t>
            </w:r>
          </w:p>
        </w:tc>
        <w:tc>
          <w:tcPr>
            <w:tcW w:w="850" w:type="dxa"/>
            <w:hideMark/>
          </w:tcPr>
          <w:p w14:paraId="0F1593A9" w14:textId="77777777" w:rsidR="00826E0C" w:rsidRPr="0010576F" w:rsidRDefault="00826E0C" w:rsidP="00826E0C">
            <w:pPr>
              <w:spacing w:line="360" w:lineRule="auto"/>
              <w:jc w:val="center"/>
              <w:rPr>
                <w:color w:val="1B1B1B"/>
                <w:sz w:val="20"/>
                <w:szCs w:val="20"/>
              </w:rPr>
            </w:pPr>
            <w:r w:rsidRPr="0010576F">
              <w:rPr>
                <w:color w:val="1B1B1B"/>
                <w:sz w:val="20"/>
                <w:szCs w:val="20"/>
              </w:rPr>
              <w:t>≤ 0.2</w:t>
            </w:r>
          </w:p>
        </w:tc>
        <w:tc>
          <w:tcPr>
            <w:tcW w:w="1559" w:type="dxa"/>
            <w:hideMark/>
          </w:tcPr>
          <w:p w14:paraId="49CE622E" w14:textId="77777777" w:rsidR="00826E0C" w:rsidRPr="0010576F" w:rsidRDefault="00826E0C" w:rsidP="00826E0C">
            <w:pPr>
              <w:spacing w:line="360" w:lineRule="auto"/>
              <w:jc w:val="center"/>
              <w:rPr>
                <w:color w:val="1B1B1B"/>
                <w:sz w:val="20"/>
                <w:szCs w:val="20"/>
              </w:rPr>
            </w:pPr>
            <w:proofErr w:type="gramStart"/>
            <w:r w:rsidRPr="0010576F">
              <w:rPr>
                <w:color w:val="1B1B1B"/>
                <w:sz w:val="20"/>
                <w:szCs w:val="20"/>
              </w:rPr>
              <w:t>&lt; 2</w:t>
            </w:r>
            <w:proofErr w:type="gramEnd"/>
            <w:r w:rsidRPr="0010576F">
              <w:rPr>
                <w:color w:val="1B1B1B"/>
                <w:sz w:val="20"/>
                <w:szCs w:val="20"/>
              </w:rPr>
              <w:t>.8</w:t>
            </w:r>
          </w:p>
        </w:tc>
        <w:tc>
          <w:tcPr>
            <w:tcW w:w="1418" w:type="dxa"/>
            <w:hideMark/>
          </w:tcPr>
          <w:p w14:paraId="0D9969DD" w14:textId="77777777" w:rsidR="00826E0C" w:rsidRPr="0010576F" w:rsidRDefault="00826E0C" w:rsidP="00826E0C">
            <w:pPr>
              <w:spacing w:line="360" w:lineRule="auto"/>
              <w:jc w:val="center"/>
              <w:rPr>
                <w:color w:val="1B1B1B"/>
                <w:sz w:val="20"/>
                <w:szCs w:val="20"/>
              </w:rPr>
            </w:pPr>
            <w:r w:rsidRPr="0010576F">
              <w:rPr>
                <w:color w:val="1B1B1B"/>
                <w:sz w:val="20"/>
                <w:szCs w:val="20"/>
              </w:rPr>
              <w:t>0.002</w:t>
            </w:r>
          </w:p>
        </w:tc>
        <w:tc>
          <w:tcPr>
            <w:tcW w:w="1134" w:type="dxa"/>
            <w:hideMark/>
          </w:tcPr>
          <w:p w14:paraId="517EED05" w14:textId="77777777" w:rsidR="00826E0C" w:rsidRPr="0010576F" w:rsidRDefault="00826E0C" w:rsidP="00826E0C">
            <w:pPr>
              <w:spacing w:line="360" w:lineRule="auto"/>
              <w:jc w:val="center"/>
              <w:rPr>
                <w:color w:val="1B1B1B"/>
                <w:sz w:val="20"/>
                <w:szCs w:val="20"/>
              </w:rPr>
            </w:pPr>
            <w:r w:rsidRPr="0010576F">
              <w:rPr>
                <w:color w:val="1B1B1B"/>
                <w:sz w:val="20"/>
                <w:szCs w:val="20"/>
              </w:rPr>
              <w:t>0.03</w:t>
            </w:r>
          </w:p>
        </w:tc>
        <w:tc>
          <w:tcPr>
            <w:tcW w:w="1276" w:type="dxa"/>
            <w:hideMark/>
          </w:tcPr>
          <w:p w14:paraId="0D57B954"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1E09B63" w14:textId="77777777" w:rsidTr="00826E0C">
        <w:trPr>
          <w:jc w:val="center"/>
        </w:trPr>
        <w:tc>
          <w:tcPr>
            <w:tcW w:w="1702" w:type="dxa"/>
            <w:vMerge/>
            <w:hideMark/>
          </w:tcPr>
          <w:p w14:paraId="6276DB13" w14:textId="77777777" w:rsidR="00826E0C" w:rsidRPr="0010576F" w:rsidRDefault="00826E0C" w:rsidP="00826E0C">
            <w:pPr>
              <w:spacing w:line="360" w:lineRule="auto"/>
              <w:jc w:val="center"/>
              <w:rPr>
                <w:color w:val="1B1B1B"/>
                <w:sz w:val="20"/>
                <w:szCs w:val="20"/>
              </w:rPr>
            </w:pPr>
          </w:p>
        </w:tc>
        <w:tc>
          <w:tcPr>
            <w:tcW w:w="1134" w:type="dxa"/>
            <w:hideMark/>
          </w:tcPr>
          <w:p w14:paraId="04BF6184" w14:textId="77777777" w:rsidR="00826E0C" w:rsidRPr="0010576F" w:rsidRDefault="00826E0C" w:rsidP="00826E0C">
            <w:pPr>
              <w:spacing w:line="360" w:lineRule="auto"/>
              <w:jc w:val="center"/>
              <w:rPr>
                <w:color w:val="1B1B1B"/>
                <w:sz w:val="20"/>
                <w:szCs w:val="20"/>
              </w:rPr>
            </w:pPr>
            <w:r w:rsidRPr="0010576F">
              <w:rPr>
                <w:color w:val="1B1B1B"/>
                <w:sz w:val="20"/>
                <w:szCs w:val="20"/>
              </w:rPr>
              <w:t>RW35</w:t>
            </w:r>
          </w:p>
        </w:tc>
        <w:tc>
          <w:tcPr>
            <w:tcW w:w="850" w:type="dxa"/>
            <w:hideMark/>
          </w:tcPr>
          <w:p w14:paraId="3D0CB0DD" w14:textId="77777777" w:rsidR="00826E0C" w:rsidRPr="0010576F" w:rsidRDefault="00826E0C" w:rsidP="00826E0C">
            <w:pPr>
              <w:spacing w:line="360" w:lineRule="auto"/>
              <w:jc w:val="center"/>
              <w:rPr>
                <w:color w:val="1B1B1B"/>
                <w:sz w:val="20"/>
                <w:szCs w:val="20"/>
              </w:rPr>
            </w:pPr>
            <w:r w:rsidRPr="0010576F">
              <w:rPr>
                <w:color w:val="1B1B1B"/>
                <w:sz w:val="20"/>
                <w:szCs w:val="20"/>
              </w:rPr>
              <w:t>≤ 0.5</w:t>
            </w:r>
          </w:p>
        </w:tc>
        <w:tc>
          <w:tcPr>
            <w:tcW w:w="1559" w:type="dxa"/>
            <w:hideMark/>
          </w:tcPr>
          <w:p w14:paraId="2AE9D2B2" w14:textId="77777777" w:rsidR="00826E0C" w:rsidRPr="0010576F" w:rsidRDefault="00826E0C" w:rsidP="00826E0C">
            <w:pPr>
              <w:spacing w:line="360" w:lineRule="auto"/>
              <w:jc w:val="center"/>
              <w:rPr>
                <w:color w:val="1B1B1B"/>
                <w:sz w:val="20"/>
                <w:szCs w:val="20"/>
              </w:rPr>
            </w:pPr>
            <w:r w:rsidRPr="0010576F">
              <w:rPr>
                <w:color w:val="1B1B1B"/>
                <w:sz w:val="20"/>
                <w:szCs w:val="20"/>
              </w:rPr>
              <w:t>≤ 9</w:t>
            </w:r>
          </w:p>
        </w:tc>
        <w:tc>
          <w:tcPr>
            <w:tcW w:w="1418" w:type="dxa"/>
            <w:hideMark/>
          </w:tcPr>
          <w:p w14:paraId="6744CA48" w14:textId="77777777" w:rsidR="00826E0C" w:rsidRPr="0010576F" w:rsidRDefault="00826E0C" w:rsidP="00826E0C">
            <w:pPr>
              <w:spacing w:line="360" w:lineRule="auto"/>
              <w:jc w:val="center"/>
              <w:rPr>
                <w:color w:val="1B1B1B"/>
                <w:sz w:val="20"/>
                <w:szCs w:val="20"/>
              </w:rPr>
            </w:pPr>
            <w:r w:rsidRPr="0010576F">
              <w:rPr>
                <w:color w:val="1B1B1B"/>
                <w:sz w:val="20"/>
                <w:szCs w:val="20"/>
              </w:rPr>
              <w:t>0.005</w:t>
            </w:r>
          </w:p>
        </w:tc>
        <w:tc>
          <w:tcPr>
            <w:tcW w:w="1134" w:type="dxa"/>
            <w:hideMark/>
          </w:tcPr>
          <w:p w14:paraId="55112145"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276" w:type="dxa"/>
            <w:hideMark/>
          </w:tcPr>
          <w:p w14:paraId="0D362A3D"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4DE5A18" w14:textId="77777777" w:rsidTr="00826E0C">
        <w:trPr>
          <w:jc w:val="center"/>
        </w:trPr>
        <w:tc>
          <w:tcPr>
            <w:tcW w:w="1702" w:type="dxa"/>
            <w:vMerge/>
            <w:hideMark/>
          </w:tcPr>
          <w:p w14:paraId="00B60733" w14:textId="77777777" w:rsidR="00826E0C" w:rsidRPr="0010576F" w:rsidRDefault="00826E0C" w:rsidP="00826E0C">
            <w:pPr>
              <w:spacing w:line="360" w:lineRule="auto"/>
              <w:jc w:val="center"/>
              <w:rPr>
                <w:color w:val="1B1B1B"/>
                <w:sz w:val="20"/>
                <w:szCs w:val="20"/>
              </w:rPr>
            </w:pPr>
          </w:p>
        </w:tc>
        <w:tc>
          <w:tcPr>
            <w:tcW w:w="1134" w:type="dxa"/>
            <w:hideMark/>
          </w:tcPr>
          <w:p w14:paraId="623EE806" w14:textId="77777777" w:rsidR="00826E0C" w:rsidRPr="0010576F" w:rsidRDefault="00826E0C" w:rsidP="00826E0C">
            <w:pPr>
              <w:spacing w:line="360" w:lineRule="auto"/>
              <w:jc w:val="center"/>
              <w:rPr>
                <w:color w:val="1B1B1B"/>
                <w:sz w:val="20"/>
                <w:szCs w:val="20"/>
              </w:rPr>
            </w:pPr>
            <w:r w:rsidRPr="0010576F">
              <w:rPr>
                <w:color w:val="1B1B1B"/>
                <w:sz w:val="20"/>
                <w:szCs w:val="20"/>
              </w:rPr>
              <w:t>RW90</w:t>
            </w:r>
          </w:p>
        </w:tc>
        <w:tc>
          <w:tcPr>
            <w:tcW w:w="850" w:type="dxa"/>
            <w:hideMark/>
          </w:tcPr>
          <w:p w14:paraId="22580660" w14:textId="77777777" w:rsidR="00826E0C" w:rsidRPr="0010576F" w:rsidRDefault="00826E0C" w:rsidP="00826E0C">
            <w:pPr>
              <w:spacing w:line="360" w:lineRule="auto"/>
              <w:jc w:val="center"/>
              <w:rPr>
                <w:color w:val="1B1B1B"/>
                <w:sz w:val="20"/>
                <w:szCs w:val="20"/>
              </w:rPr>
            </w:pPr>
            <w:r w:rsidRPr="0010576F">
              <w:rPr>
                <w:color w:val="1B1B1B"/>
                <w:sz w:val="20"/>
                <w:szCs w:val="20"/>
              </w:rPr>
              <w:t>≤ 0.9</w:t>
            </w:r>
          </w:p>
        </w:tc>
        <w:tc>
          <w:tcPr>
            <w:tcW w:w="1559" w:type="dxa"/>
            <w:hideMark/>
          </w:tcPr>
          <w:p w14:paraId="25F947CD" w14:textId="77777777" w:rsidR="00826E0C" w:rsidRPr="0010576F" w:rsidRDefault="00826E0C" w:rsidP="00826E0C">
            <w:pPr>
              <w:spacing w:line="360" w:lineRule="auto"/>
              <w:jc w:val="center"/>
              <w:rPr>
                <w:color w:val="1B1B1B"/>
                <w:sz w:val="20"/>
                <w:szCs w:val="20"/>
              </w:rPr>
            </w:pPr>
            <w:r w:rsidRPr="0010576F">
              <w:rPr>
                <w:color w:val="1B1B1B"/>
                <w:sz w:val="20"/>
                <w:szCs w:val="20"/>
              </w:rPr>
              <w:t>≤ 16.5</w:t>
            </w:r>
          </w:p>
        </w:tc>
        <w:tc>
          <w:tcPr>
            <w:tcW w:w="1418" w:type="dxa"/>
            <w:hideMark/>
          </w:tcPr>
          <w:p w14:paraId="67443C6B" w14:textId="77777777" w:rsidR="00826E0C" w:rsidRPr="0010576F" w:rsidRDefault="00826E0C" w:rsidP="00826E0C">
            <w:pPr>
              <w:spacing w:line="360" w:lineRule="auto"/>
              <w:jc w:val="center"/>
              <w:rPr>
                <w:color w:val="1B1B1B"/>
                <w:sz w:val="20"/>
                <w:szCs w:val="20"/>
              </w:rPr>
            </w:pPr>
            <w:r w:rsidRPr="0010576F">
              <w:rPr>
                <w:color w:val="1B1B1B"/>
                <w:sz w:val="20"/>
                <w:szCs w:val="20"/>
              </w:rPr>
              <w:t>0.015</w:t>
            </w:r>
          </w:p>
        </w:tc>
        <w:tc>
          <w:tcPr>
            <w:tcW w:w="1134" w:type="dxa"/>
            <w:hideMark/>
          </w:tcPr>
          <w:p w14:paraId="3FCEB082" w14:textId="77777777" w:rsidR="00826E0C" w:rsidRPr="0010576F" w:rsidRDefault="00826E0C" w:rsidP="00826E0C">
            <w:pPr>
              <w:spacing w:line="360" w:lineRule="auto"/>
              <w:jc w:val="center"/>
              <w:rPr>
                <w:color w:val="1B1B1B"/>
                <w:sz w:val="20"/>
                <w:szCs w:val="20"/>
              </w:rPr>
            </w:pPr>
            <w:r w:rsidRPr="0010576F">
              <w:rPr>
                <w:color w:val="1B1B1B"/>
                <w:sz w:val="20"/>
                <w:szCs w:val="20"/>
              </w:rPr>
              <w:t>0.35</w:t>
            </w:r>
          </w:p>
        </w:tc>
        <w:tc>
          <w:tcPr>
            <w:tcW w:w="1276" w:type="dxa"/>
            <w:hideMark/>
          </w:tcPr>
          <w:p w14:paraId="77564AAF"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65F20D1" w14:textId="77777777" w:rsidTr="00826E0C">
        <w:trPr>
          <w:jc w:val="center"/>
        </w:trPr>
        <w:tc>
          <w:tcPr>
            <w:tcW w:w="1702" w:type="dxa"/>
            <w:vMerge/>
            <w:hideMark/>
          </w:tcPr>
          <w:p w14:paraId="41333C03" w14:textId="77777777" w:rsidR="00826E0C" w:rsidRPr="0010576F" w:rsidRDefault="00826E0C" w:rsidP="00826E0C">
            <w:pPr>
              <w:spacing w:line="360" w:lineRule="auto"/>
              <w:jc w:val="center"/>
              <w:rPr>
                <w:color w:val="1B1B1B"/>
                <w:sz w:val="20"/>
                <w:szCs w:val="20"/>
              </w:rPr>
            </w:pPr>
          </w:p>
        </w:tc>
        <w:tc>
          <w:tcPr>
            <w:tcW w:w="1134" w:type="dxa"/>
            <w:hideMark/>
          </w:tcPr>
          <w:p w14:paraId="65920B24" w14:textId="77777777" w:rsidR="00826E0C" w:rsidRPr="0010576F" w:rsidRDefault="00826E0C" w:rsidP="00826E0C">
            <w:pPr>
              <w:spacing w:line="360" w:lineRule="auto"/>
              <w:jc w:val="center"/>
              <w:rPr>
                <w:color w:val="1B1B1B"/>
                <w:sz w:val="20"/>
                <w:szCs w:val="20"/>
              </w:rPr>
            </w:pPr>
            <w:r w:rsidRPr="0010576F">
              <w:rPr>
                <w:color w:val="1B1B1B"/>
                <w:sz w:val="20"/>
                <w:szCs w:val="20"/>
              </w:rPr>
              <w:t>RW100</w:t>
            </w:r>
          </w:p>
        </w:tc>
        <w:tc>
          <w:tcPr>
            <w:tcW w:w="850" w:type="dxa"/>
            <w:hideMark/>
          </w:tcPr>
          <w:p w14:paraId="2EC24BEE" w14:textId="77777777" w:rsidR="00826E0C" w:rsidRPr="0010576F" w:rsidRDefault="00826E0C" w:rsidP="00826E0C">
            <w:pPr>
              <w:spacing w:line="360" w:lineRule="auto"/>
              <w:jc w:val="center"/>
              <w:rPr>
                <w:color w:val="1B1B1B"/>
                <w:sz w:val="20"/>
                <w:szCs w:val="20"/>
              </w:rPr>
            </w:pPr>
            <w:r w:rsidRPr="0010576F">
              <w:rPr>
                <w:color w:val="1B1B1B"/>
                <w:sz w:val="20"/>
                <w:szCs w:val="20"/>
              </w:rPr>
              <w:t>≤ 0.8</w:t>
            </w:r>
          </w:p>
        </w:tc>
        <w:tc>
          <w:tcPr>
            <w:tcW w:w="1559" w:type="dxa"/>
            <w:hideMark/>
          </w:tcPr>
          <w:p w14:paraId="6EE7B9DB" w14:textId="77777777" w:rsidR="00826E0C" w:rsidRPr="0010576F" w:rsidRDefault="00826E0C" w:rsidP="00826E0C">
            <w:pPr>
              <w:spacing w:line="360" w:lineRule="auto"/>
              <w:jc w:val="center"/>
              <w:rPr>
                <w:color w:val="1B1B1B"/>
                <w:sz w:val="20"/>
                <w:szCs w:val="20"/>
              </w:rPr>
            </w:pPr>
            <w:r w:rsidRPr="0010576F">
              <w:rPr>
                <w:color w:val="1B1B1B"/>
                <w:sz w:val="20"/>
                <w:szCs w:val="20"/>
              </w:rPr>
              <w:t>≤ 25</w:t>
            </w:r>
          </w:p>
        </w:tc>
        <w:tc>
          <w:tcPr>
            <w:tcW w:w="1418" w:type="dxa"/>
            <w:hideMark/>
          </w:tcPr>
          <w:p w14:paraId="4AD202F0" w14:textId="77777777" w:rsidR="00826E0C" w:rsidRPr="0010576F" w:rsidRDefault="00826E0C" w:rsidP="00826E0C">
            <w:pPr>
              <w:spacing w:line="360" w:lineRule="auto"/>
              <w:jc w:val="center"/>
              <w:rPr>
                <w:color w:val="1B1B1B"/>
                <w:sz w:val="20"/>
                <w:szCs w:val="20"/>
              </w:rPr>
            </w:pPr>
            <w:r w:rsidRPr="0010576F">
              <w:rPr>
                <w:color w:val="1B1B1B"/>
                <w:sz w:val="20"/>
                <w:szCs w:val="20"/>
              </w:rPr>
              <w:t>0.02</w:t>
            </w:r>
          </w:p>
        </w:tc>
        <w:tc>
          <w:tcPr>
            <w:tcW w:w="1134" w:type="dxa"/>
            <w:hideMark/>
          </w:tcPr>
          <w:p w14:paraId="75C79F1B" w14:textId="77777777" w:rsidR="00826E0C" w:rsidRPr="0010576F" w:rsidRDefault="00826E0C" w:rsidP="00826E0C">
            <w:pPr>
              <w:spacing w:line="360" w:lineRule="auto"/>
              <w:jc w:val="center"/>
              <w:rPr>
                <w:color w:val="1B1B1B"/>
                <w:sz w:val="20"/>
                <w:szCs w:val="20"/>
              </w:rPr>
            </w:pPr>
            <w:r w:rsidRPr="0010576F">
              <w:rPr>
                <w:color w:val="1B1B1B"/>
                <w:sz w:val="20"/>
                <w:szCs w:val="20"/>
              </w:rPr>
              <w:t>0.4</w:t>
            </w:r>
          </w:p>
        </w:tc>
        <w:tc>
          <w:tcPr>
            <w:tcW w:w="1276" w:type="dxa"/>
            <w:hideMark/>
          </w:tcPr>
          <w:p w14:paraId="062FBA8F"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CBF4DC8" w14:textId="77777777" w:rsidTr="00826E0C">
        <w:trPr>
          <w:jc w:val="center"/>
        </w:trPr>
        <w:tc>
          <w:tcPr>
            <w:tcW w:w="1702" w:type="dxa"/>
            <w:vMerge/>
            <w:hideMark/>
          </w:tcPr>
          <w:p w14:paraId="6A7AEB3B" w14:textId="77777777" w:rsidR="00826E0C" w:rsidRPr="0010576F" w:rsidRDefault="00826E0C" w:rsidP="00826E0C">
            <w:pPr>
              <w:spacing w:line="360" w:lineRule="auto"/>
              <w:jc w:val="center"/>
              <w:rPr>
                <w:color w:val="1B1B1B"/>
                <w:sz w:val="20"/>
                <w:szCs w:val="20"/>
              </w:rPr>
            </w:pPr>
          </w:p>
        </w:tc>
        <w:tc>
          <w:tcPr>
            <w:tcW w:w="1134" w:type="dxa"/>
            <w:hideMark/>
          </w:tcPr>
          <w:p w14:paraId="089F3990" w14:textId="77777777" w:rsidR="00826E0C" w:rsidRPr="0010576F" w:rsidRDefault="00826E0C" w:rsidP="00826E0C">
            <w:pPr>
              <w:spacing w:line="360" w:lineRule="auto"/>
              <w:jc w:val="center"/>
              <w:rPr>
                <w:color w:val="1B1B1B"/>
                <w:sz w:val="20"/>
                <w:szCs w:val="20"/>
              </w:rPr>
            </w:pPr>
            <w:r w:rsidRPr="0010576F">
              <w:rPr>
                <w:color w:val="1B1B1B"/>
                <w:sz w:val="20"/>
                <w:szCs w:val="20"/>
              </w:rPr>
              <w:t>RW150</w:t>
            </w:r>
          </w:p>
        </w:tc>
        <w:tc>
          <w:tcPr>
            <w:tcW w:w="850" w:type="dxa"/>
            <w:hideMark/>
          </w:tcPr>
          <w:p w14:paraId="5F6FF7D7" w14:textId="77777777" w:rsidR="00826E0C" w:rsidRPr="0010576F" w:rsidRDefault="00826E0C" w:rsidP="00826E0C">
            <w:pPr>
              <w:spacing w:line="360" w:lineRule="auto"/>
              <w:jc w:val="center"/>
              <w:rPr>
                <w:color w:val="1B1B1B"/>
                <w:sz w:val="20"/>
                <w:szCs w:val="20"/>
              </w:rPr>
            </w:pPr>
            <w:r w:rsidRPr="0010576F">
              <w:rPr>
                <w:color w:val="1B1B1B"/>
                <w:sz w:val="20"/>
                <w:szCs w:val="20"/>
              </w:rPr>
              <w:t>≤ 1.3</w:t>
            </w:r>
          </w:p>
        </w:tc>
        <w:tc>
          <w:tcPr>
            <w:tcW w:w="1559" w:type="dxa"/>
            <w:hideMark/>
          </w:tcPr>
          <w:p w14:paraId="6583EB97" w14:textId="77777777" w:rsidR="00826E0C" w:rsidRPr="0010576F" w:rsidRDefault="00826E0C" w:rsidP="00826E0C">
            <w:pPr>
              <w:spacing w:line="360" w:lineRule="auto"/>
              <w:jc w:val="center"/>
              <w:rPr>
                <w:color w:val="1B1B1B"/>
                <w:sz w:val="20"/>
                <w:szCs w:val="20"/>
              </w:rPr>
            </w:pPr>
            <w:r w:rsidRPr="0010576F">
              <w:rPr>
                <w:color w:val="1B1B1B"/>
                <w:sz w:val="20"/>
                <w:szCs w:val="20"/>
              </w:rPr>
              <w:t>≤ 42</w:t>
            </w:r>
          </w:p>
        </w:tc>
        <w:tc>
          <w:tcPr>
            <w:tcW w:w="1418" w:type="dxa"/>
            <w:hideMark/>
          </w:tcPr>
          <w:p w14:paraId="10F1DCB2" w14:textId="77777777" w:rsidR="00826E0C" w:rsidRPr="0010576F" w:rsidRDefault="00826E0C" w:rsidP="00826E0C">
            <w:pPr>
              <w:spacing w:line="360" w:lineRule="auto"/>
              <w:jc w:val="center"/>
              <w:rPr>
                <w:color w:val="1B1B1B"/>
                <w:sz w:val="20"/>
                <w:szCs w:val="20"/>
              </w:rPr>
            </w:pPr>
            <w:r w:rsidRPr="0010576F">
              <w:rPr>
                <w:color w:val="1B1B1B"/>
                <w:sz w:val="20"/>
                <w:szCs w:val="20"/>
              </w:rPr>
              <w:t>0.03</w:t>
            </w:r>
          </w:p>
        </w:tc>
        <w:tc>
          <w:tcPr>
            <w:tcW w:w="1134" w:type="dxa"/>
            <w:hideMark/>
          </w:tcPr>
          <w:p w14:paraId="29AC4E2A"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276" w:type="dxa"/>
            <w:hideMark/>
          </w:tcPr>
          <w:p w14:paraId="523F6F42"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11DB608" w14:textId="77777777" w:rsidTr="00826E0C">
        <w:trPr>
          <w:jc w:val="center"/>
        </w:trPr>
        <w:tc>
          <w:tcPr>
            <w:tcW w:w="1702" w:type="dxa"/>
            <w:vMerge/>
            <w:hideMark/>
          </w:tcPr>
          <w:p w14:paraId="2217AB0E" w14:textId="77777777" w:rsidR="00826E0C" w:rsidRPr="0010576F" w:rsidRDefault="00826E0C" w:rsidP="00826E0C">
            <w:pPr>
              <w:spacing w:line="360" w:lineRule="auto"/>
              <w:jc w:val="center"/>
              <w:rPr>
                <w:color w:val="1B1B1B"/>
                <w:sz w:val="20"/>
                <w:szCs w:val="20"/>
              </w:rPr>
            </w:pPr>
          </w:p>
        </w:tc>
        <w:tc>
          <w:tcPr>
            <w:tcW w:w="1134" w:type="dxa"/>
            <w:hideMark/>
          </w:tcPr>
          <w:p w14:paraId="0109F0D0" w14:textId="77777777" w:rsidR="00826E0C" w:rsidRPr="0010576F" w:rsidRDefault="00826E0C" w:rsidP="00826E0C">
            <w:pPr>
              <w:spacing w:line="360" w:lineRule="auto"/>
              <w:jc w:val="center"/>
              <w:rPr>
                <w:color w:val="1B1B1B"/>
                <w:sz w:val="20"/>
                <w:szCs w:val="20"/>
              </w:rPr>
            </w:pPr>
            <w:r w:rsidRPr="0010576F">
              <w:rPr>
                <w:color w:val="1B1B1B"/>
                <w:sz w:val="20"/>
                <w:szCs w:val="20"/>
              </w:rPr>
              <w:t>RWT150</w:t>
            </w:r>
          </w:p>
        </w:tc>
        <w:tc>
          <w:tcPr>
            <w:tcW w:w="850" w:type="dxa"/>
            <w:hideMark/>
          </w:tcPr>
          <w:p w14:paraId="7567FBEE" w14:textId="77777777" w:rsidR="00826E0C" w:rsidRPr="0010576F" w:rsidRDefault="00826E0C" w:rsidP="00826E0C">
            <w:pPr>
              <w:spacing w:line="360" w:lineRule="auto"/>
              <w:jc w:val="center"/>
              <w:rPr>
                <w:color w:val="1B1B1B"/>
                <w:sz w:val="20"/>
                <w:szCs w:val="20"/>
              </w:rPr>
            </w:pPr>
            <w:r w:rsidRPr="0010576F">
              <w:rPr>
                <w:color w:val="1B1B1B"/>
                <w:sz w:val="20"/>
                <w:szCs w:val="20"/>
              </w:rPr>
              <w:t>≤ 1.5</w:t>
            </w:r>
          </w:p>
        </w:tc>
        <w:tc>
          <w:tcPr>
            <w:tcW w:w="1559" w:type="dxa"/>
            <w:hideMark/>
          </w:tcPr>
          <w:p w14:paraId="3138C549" w14:textId="77777777" w:rsidR="00826E0C" w:rsidRPr="0010576F" w:rsidRDefault="00826E0C" w:rsidP="00826E0C">
            <w:pPr>
              <w:spacing w:line="360" w:lineRule="auto"/>
              <w:jc w:val="center"/>
              <w:rPr>
                <w:color w:val="1B1B1B"/>
                <w:sz w:val="20"/>
                <w:szCs w:val="20"/>
              </w:rPr>
            </w:pPr>
            <w:r w:rsidRPr="0010576F">
              <w:rPr>
                <w:color w:val="1B1B1B"/>
                <w:sz w:val="20"/>
                <w:szCs w:val="20"/>
              </w:rPr>
              <w:t>≤ 120</w:t>
            </w:r>
          </w:p>
        </w:tc>
        <w:tc>
          <w:tcPr>
            <w:tcW w:w="1418" w:type="dxa"/>
            <w:hideMark/>
          </w:tcPr>
          <w:p w14:paraId="69F54F38"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134" w:type="dxa"/>
            <w:hideMark/>
          </w:tcPr>
          <w:p w14:paraId="02ECFF0C"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276" w:type="dxa"/>
            <w:hideMark/>
          </w:tcPr>
          <w:p w14:paraId="590131D2"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3FA3EC9" w14:textId="77777777" w:rsidTr="00826E0C">
        <w:trPr>
          <w:jc w:val="center"/>
        </w:trPr>
        <w:tc>
          <w:tcPr>
            <w:tcW w:w="1702" w:type="dxa"/>
            <w:vMerge/>
            <w:hideMark/>
          </w:tcPr>
          <w:p w14:paraId="4BDD3AA1" w14:textId="77777777" w:rsidR="00826E0C" w:rsidRPr="0010576F" w:rsidRDefault="00826E0C" w:rsidP="00826E0C">
            <w:pPr>
              <w:spacing w:line="360" w:lineRule="auto"/>
              <w:jc w:val="center"/>
              <w:rPr>
                <w:color w:val="1B1B1B"/>
                <w:sz w:val="20"/>
                <w:szCs w:val="20"/>
              </w:rPr>
            </w:pPr>
          </w:p>
        </w:tc>
        <w:tc>
          <w:tcPr>
            <w:tcW w:w="1134" w:type="dxa"/>
            <w:hideMark/>
          </w:tcPr>
          <w:p w14:paraId="011F17A5" w14:textId="77777777" w:rsidR="00826E0C" w:rsidRPr="0010576F" w:rsidRDefault="00826E0C" w:rsidP="00826E0C">
            <w:pPr>
              <w:spacing w:line="360" w:lineRule="auto"/>
              <w:jc w:val="center"/>
              <w:rPr>
                <w:color w:val="1B1B1B"/>
                <w:sz w:val="20"/>
                <w:szCs w:val="20"/>
              </w:rPr>
            </w:pPr>
            <w:r w:rsidRPr="0010576F">
              <w:rPr>
                <w:color w:val="1B1B1B"/>
                <w:sz w:val="20"/>
                <w:szCs w:val="20"/>
              </w:rPr>
              <w:t>RW250</w:t>
            </w:r>
          </w:p>
        </w:tc>
        <w:tc>
          <w:tcPr>
            <w:tcW w:w="850" w:type="dxa"/>
            <w:hideMark/>
          </w:tcPr>
          <w:p w14:paraId="20DAD0A9" w14:textId="77777777" w:rsidR="00826E0C" w:rsidRPr="0010576F" w:rsidRDefault="00826E0C" w:rsidP="00826E0C">
            <w:pPr>
              <w:spacing w:line="360" w:lineRule="auto"/>
              <w:jc w:val="center"/>
              <w:rPr>
                <w:color w:val="1B1B1B"/>
                <w:sz w:val="20"/>
                <w:szCs w:val="20"/>
              </w:rPr>
            </w:pPr>
            <w:r w:rsidRPr="0010576F">
              <w:rPr>
                <w:color w:val="1B1B1B"/>
                <w:sz w:val="20"/>
                <w:szCs w:val="20"/>
              </w:rPr>
              <w:t>≤ 2.75</w:t>
            </w:r>
          </w:p>
        </w:tc>
        <w:tc>
          <w:tcPr>
            <w:tcW w:w="1559" w:type="dxa"/>
            <w:hideMark/>
          </w:tcPr>
          <w:p w14:paraId="0583B452" w14:textId="77777777" w:rsidR="00826E0C" w:rsidRPr="0010576F" w:rsidRDefault="00826E0C" w:rsidP="00826E0C">
            <w:pPr>
              <w:spacing w:line="360" w:lineRule="auto"/>
              <w:jc w:val="center"/>
              <w:rPr>
                <w:color w:val="1B1B1B"/>
                <w:sz w:val="20"/>
                <w:szCs w:val="20"/>
              </w:rPr>
            </w:pPr>
            <w:r w:rsidRPr="0010576F">
              <w:rPr>
                <w:color w:val="1B1B1B"/>
                <w:sz w:val="20"/>
                <w:szCs w:val="20"/>
              </w:rPr>
              <w:t>≤ 100</w:t>
            </w:r>
          </w:p>
        </w:tc>
        <w:tc>
          <w:tcPr>
            <w:tcW w:w="1418" w:type="dxa"/>
            <w:hideMark/>
          </w:tcPr>
          <w:p w14:paraId="28A9735D"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134" w:type="dxa"/>
            <w:hideMark/>
          </w:tcPr>
          <w:p w14:paraId="07BB7026" w14:textId="77777777" w:rsidR="00826E0C" w:rsidRPr="0010576F" w:rsidRDefault="00826E0C" w:rsidP="00826E0C">
            <w:pPr>
              <w:spacing w:line="360" w:lineRule="auto"/>
              <w:jc w:val="center"/>
              <w:rPr>
                <w:color w:val="1B1B1B"/>
                <w:sz w:val="20"/>
                <w:szCs w:val="20"/>
              </w:rPr>
            </w:pPr>
            <w:r w:rsidRPr="0010576F">
              <w:rPr>
                <w:color w:val="1B1B1B"/>
                <w:sz w:val="20"/>
                <w:szCs w:val="20"/>
              </w:rPr>
              <w:t>4</w:t>
            </w:r>
          </w:p>
        </w:tc>
        <w:tc>
          <w:tcPr>
            <w:tcW w:w="1276" w:type="dxa"/>
            <w:hideMark/>
          </w:tcPr>
          <w:p w14:paraId="3CCA03DC"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3D296E33" w14:textId="77777777" w:rsidTr="00826E0C">
        <w:trPr>
          <w:jc w:val="center"/>
        </w:trPr>
        <w:tc>
          <w:tcPr>
            <w:tcW w:w="1702" w:type="dxa"/>
            <w:vMerge/>
            <w:hideMark/>
          </w:tcPr>
          <w:p w14:paraId="12479EEE" w14:textId="77777777" w:rsidR="00826E0C" w:rsidRPr="0010576F" w:rsidRDefault="00826E0C" w:rsidP="00826E0C">
            <w:pPr>
              <w:spacing w:line="360" w:lineRule="auto"/>
              <w:jc w:val="center"/>
              <w:rPr>
                <w:color w:val="1B1B1B"/>
                <w:sz w:val="20"/>
                <w:szCs w:val="20"/>
              </w:rPr>
            </w:pPr>
          </w:p>
        </w:tc>
        <w:tc>
          <w:tcPr>
            <w:tcW w:w="1134" w:type="dxa"/>
            <w:hideMark/>
          </w:tcPr>
          <w:p w14:paraId="60A8D83E" w14:textId="77777777" w:rsidR="00826E0C" w:rsidRPr="0010576F" w:rsidRDefault="00826E0C" w:rsidP="00826E0C">
            <w:pPr>
              <w:spacing w:line="360" w:lineRule="auto"/>
              <w:jc w:val="center"/>
              <w:rPr>
                <w:color w:val="1B1B1B"/>
                <w:sz w:val="20"/>
                <w:szCs w:val="20"/>
              </w:rPr>
            </w:pPr>
            <w:r w:rsidRPr="0010576F">
              <w:rPr>
                <w:color w:val="1B1B1B"/>
                <w:sz w:val="20"/>
                <w:szCs w:val="20"/>
              </w:rPr>
              <w:t>RWT250</w:t>
            </w:r>
          </w:p>
        </w:tc>
        <w:tc>
          <w:tcPr>
            <w:tcW w:w="850" w:type="dxa"/>
            <w:hideMark/>
          </w:tcPr>
          <w:p w14:paraId="487C9CD0" w14:textId="77777777" w:rsidR="00826E0C" w:rsidRPr="0010576F" w:rsidRDefault="00826E0C" w:rsidP="00826E0C">
            <w:pPr>
              <w:spacing w:line="360" w:lineRule="auto"/>
              <w:jc w:val="center"/>
              <w:rPr>
                <w:color w:val="1B1B1B"/>
                <w:sz w:val="20"/>
                <w:szCs w:val="20"/>
              </w:rPr>
            </w:pPr>
            <w:r w:rsidRPr="0010576F">
              <w:rPr>
                <w:color w:val="1B1B1B"/>
                <w:sz w:val="20"/>
                <w:szCs w:val="20"/>
              </w:rPr>
              <w:t>≤ 2.75</w:t>
            </w:r>
          </w:p>
        </w:tc>
        <w:tc>
          <w:tcPr>
            <w:tcW w:w="1559" w:type="dxa"/>
            <w:hideMark/>
          </w:tcPr>
          <w:p w14:paraId="6F98ACAE" w14:textId="77777777" w:rsidR="00826E0C" w:rsidRPr="0010576F" w:rsidRDefault="00826E0C" w:rsidP="00826E0C">
            <w:pPr>
              <w:spacing w:line="360" w:lineRule="auto"/>
              <w:jc w:val="center"/>
              <w:rPr>
                <w:color w:val="1B1B1B"/>
                <w:sz w:val="20"/>
                <w:szCs w:val="20"/>
              </w:rPr>
            </w:pPr>
            <w:r w:rsidRPr="0010576F">
              <w:rPr>
                <w:color w:val="1B1B1B"/>
                <w:sz w:val="20"/>
                <w:szCs w:val="20"/>
              </w:rPr>
              <w:t>≤ 200</w:t>
            </w:r>
          </w:p>
        </w:tc>
        <w:tc>
          <w:tcPr>
            <w:tcW w:w="1418" w:type="dxa"/>
            <w:hideMark/>
          </w:tcPr>
          <w:p w14:paraId="4F25763D" w14:textId="77777777" w:rsidR="00826E0C" w:rsidRPr="0010576F" w:rsidRDefault="00826E0C" w:rsidP="00826E0C">
            <w:pPr>
              <w:spacing w:line="360" w:lineRule="auto"/>
              <w:jc w:val="center"/>
              <w:rPr>
                <w:color w:val="1B1B1B"/>
                <w:sz w:val="20"/>
                <w:szCs w:val="20"/>
              </w:rPr>
            </w:pPr>
            <w:r w:rsidRPr="0010576F">
              <w:rPr>
                <w:color w:val="1B1B1B"/>
                <w:sz w:val="20"/>
                <w:szCs w:val="20"/>
              </w:rPr>
              <w:t>0.3</w:t>
            </w:r>
          </w:p>
        </w:tc>
        <w:tc>
          <w:tcPr>
            <w:tcW w:w="1134" w:type="dxa"/>
            <w:hideMark/>
          </w:tcPr>
          <w:p w14:paraId="6B35D2B5" w14:textId="77777777" w:rsidR="00826E0C" w:rsidRPr="0010576F" w:rsidRDefault="00826E0C" w:rsidP="00826E0C">
            <w:pPr>
              <w:spacing w:line="360" w:lineRule="auto"/>
              <w:jc w:val="center"/>
              <w:rPr>
                <w:color w:val="1B1B1B"/>
                <w:sz w:val="20"/>
                <w:szCs w:val="20"/>
              </w:rPr>
            </w:pPr>
            <w:r w:rsidRPr="0010576F">
              <w:rPr>
                <w:color w:val="1B1B1B"/>
                <w:sz w:val="20"/>
                <w:szCs w:val="20"/>
              </w:rPr>
              <w:t>4</w:t>
            </w:r>
          </w:p>
        </w:tc>
        <w:tc>
          <w:tcPr>
            <w:tcW w:w="1276" w:type="dxa"/>
            <w:hideMark/>
          </w:tcPr>
          <w:p w14:paraId="0AE14DB6"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435CD8D" w14:textId="77777777" w:rsidTr="00826E0C">
        <w:trPr>
          <w:jc w:val="center"/>
        </w:trPr>
        <w:tc>
          <w:tcPr>
            <w:tcW w:w="1702" w:type="dxa"/>
            <w:hideMark/>
          </w:tcPr>
          <w:p w14:paraId="79756CB9" w14:textId="77777777" w:rsidR="00826E0C" w:rsidRPr="0010576F" w:rsidRDefault="00826E0C" w:rsidP="00826E0C">
            <w:pPr>
              <w:spacing w:line="360" w:lineRule="auto"/>
              <w:jc w:val="center"/>
              <w:rPr>
                <w:color w:val="1B1B1B"/>
                <w:sz w:val="20"/>
                <w:szCs w:val="20"/>
              </w:rPr>
            </w:pPr>
            <w:r w:rsidRPr="0010576F">
              <w:rPr>
                <w:color w:val="1B1B1B"/>
                <w:sz w:val="20"/>
                <w:szCs w:val="20"/>
              </w:rPr>
              <w:t>Berlin Space Technologies</w:t>
            </w:r>
          </w:p>
        </w:tc>
        <w:tc>
          <w:tcPr>
            <w:tcW w:w="1134" w:type="dxa"/>
            <w:hideMark/>
          </w:tcPr>
          <w:p w14:paraId="28D8E47A" w14:textId="77777777" w:rsidR="00826E0C" w:rsidRPr="0010576F" w:rsidRDefault="00826E0C" w:rsidP="00826E0C">
            <w:pPr>
              <w:spacing w:line="360" w:lineRule="auto"/>
              <w:jc w:val="center"/>
              <w:rPr>
                <w:color w:val="1B1B1B"/>
                <w:sz w:val="20"/>
                <w:szCs w:val="20"/>
              </w:rPr>
            </w:pPr>
            <w:r w:rsidRPr="0010576F">
              <w:rPr>
                <w:color w:val="1B1B1B"/>
                <w:sz w:val="20"/>
                <w:szCs w:val="20"/>
              </w:rPr>
              <w:t>RWA05</w:t>
            </w:r>
          </w:p>
        </w:tc>
        <w:tc>
          <w:tcPr>
            <w:tcW w:w="850" w:type="dxa"/>
            <w:hideMark/>
          </w:tcPr>
          <w:p w14:paraId="23C1EC1F" w14:textId="77777777" w:rsidR="00826E0C" w:rsidRPr="0010576F" w:rsidRDefault="00826E0C" w:rsidP="00826E0C">
            <w:pPr>
              <w:spacing w:line="360" w:lineRule="auto"/>
              <w:jc w:val="center"/>
              <w:rPr>
                <w:color w:val="1B1B1B"/>
                <w:sz w:val="20"/>
                <w:szCs w:val="20"/>
              </w:rPr>
            </w:pPr>
            <w:r w:rsidRPr="0010576F">
              <w:rPr>
                <w:color w:val="1B1B1B"/>
                <w:sz w:val="20"/>
                <w:szCs w:val="20"/>
              </w:rPr>
              <w:t>1.700</w:t>
            </w:r>
          </w:p>
        </w:tc>
        <w:tc>
          <w:tcPr>
            <w:tcW w:w="1559" w:type="dxa"/>
            <w:hideMark/>
          </w:tcPr>
          <w:p w14:paraId="618C25E5" w14:textId="77777777" w:rsidR="00826E0C" w:rsidRPr="0010576F" w:rsidRDefault="00826E0C" w:rsidP="00826E0C">
            <w:pPr>
              <w:spacing w:line="360" w:lineRule="auto"/>
              <w:jc w:val="center"/>
              <w:rPr>
                <w:color w:val="1B1B1B"/>
                <w:sz w:val="20"/>
                <w:szCs w:val="20"/>
              </w:rPr>
            </w:pPr>
            <w:r w:rsidRPr="0010576F">
              <w:rPr>
                <w:color w:val="1B1B1B"/>
                <w:sz w:val="20"/>
                <w:szCs w:val="20"/>
              </w:rPr>
              <w:t>23.5</w:t>
            </w:r>
          </w:p>
        </w:tc>
        <w:tc>
          <w:tcPr>
            <w:tcW w:w="1418" w:type="dxa"/>
            <w:hideMark/>
          </w:tcPr>
          <w:p w14:paraId="5896AAB7" w14:textId="77777777" w:rsidR="00826E0C" w:rsidRPr="0010576F" w:rsidRDefault="00826E0C" w:rsidP="00826E0C">
            <w:pPr>
              <w:spacing w:line="360" w:lineRule="auto"/>
              <w:jc w:val="center"/>
              <w:rPr>
                <w:color w:val="1B1B1B"/>
                <w:sz w:val="20"/>
                <w:szCs w:val="20"/>
              </w:rPr>
            </w:pPr>
            <w:r w:rsidRPr="0010576F">
              <w:rPr>
                <w:color w:val="1B1B1B"/>
                <w:sz w:val="20"/>
                <w:szCs w:val="20"/>
              </w:rPr>
              <w:t>0.016</w:t>
            </w:r>
          </w:p>
        </w:tc>
        <w:tc>
          <w:tcPr>
            <w:tcW w:w="1134" w:type="dxa"/>
            <w:hideMark/>
          </w:tcPr>
          <w:p w14:paraId="2720173B" w14:textId="77777777" w:rsidR="00826E0C" w:rsidRPr="0010576F" w:rsidRDefault="00826E0C" w:rsidP="00826E0C">
            <w:pPr>
              <w:spacing w:line="360" w:lineRule="auto"/>
              <w:jc w:val="center"/>
              <w:rPr>
                <w:color w:val="1B1B1B"/>
                <w:sz w:val="20"/>
                <w:szCs w:val="20"/>
              </w:rPr>
            </w:pPr>
            <w:r w:rsidRPr="0010576F">
              <w:rPr>
                <w:color w:val="1B1B1B"/>
                <w:sz w:val="20"/>
                <w:szCs w:val="20"/>
              </w:rPr>
              <w:t>0.5</w:t>
            </w:r>
          </w:p>
        </w:tc>
        <w:tc>
          <w:tcPr>
            <w:tcW w:w="1276" w:type="dxa"/>
            <w:hideMark/>
          </w:tcPr>
          <w:p w14:paraId="152809BA"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18BCDED7" w14:textId="77777777" w:rsidTr="00826E0C">
        <w:trPr>
          <w:jc w:val="center"/>
        </w:trPr>
        <w:tc>
          <w:tcPr>
            <w:tcW w:w="1702" w:type="dxa"/>
            <w:vMerge w:val="restart"/>
            <w:hideMark/>
          </w:tcPr>
          <w:p w14:paraId="7F1B8212" w14:textId="77777777" w:rsidR="00826E0C" w:rsidRPr="0010576F" w:rsidRDefault="00826E0C" w:rsidP="00826E0C">
            <w:pPr>
              <w:spacing w:line="360" w:lineRule="auto"/>
              <w:jc w:val="center"/>
              <w:rPr>
                <w:color w:val="1B1B1B"/>
                <w:sz w:val="20"/>
                <w:szCs w:val="20"/>
              </w:rPr>
            </w:pPr>
            <w:r w:rsidRPr="0010576F">
              <w:rPr>
                <w:color w:val="1B1B1B"/>
                <w:sz w:val="20"/>
                <w:szCs w:val="20"/>
              </w:rPr>
              <w:t xml:space="preserve">Blue </w:t>
            </w:r>
            <w:proofErr w:type="spellStart"/>
            <w:r w:rsidRPr="0010576F">
              <w:rPr>
                <w:color w:val="1B1B1B"/>
                <w:sz w:val="20"/>
                <w:szCs w:val="20"/>
              </w:rPr>
              <w:t>Canyon</w:t>
            </w:r>
            <w:proofErr w:type="spellEnd"/>
            <w:r w:rsidRPr="0010576F">
              <w:rPr>
                <w:color w:val="1B1B1B"/>
                <w:sz w:val="20"/>
                <w:szCs w:val="20"/>
              </w:rPr>
              <w:t xml:space="preserve"> Technologies</w:t>
            </w:r>
          </w:p>
        </w:tc>
        <w:tc>
          <w:tcPr>
            <w:tcW w:w="1134" w:type="dxa"/>
            <w:hideMark/>
          </w:tcPr>
          <w:p w14:paraId="5D59E34D" w14:textId="77777777" w:rsidR="00826E0C" w:rsidRPr="0010576F" w:rsidRDefault="00826E0C" w:rsidP="00826E0C">
            <w:pPr>
              <w:spacing w:line="360" w:lineRule="auto"/>
              <w:jc w:val="center"/>
              <w:rPr>
                <w:color w:val="1B1B1B"/>
                <w:sz w:val="20"/>
                <w:szCs w:val="20"/>
              </w:rPr>
            </w:pPr>
            <w:r w:rsidRPr="0010576F">
              <w:rPr>
                <w:color w:val="1B1B1B"/>
                <w:sz w:val="20"/>
                <w:szCs w:val="20"/>
              </w:rPr>
              <w:t>RWP015</w:t>
            </w:r>
          </w:p>
        </w:tc>
        <w:tc>
          <w:tcPr>
            <w:tcW w:w="850" w:type="dxa"/>
            <w:hideMark/>
          </w:tcPr>
          <w:p w14:paraId="5C71D710" w14:textId="77777777" w:rsidR="00826E0C" w:rsidRPr="0010576F" w:rsidRDefault="00826E0C" w:rsidP="00826E0C">
            <w:pPr>
              <w:spacing w:line="360" w:lineRule="auto"/>
              <w:jc w:val="center"/>
              <w:rPr>
                <w:color w:val="1B1B1B"/>
                <w:sz w:val="20"/>
                <w:szCs w:val="20"/>
              </w:rPr>
            </w:pPr>
            <w:r w:rsidRPr="0010576F">
              <w:rPr>
                <w:color w:val="1B1B1B"/>
                <w:sz w:val="20"/>
                <w:szCs w:val="20"/>
              </w:rPr>
              <w:t>0.130</w:t>
            </w:r>
          </w:p>
        </w:tc>
        <w:tc>
          <w:tcPr>
            <w:tcW w:w="1559" w:type="dxa"/>
            <w:hideMark/>
          </w:tcPr>
          <w:p w14:paraId="165475B4"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418" w:type="dxa"/>
            <w:hideMark/>
          </w:tcPr>
          <w:p w14:paraId="41343BA7" w14:textId="77777777" w:rsidR="00826E0C" w:rsidRPr="0010576F" w:rsidRDefault="00826E0C" w:rsidP="00826E0C">
            <w:pPr>
              <w:spacing w:line="360" w:lineRule="auto"/>
              <w:jc w:val="center"/>
              <w:rPr>
                <w:color w:val="1B1B1B"/>
                <w:sz w:val="20"/>
                <w:szCs w:val="20"/>
              </w:rPr>
            </w:pPr>
            <w:r w:rsidRPr="0010576F">
              <w:rPr>
                <w:color w:val="1B1B1B"/>
                <w:sz w:val="20"/>
                <w:szCs w:val="20"/>
              </w:rPr>
              <w:t>0.004</w:t>
            </w:r>
          </w:p>
        </w:tc>
        <w:tc>
          <w:tcPr>
            <w:tcW w:w="1134" w:type="dxa"/>
            <w:hideMark/>
          </w:tcPr>
          <w:p w14:paraId="0BE15787" w14:textId="77777777" w:rsidR="00826E0C" w:rsidRPr="0010576F" w:rsidRDefault="00826E0C" w:rsidP="00826E0C">
            <w:pPr>
              <w:spacing w:line="360" w:lineRule="auto"/>
              <w:jc w:val="center"/>
              <w:rPr>
                <w:color w:val="1B1B1B"/>
                <w:sz w:val="20"/>
                <w:szCs w:val="20"/>
              </w:rPr>
            </w:pPr>
            <w:r w:rsidRPr="0010576F">
              <w:rPr>
                <w:color w:val="1B1B1B"/>
                <w:sz w:val="20"/>
                <w:szCs w:val="20"/>
              </w:rPr>
              <w:t>0.015</w:t>
            </w:r>
          </w:p>
        </w:tc>
        <w:tc>
          <w:tcPr>
            <w:tcW w:w="1276" w:type="dxa"/>
            <w:hideMark/>
          </w:tcPr>
          <w:p w14:paraId="5EE7920F"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7D0FDE89" w14:textId="77777777" w:rsidTr="00826E0C">
        <w:trPr>
          <w:jc w:val="center"/>
        </w:trPr>
        <w:tc>
          <w:tcPr>
            <w:tcW w:w="1702" w:type="dxa"/>
            <w:vMerge/>
            <w:hideMark/>
          </w:tcPr>
          <w:p w14:paraId="20BD8A64" w14:textId="77777777" w:rsidR="00826E0C" w:rsidRPr="0010576F" w:rsidRDefault="00826E0C" w:rsidP="00826E0C">
            <w:pPr>
              <w:spacing w:line="360" w:lineRule="auto"/>
              <w:jc w:val="center"/>
              <w:rPr>
                <w:color w:val="1B1B1B"/>
                <w:sz w:val="20"/>
                <w:szCs w:val="20"/>
              </w:rPr>
            </w:pPr>
          </w:p>
        </w:tc>
        <w:tc>
          <w:tcPr>
            <w:tcW w:w="1134" w:type="dxa"/>
            <w:hideMark/>
          </w:tcPr>
          <w:p w14:paraId="2272DF38" w14:textId="77777777" w:rsidR="00826E0C" w:rsidRPr="0010576F" w:rsidRDefault="00826E0C" w:rsidP="00826E0C">
            <w:pPr>
              <w:spacing w:line="360" w:lineRule="auto"/>
              <w:jc w:val="center"/>
              <w:rPr>
                <w:color w:val="1B1B1B"/>
                <w:sz w:val="20"/>
                <w:szCs w:val="20"/>
              </w:rPr>
            </w:pPr>
            <w:r w:rsidRPr="0010576F">
              <w:rPr>
                <w:color w:val="1B1B1B"/>
                <w:sz w:val="20"/>
                <w:szCs w:val="20"/>
              </w:rPr>
              <w:t>RWP050</w:t>
            </w:r>
          </w:p>
        </w:tc>
        <w:tc>
          <w:tcPr>
            <w:tcW w:w="850" w:type="dxa"/>
            <w:hideMark/>
          </w:tcPr>
          <w:p w14:paraId="2BEA265C" w14:textId="77777777" w:rsidR="00826E0C" w:rsidRPr="0010576F" w:rsidRDefault="00826E0C" w:rsidP="00826E0C">
            <w:pPr>
              <w:spacing w:line="360" w:lineRule="auto"/>
              <w:jc w:val="center"/>
              <w:rPr>
                <w:color w:val="1B1B1B"/>
                <w:sz w:val="20"/>
                <w:szCs w:val="20"/>
              </w:rPr>
            </w:pPr>
            <w:r w:rsidRPr="0010576F">
              <w:rPr>
                <w:color w:val="1B1B1B"/>
                <w:sz w:val="20"/>
                <w:szCs w:val="20"/>
              </w:rPr>
              <w:t>0.240</w:t>
            </w:r>
          </w:p>
        </w:tc>
        <w:tc>
          <w:tcPr>
            <w:tcW w:w="1559" w:type="dxa"/>
            <w:hideMark/>
          </w:tcPr>
          <w:p w14:paraId="50CE680B"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418" w:type="dxa"/>
            <w:hideMark/>
          </w:tcPr>
          <w:p w14:paraId="197A58EC" w14:textId="77777777" w:rsidR="00826E0C" w:rsidRPr="0010576F" w:rsidRDefault="00826E0C" w:rsidP="00826E0C">
            <w:pPr>
              <w:spacing w:line="360" w:lineRule="auto"/>
              <w:jc w:val="center"/>
              <w:rPr>
                <w:color w:val="1B1B1B"/>
                <w:sz w:val="20"/>
                <w:szCs w:val="20"/>
              </w:rPr>
            </w:pPr>
            <w:r w:rsidRPr="0010576F">
              <w:rPr>
                <w:color w:val="1B1B1B"/>
                <w:sz w:val="20"/>
                <w:szCs w:val="20"/>
              </w:rPr>
              <w:t>0.007</w:t>
            </w:r>
          </w:p>
        </w:tc>
        <w:tc>
          <w:tcPr>
            <w:tcW w:w="1134" w:type="dxa"/>
            <w:hideMark/>
          </w:tcPr>
          <w:p w14:paraId="05B210EE" w14:textId="77777777" w:rsidR="00826E0C" w:rsidRPr="0010576F" w:rsidRDefault="00826E0C" w:rsidP="00826E0C">
            <w:pPr>
              <w:spacing w:line="360" w:lineRule="auto"/>
              <w:jc w:val="center"/>
              <w:rPr>
                <w:color w:val="1B1B1B"/>
                <w:sz w:val="20"/>
                <w:szCs w:val="20"/>
              </w:rPr>
            </w:pPr>
            <w:r w:rsidRPr="0010576F">
              <w:rPr>
                <w:color w:val="1B1B1B"/>
                <w:sz w:val="20"/>
                <w:szCs w:val="20"/>
              </w:rPr>
              <w:t>0.050</w:t>
            </w:r>
          </w:p>
        </w:tc>
        <w:tc>
          <w:tcPr>
            <w:tcW w:w="1276" w:type="dxa"/>
            <w:hideMark/>
          </w:tcPr>
          <w:p w14:paraId="1B4040F9"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BED5549" w14:textId="77777777" w:rsidTr="00826E0C">
        <w:trPr>
          <w:jc w:val="center"/>
        </w:trPr>
        <w:tc>
          <w:tcPr>
            <w:tcW w:w="1702" w:type="dxa"/>
            <w:vMerge/>
            <w:hideMark/>
          </w:tcPr>
          <w:p w14:paraId="64D934CA" w14:textId="77777777" w:rsidR="00826E0C" w:rsidRPr="0010576F" w:rsidRDefault="00826E0C" w:rsidP="00826E0C">
            <w:pPr>
              <w:spacing w:line="360" w:lineRule="auto"/>
              <w:jc w:val="center"/>
              <w:rPr>
                <w:color w:val="1B1B1B"/>
                <w:sz w:val="20"/>
                <w:szCs w:val="20"/>
              </w:rPr>
            </w:pPr>
          </w:p>
        </w:tc>
        <w:tc>
          <w:tcPr>
            <w:tcW w:w="1134" w:type="dxa"/>
            <w:hideMark/>
          </w:tcPr>
          <w:p w14:paraId="7BCB0F82" w14:textId="77777777" w:rsidR="00826E0C" w:rsidRPr="0010576F" w:rsidRDefault="00826E0C" w:rsidP="00826E0C">
            <w:pPr>
              <w:spacing w:line="360" w:lineRule="auto"/>
              <w:jc w:val="center"/>
              <w:rPr>
                <w:color w:val="1B1B1B"/>
                <w:sz w:val="20"/>
                <w:szCs w:val="20"/>
              </w:rPr>
            </w:pPr>
            <w:r w:rsidRPr="0010576F">
              <w:rPr>
                <w:color w:val="1B1B1B"/>
                <w:sz w:val="20"/>
                <w:szCs w:val="20"/>
              </w:rPr>
              <w:t>RWP100</w:t>
            </w:r>
          </w:p>
        </w:tc>
        <w:tc>
          <w:tcPr>
            <w:tcW w:w="850" w:type="dxa"/>
            <w:hideMark/>
          </w:tcPr>
          <w:p w14:paraId="381EDE2C" w14:textId="77777777" w:rsidR="00826E0C" w:rsidRPr="0010576F" w:rsidRDefault="00826E0C" w:rsidP="00826E0C">
            <w:pPr>
              <w:spacing w:line="360" w:lineRule="auto"/>
              <w:jc w:val="center"/>
              <w:rPr>
                <w:color w:val="1B1B1B"/>
                <w:sz w:val="20"/>
                <w:szCs w:val="20"/>
              </w:rPr>
            </w:pPr>
            <w:r w:rsidRPr="0010576F">
              <w:rPr>
                <w:color w:val="1B1B1B"/>
                <w:sz w:val="20"/>
                <w:szCs w:val="20"/>
              </w:rPr>
              <w:t>0.330</w:t>
            </w:r>
          </w:p>
        </w:tc>
        <w:tc>
          <w:tcPr>
            <w:tcW w:w="1559" w:type="dxa"/>
            <w:hideMark/>
          </w:tcPr>
          <w:p w14:paraId="133DFFD9"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418" w:type="dxa"/>
            <w:hideMark/>
          </w:tcPr>
          <w:p w14:paraId="4C8CF4B5" w14:textId="77777777" w:rsidR="00826E0C" w:rsidRPr="0010576F" w:rsidRDefault="00826E0C" w:rsidP="00826E0C">
            <w:pPr>
              <w:spacing w:line="360" w:lineRule="auto"/>
              <w:jc w:val="center"/>
              <w:rPr>
                <w:color w:val="1B1B1B"/>
                <w:sz w:val="20"/>
                <w:szCs w:val="20"/>
              </w:rPr>
            </w:pPr>
            <w:r w:rsidRPr="0010576F">
              <w:rPr>
                <w:color w:val="1B1B1B"/>
                <w:sz w:val="20"/>
                <w:szCs w:val="20"/>
              </w:rPr>
              <w:t>0.007</w:t>
            </w:r>
          </w:p>
        </w:tc>
        <w:tc>
          <w:tcPr>
            <w:tcW w:w="1134" w:type="dxa"/>
            <w:hideMark/>
          </w:tcPr>
          <w:p w14:paraId="5694AB87" w14:textId="77777777" w:rsidR="00826E0C" w:rsidRPr="0010576F" w:rsidRDefault="00826E0C" w:rsidP="00826E0C">
            <w:pPr>
              <w:spacing w:line="360" w:lineRule="auto"/>
              <w:jc w:val="center"/>
              <w:rPr>
                <w:color w:val="1B1B1B"/>
                <w:sz w:val="20"/>
                <w:szCs w:val="20"/>
              </w:rPr>
            </w:pPr>
            <w:r w:rsidRPr="0010576F">
              <w:rPr>
                <w:color w:val="1B1B1B"/>
                <w:sz w:val="20"/>
                <w:szCs w:val="20"/>
              </w:rPr>
              <w:t>0.100</w:t>
            </w:r>
          </w:p>
        </w:tc>
        <w:tc>
          <w:tcPr>
            <w:tcW w:w="1276" w:type="dxa"/>
            <w:hideMark/>
          </w:tcPr>
          <w:p w14:paraId="208549D7"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7A16EE06" w14:textId="77777777" w:rsidTr="00826E0C">
        <w:trPr>
          <w:jc w:val="center"/>
        </w:trPr>
        <w:tc>
          <w:tcPr>
            <w:tcW w:w="1702" w:type="dxa"/>
            <w:vMerge/>
            <w:hideMark/>
          </w:tcPr>
          <w:p w14:paraId="2AED9A6D" w14:textId="77777777" w:rsidR="00826E0C" w:rsidRPr="0010576F" w:rsidRDefault="00826E0C" w:rsidP="00826E0C">
            <w:pPr>
              <w:spacing w:line="360" w:lineRule="auto"/>
              <w:jc w:val="center"/>
              <w:rPr>
                <w:color w:val="1B1B1B"/>
                <w:sz w:val="20"/>
                <w:szCs w:val="20"/>
              </w:rPr>
            </w:pPr>
          </w:p>
        </w:tc>
        <w:tc>
          <w:tcPr>
            <w:tcW w:w="1134" w:type="dxa"/>
            <w:hideMark/>
          </w:tcPr>
          <w:p w14:paraId="784A1751" w14:textId="77777777" w:rsidR="00826E0C" w:rsidRPr="0010576F" w:rsidRDefault="00826E0C" w:rsidP="00826E0C">
            <w:pPr>
              <w:spacing w:line="360" w:lineRule="auto"/>
              <w:jc w:val="center"/>
              <w:rPr>
                <w:color w:val="1B1B1B"/>
                <w:sz w:val="20"/>
                <w:szCs w:val="20"/>
              </w:rPr>
            </w:pPr>
            <w:r w:rsidRPr="0010576F">
              <w:rPr>
                <w:color w:val="1B1B1B"/>
                <w:sz w:val="20"/>
                <w:szCs w:val="20"/>
              </w:rPr>
              <w:t>RWP500</w:t>
            </w:r>
          </w:p>
        </w:tc>
        <w:tc>
          <w:tcPr>
            <w:tcW w:w="850" w:type="dxa"/>
            <w:hideMark/>
          </w:tcPr>
          <w:p w14:paraId="4D6D88D1" w14:textId="77777777" w:rsidR="00826E0C" w:rsidRPr="0010576F" w:rsidRDefault="00826E0C" w:rsidP="00826E0C">
            <w:pPr>
              <w:spacing w:line="360" w:lineRule="auto"/>
              <w:jc w:val="center"/>
              <w:rPr>
                <w:color w:val="1B1B1B"/>
                <w:sz w:val="20"/>
                <w:szCs w:val="20"/>
              </w:rPr>
            </w:pPr>
            <w:r w:rsidRPr="0010576F">
              <w:rPr>
                <w:color w:val="1B1B1B"/>
                <w:sz w:val="20"/>
                <w:szCs w:val="20"/>
              </w:rPr>
              <w:t>0.750</w:t>
            </w:r>
          </w:p>
        </w:tc>
        <w:tc>
          <w:tcPr>
            <w:tcW w:w="1559" w:type="dxa"/>
            <w:hideMark/>
          </w:tcPr>
          <w:p w14:paraId="7E26A6A5" w14:textId="77777777" w:rsidR="00826E0C" w:rsidRPr="0010576F" w:rsidRDefault="00826E0C" w:rsidP="00826E0C">
            <w:pPr>
              <w:spacing w:line="360" w:lineRule="auto"/>
              <w:jc w:val="center"/>
              <w:rPr>
                <w:color w:val="1B1B1B"/>
                <w:sz w:val="20"/>
                <w:szCs w:val="20"/>
              </w:rPr>
            </w:pPr>
            <w:r w:rsidRPr="0010576F">
              <w:rPr>
                <w:color w:val="1B1B1B"/>
                <w:sz w:val="20"/>
                <w:szCs w:val="20"/>
              </w:rPr>
              <w:t>6</w:t>
            </w:r>
          </w:p>
        </w:tc>
        <w:tc>
          <w:tcPr>
            <w:tcW w:w="1418" w:type="dxa"/>
            <w:hideMark/>
          </w:tcPr>
          <w:p w14:paraId="2BD3F749" w14:textId="77777777" w:rsidR="00826E0C" w:rsidRPr="0010576F" w:rsidRDefault="00826E0C" w:rsidP="00826E0C">
            <w:pPr>
              <w:spacing w:line="360" w:lineRule="auto"/>
              <w:jc w:val="center"/>
              <w:rPr>
                <w:color w:val="1B1B1B"/>
                <w:sz w:val="20"/>
                <w:szCs w:val="20"/>
              </w:rPr>
            </w:pPr>
            <w:r w:rsidRPr="0010576F">
              <w:rPr>
                <w:color w:val="1B1B1B"/>
                <w:sz w:val="20"/>
                <w:szCs w:val="20"/>
              </w:rPr>
              <w:t>0.025</w:t>
            </w:r>
          </w:p>
        </w:tc>
        <w:tc>
          <w:tcPr>
            <w:tcW w:w="1134" w:type="dxa"/>
            <w:hideMark/>
          </w:tcPr>
          <w:p w14:paraId="7DC2825C" w14:textId="77777777" w:rsidR="00826E0C" w:rsidRPr="0010576F" w:rsidRDefault="00826E0C" w:rsidP="00826E0C">
            <w:pPr>
              <w:spacing w:line="360" w:lineRule="auto"/>
              <w:jc w:val="center"/>
              <w:rPr>
                <w:color w:val="1B1B1B"/>
                <w:sz w:val="20"/>
                <w:szCs w:val="20"/>
              </w:rPr>
            </w:pPr>
            <w:r w:rsidRPr="0010576F">
              <w:rPr>
                <w:color w:val="1B1B1B"/>
                <w:sz w:val="20"/>
                <w:szCs w:val="20"/>
              </w:rPr>
              <w:t>0.500</w:t>
            </w:r>
          </w:p>
        </w:tc>
        <w:tc>
          <w:tcPr>
            <w:tcW w:w="1276" w:type="dxa"/>
            <w:hideMark/>
          </w:tcPr>
          <w:p w14:paraId="2A0FF145"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49215D0D" w14:textId="77777777" w:rsidTr="00826E0C">
        <w:trPr>
          <w:jc w:val="center"/>
        </w:trPr>
        <w:tc>
          <w:tcPr>
            <w:tcW w:w="1702" w:type="dxa"/>
            <w:vMerge/>
            <w:hideMark/>
          </w:tcPr>
          <w:p w14:paraId="5CB65FD4" w14:textId="77777777" w:rsidR="00826E0C" w:rsidRPr="0010576F" w:rsidRDefault="00826E0C" w:rsidP="00826E0C">
            <w:pPr>
              <w:spacing w:line="360" w:lineRule="auto"/>
              <w:jc w:val="center"/>
              <w:rPr>
                <w:color w:val="1B1B1B"/>
                <w:sz w:val="20"/>
                <w:szCs w:val="20"/>
              </w:rPr>
            </w:pPr>
          </w:p>
        </w:tc>
        <w:tc>
          <w:tcPr>
            <w:tcW w:w="1134" w:type="dxa"/>
            <w:hideMark/>
          </w:tcPr>
          <w:p w14:paraId="5B872766" w14:textId="77777777" w:rsidR="00826E0C" w:rsidRPr="0010576F" w:rsidRDefault="00826E0C" w:rsidP="00826E0C">
            <w:pPr>
              <w:spacing w:line="360" w:lineRule="auto"/>
              <w:jc w:val="center"/>
              <w:rPr>
                <w:color w:val="1B1B1B"/>
                <w:sz w:val="20"/>
                <w:szCs w:val="20"/>
              </w:rPr>
            </w:pPr>
            <w:r w:rsidRPr="0010576F">
              <w:rPr>
                <w:color w:val="1B1B1B"/>
                <w:sz w:val="20"/>
                <w:szCs w:val="20"/>
              </w:rPr>
              <w:t>RW1</w:t>
            </w:r>
          </w:p>
        </w:tc>
        <w:tc>
          <w:tcPr>
            <w:tcW w:w="850" w:type="dxa"/>
            <w:hideMark/>
          </w:tcPr>
          <w:p w14:paraId="6AFF56A8" w14:textId="77777777" w:rsidR="00826E0C" w:rsidRPr="0010576F" w:rsidRDefault="00826E0C" w:rsidP="00826E0C">
            <w:pPr>
              <w:spacing w:line="360" w:lineRule="auto"/>
              <w:jc w:val="center"/>
              <w:rPr>
                <w:color w:val="1B1B1B"/>
                <w:sz w:val="20"/>
                <w:szCs w:val="20"/>
              </w:rPr>
            </w:pPr>
            <w:r w:rsidRPr="0010576F">
              <w:rPr>
                <w:color w:val="1B1B1B"/>
                <w:sz w:val="20"/>
                <w:szCs w:val="20"/>
              </w:rPr>
              <w:t>0.950</w:t>
            </w:r>
          </w:p>
        </w:tc>
        <w:tc>
          <w:tcPr>
            <w:tcW w:w="1559" w:type="dxa"/>
            <w:hideMark/>
          </w:tcPr>
          <w:p w14:paraId="60AC6CBB" w14:textId="77777777" w:rsidR="00826E0C" w:rsidRPr="0010576F" w:rsidRDefault="00826E0C" w:rsidP="00826E0C">
            <w:pPr>
              <w:spacing w:line="360" w:lineRule="auto"/>
              <w:jc w:val="center"/>
              <w:rPr>
                <w:color w:val="1B1B1B"/>
                <w:sz w:val="20"/>
                <w:szCs w:val="20"/>
              </w:rPr>
            </w:pPr>
            <w:r w:rsidRPr="0010576F">
              <w:rPr>
                <w:color w:val="1B1B1B"/>
                <w:sz w:val="20"/>
                <w:szCs w:val="20"/>
              </w:rPr>
              <w:t>10</w:t>
            </w:r>
          </w:p>
        </w:tc>
        <w:tc>
          <w:tcPr>
            <w:tcW w:w="1418" w:type="dxa"/>
            <w:hideMark/>
          </w:tcPr>
          <w:p w14:paraId="51D42BF5" w14:textId="77777777" w:rsidR="00826E0C" w:rsidRPr="0010576F" w:rsidRDefault="00826E0C" w:rsidP="00826E0C">
            <w:pPr>
              <w:spacing w:line="360" w:lineRule="auto"/>
              <w:jc w:val="center"/>
              <w:rPr>
                <w:color w:val="1B1B1B"/>
                <w:sz w:val="20"/>
                <w:szCs w:val="20"/>
              </w:rPr>
            </w:pPr>
            <w:r w:rsidRPr="0010576F">
              <w:rPr>
                <w:color w:val="1B1B1B"/>
                <w:sz w:val="20"/>
                <w:szCs w:val="20"/>
              </w:rPr>
              <w:t>0.07</w:t>
            </w:r>
          </w:p>
        </w:tc>
        <w:tc>
          <w:tcPr>
            <w:tcW w:w="1134" w:type="dxa"/>
            <w:hideMark/>
          </w:tcPr>
          <w:p w14:paraId="53A730AB" w14:textId="77777777" w:rsidR="00826E0C" w:rsidRPr="0010576F" w:rsidRDefault="00826E0C" w:rsidP="00826E0C">
            <w:pPr>
              <w:spacing w:line="360" w:lineRule="auto"/>
              <w:jc w:val="center"/>
              <w:rPr>
                <w:color w:val="1B1B1B"/>
                <w:sz w:val="20"/>
                <w:szCs w:val="20"/>
              </w:rPr>
            </w:pPr>
            <w:r w:rsidRPr="0010576F">
              <w:rPr>
                <w:color w:val="1B1B1B"/>
                <w:sz w:val="20"/>
                <w:szCs w:val="20"/>
              </w:rPr>
              <w:t>1.000</w:t>
            </w:r>
          </w:p>
        </w:tc>
        <w:tc>
          <w:tcPr>
            <w:tcW w:w="1276" w:type="dxa"/>
            <w:hideMark/>
          </w:tcPr>
          <w:p w14:paraId="5002E1B8"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45A9C028" w14:textId="77777777" w:rsidTr="00826E0C">
        <w:trPr>
          <w:jc w:val="center"/>
        </w:trPr>
        <w:tc>
          <w:tcPr>
            <w:tcW w:w="1702" w:type="dxa"/>
            <w:vMerge/>
            <w:hideMark/>
          </w:tcPr>
          <w:p w14:paraId="1FFB871A" w14:textId="77777777" w:rsidR="00826E0C" w:rsidRPr="0010576F" w:rsidRDefault="00826E0C" w:rsidP="00826E0C">
            <w:pPr>
              <w:spacing w:line="360" w:lineRule="auto"/>
              <w:jc w:val="center"/>
              <w:rPr>
                <w:color w:val="1B1B1B"/>
                <w:sz w:val="20"/>
                <w:szCs w:val="20"/>
              </w:rPr>
            </w:pPr>
          </w:p>
        </w:tc>
        <w:tc>
          <w:tcPr>
            <w:tcW w:w="1134" w:type="dxa"/>
            <w:hideMark/>
          </w:tcPr>
          <w:p w14:paraId="0F7ABFF3" w14:textId="77777777" w:rsidR="00826E0C" w:rsidRPr="0010576F" w:rsidRDefault="00826E0C" w:rsidP="00826E0C">
            <w:pPr>
              <w:spacing w:line="360" w:lineRule="auto"/>
              <w:jc w:val="center"/>
              <w:rPr>
                <w:color w:val="1B1B1B"/>
                <w:sz w:val="20"/>
                <w:szCs w:val="20"/>
              </w:rPr>
            </w:pPr>
            <w:r w:rsidRPr="0010576F">
              <w:rPr>
                <w:color w:val="1B1B1B"/>
                <w:sz w:val="20"/>
                <w:szCs w:val="20"/>
              </w:rPr>
              <w:t>RW4</w:t>
            </w:r>
          </w:p>
        </w:tc>
        <w:tc>
          <w:tcPr>
            <w:tcW w:w="850" w:type="dxa"/>
            <w:hideMark/>
          </w:tcPr>
          <w:p w14:paraId="73227609" w14:textId="77777777" w:rsidR="00826E0C" w:rsidRPr="0010576F" w:rsidRDefault="00826E0C" w:rsidP="00826E0C">
            <w:pPr>
              <w:spacing w:line="360" w:lineRule="auto"/>
              <w:jc w:val="center"/>
              <w:rPr>
                <w:color w:val="1B1B1B"/>
                <w:sz w:val="20"/>
                <w:szCs w:val="20"/>
              </w:rPr>
            </w:pPr>
            <w:r w:rsidRPr="0010576F">
              <w:rPr>
                <w:color w:val="1B1B1B"/>
                <w:sz w:val="20"/>
                <w:szCs w:val="20"/>
              </w:rPr>
              <w:t>3.200</w:t>
            </w:r>
          </w:p>
        </w:tc>
        <w:tc>
          <w:tcPr>
            <w:tcW w:w="1559" w:type="dxa"/>
            <w:hideMark/>
          </w:tcPr>
          <w:p w14:paraId="0C173048" w14:textId="77777777" w:rsidR="00826E0C" w:rsidRPr="0010576F" w:rsidRDefault="00826E0C" w:rsidP="00826E0C">
            <w:pPr>
              <w:spacing w:line="360" w:lineRule="auto"/>
              <w:jc w:val="center"/>
              <w:rPr>
                <w:color w:val="1B1B1B"/>
                <w:sz w:val="20"/>
                <w:szCs w:val="20"/>
              </w:rPr>
            </w:pPr>
            <w:r w:rsidRPr="0010576F">
              <w:rPr>
                <w:color w:val="1B1B1B"/>
                <w:sz w:val="20"/>
                <w:szCs w:val="20"/>
              </w:rPr>
              <w:t>10</w:t>
            </w:r>
          </w:p>
        </w:tc>
        <w:tc>
          <w:tcPr>
            <w:tcW w:w="1418" w:type="dxa"/>
            <w:hideMark/>
          </w:tcPr>
          <w:p w14:paraId="70A3FB1E" w14:textId="77777777" w:rsidR="00826E0C" w:rsidRPr="0010576F" w:rsidRDefault="00826E0C" w:rsidP="00826E0C">
            <w:pPr>
              <w:spacing w:line="360" w:lineRule="auto"/>
              <w:jc w:val="center"/>
              <w:rPr>
                <w:color w:val="1B1B1B"/>
                <w:sz w:val="20"/>
                <w:szCs w:val="20"/>
              </w:rPr>
            </w:pPr>
            <w:r w:rsidRPr="0010576F">
              <w:rPr>
                <w:color w:val="1B1B1B"/>
                <w:sz w:val="20"/>
                <w:szCs w:val="20"/>
              </w:rPr>
              <w:t>0.250</w:t>
            </w:r>
          </w:p>
        </w:tc>
        <w:tc>
          <w:tcPr>
            <w:tcW w:w="1134" w:type="dxa"/>
            <w:hideMark/>
          </w:tcPr>
          <w:p w14:paraId="5DE59A3E" w14:textId="77777777" w:rsidR="00826E0C" w:rsidRPr="0010576F" w:rsidRDefault="00826E0C" w:rsidP="00826E0C">
            <w:pPr>
              <w:spacing w:line="360" w:lineRule="auto"/>
              <w:jc w:val="center"/>
              <w:rPr>
                <w:color w:val="1B1B1B"/>
                <w:sz w:val="20"/>
                <w:szCs w:val="20"/>
              </w:rPr>
            </w:pPr>
            <w:r w:rsidRPr="0010576F">
              <w:rPr>
                <w:color w:val="1B1B1B"/>
                <w:sz w:val="20"/>
                <w:szCs w:val="20"/>
              </w:rPr>
              <w:t>4.000</w:t>
            </w:r>
          </w:p>
        </w:tc>
        <w:tc>
          <w:tcPr>
            <w:tcW w:w="1276" w:type="dxa"/>
            <w:hideMark/>
          </w:tcPr>
          <w:p w14:paraId="4C5B2F8A"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A4326AE" w14:textId="77777777" w:rsidTr="00826E0C">
        <w:trPr>
          <w:jc w:val="center"/>
        </w:trPr>
        <w:tc>
          <w:tcPr>
            <w:tcW w:w="1702" w:type="dxa"/>
            <w:vMerge/>
            <w:hideMark/>
          </w:tcPr>
          <w:p w14:paraId="1C3D978C" w14:textId="77777777" w:rsidR="00826E0C" w:rsidRPr="0010576F" w:rsidRDefault="00826E0C" w:rsidP="00826E0C">
            <w:pPr>
              <w:spacing w:line="360" w:lineRule="auto"/>
              <w:jc w:val="center"/>
              <w:rPr>
                <w:color w:val="1B1B1B"/>
                <w:sz w:val="20"/>
                <w:szCs w:val="20"/>
              </w:rPr>
            </w:pPr>
          </w:p>
        </w:tc>
        <w:tc>
          <w:tcPr>
            <w:tcW w:w="1134" w:type="dxa"/>
            <w:hideMark/>
          </w:tcPr>
          <w:p w14:paraId="01EBA79C" w14:textId="77777777" w:rsidR="00826E0C" w:rsidRPr="0010576F" w:rsidRDefault="00826E0C" w:rsidP="00826E0C">
            <w:pPr>
              <w:spacing w:line="360" w:lineRule="auto"/>
              <w:jc w:val="center"/>
              <w:rPr>
                <w:color w:val="1B1B1B"/>
                <w:sz w:val="20"/>
                <w:szCs w:val="20"/>
              </w:rPr>
            </w:pPr>
            <w:r w:rsidRPr="0010576F">
              <w:rPr>
                <w:color w:val="1B1B1B"/>
                <w:sz w:val="20"/>
                <w:szCs w:val="20"/>
              </w:rPr>
              <w:t>RW8</w:t>
            </w:r>
          </w:p>
        </w:tc>
        <w:tc>
          <w:tcPr>
            <w:tcW w:w="850" w:type="dxa"/>
            <w:hideMark/>
          </w:tcPr>
          <w:p w14:paraId="4889C5AB" w14:textId="77777777" w:rsidR="00826E0C" w:rsidRPr="0010576F" w:rsidRDefault="00826E0C" w:rsidP="00826E0C">
            <w:pPr>
              <w:spacing w:line="360" w:lineRule="auto"/>
              <w:jc w:val="center"/>
              <w:rPr>
                <w:color w:val="1B1B1B"/>
                <w:sz w:val="20"/>
                <w:szCs w:val="20"/>
              </w:rPr>
            </w:pPr>
            <w:r w:rsidRPr="0010576F">
              <w:rPr>
                <w:color w:val="1B1B1B"/>
                <w:sz w:val="20"/>
                <w:szCs w:val="20"/>
              </w:rPr>
              <w:t>4.400</w:t>
            </w:r>
          </w:p>
        </w:tc>
        <w:tc>
          <w:tcPr>
            <w:tcW w:w="1559" w:type="dxa"/>
            <w:hideMark/>
          </w:tcPr>
          <w:p w14:paraId="6870FB3A" w14:textId="77777777" w:rsidR="00826E0C" w:rsidRPr="0010576F" w:rsidRDefault="00826E0C" w:rsidP="00826E0C">
            <w:pPr>
              <w:spacing w:line="360" w:lineRule="auto"/>
              <w:jc w:val="center"/>
              <w:rPr>
                <w:color w:val="1B1B1B"/>
                <w:sz w:val="20"/>
                <w:szCs w:val="20"/>
              </w:rPr>
            </w:pPr>
            <w:r w:rsidRPr="0010576F">
              <w:rPr>
                <w:color w:val="1B1B1B"/>
                <w:sz w:val="20"/>
                <w:szCs w:val="20"/>
              </w:rPr>
              <w:t>10</w:t>
            </w:r>
          </w:p>
        </w:tc>
        <w:tc>
          <w:tcPr>
            <w:tcW w:w="1418" w:type="dxa"/>
            <w:hideMark/>
          </w:tcPr>
          <w:p w14:paraId="5162C333" w14:textId="77777777" w:rsidR="00826E0C" w:rsidRPr="0010576F" w:rsidRDefault="00826E0C" w:rsidP="00826E0C">
            <w:pPr>
              <w:spacing w:line="360" w:lineRule="auto"/>
              <w:jc w:val="center"/>
              <w:rPr>
                <w:color w:val="1B1B1B"/>
                <w:sz w:val="20"/>
                <w:szCs w:val="20"/>
              </w:rPr>
            </w:pPr>
            <w:r w:rsidRPr="0010576F">
              <w:rPr>
                <w:color w:val="1B1B1B"/>
                <w:sz w:val="20"/>
                <w:szCs w:val="20"/>
              </w:rPr>
              <w:t>0.250</w:t>
            </w:r>
          </w:p>
        </w:tc>
        <w:tc>
          <w:tcPr>
            <w:tcW w:w="1134" w:type="dxa"/>
            <w:hideMark/>
          </w:tcPr>
          <w:p w14:paraId="54E76147" w14:textId="77777777" w:rsidR="00826E0C" w:rsidRPr="0010576F" w:rsidRDefault="00826E0C" w:rsidP="00826E0C">
            <w:pPr>
              <w:spacing w:line="360" w:lineRule="auto"/>
              <w:jc w:val="center"/>
              <w:rPr>
                <w:color w:val="1B1B1B"/>
                <w:sz w:val="20"/>
                <w:szCs w:val="20"/>
              </w:rPr>
            </w:pPr>
            <w:r w:rsidRPr="0010576F">
              <w:rPr>
                <w:color w:val="1B1B1B"/>
                <w:sz w:val="20"/>
                <w:szCs w:val="20"/>
              </w:rPr>
              <w:t>8.000</w:t>
            </w:r>
          </w:p>
        </w:tc>
        <w:tc>
          <w:tcPr>
            <w:tcW w:w="1276" w:type="dxa"/>
            <w:hideMark/>
          </w:tcPr>
          <w:p w14:paraId="4B8BD442"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E80D545" w14:textId="77777777" w:rsidTr="00826E0C">
        <w:trPr>
          <w:jc w:val="center"/>
        </w:trPr>
        <w:tc>
          <w:tcPr>
            <w:tcW w:w="1702" w:type="dxa"/>
            <w:vMerge w:val="restart"/>
            <w:hideMark/>
          </w:tcPr>
          <w:p w14:paraId="4D2F961C"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Comat</w:t>
            </w:r>
            <w:proofErr w:type="spellEnd"/>
          </w:p>
        </w:tc>
        <w:tc>
          <w:tcPr>
            <w:tcW w:w="1134" w:type="dxa"/>
            <w:hideMark/>
          </w:tcPr>
          <w:p w14:paraId="359E9327" w14:textId="77777777" w:rsidR="00826E0C" w:rsidRPr="0010576F" w:rsidRDefault="00826E0C" w:rsidP="00826E0C">
            <w:pPr>
              <w:spacing w:line="360" w:lineRule="auto"/>
              <w:jc w:val="center"/>
              <w:rPr>
                <w:color w:val="1B1B1B"/>
                <w:sz w:val="20"/>
                <w:szCs w:val="20"/>
              </w:rPr>
            </w:pPr>
            <w:r w:rsidRPr="0010576F">
              <w:rPr>
                <w:color w:val="1B1B1B"/>
                <w:sz w:val="20"/>
                <w:szCs w:val="20"/>
              </w:rPr>
              <w:t>RW20</w:t>
            </w:r>
          </w:p>
        </w:tc>
        <w:tc>
          <w:tcPr>
            <w:tcW w:w="850" w:type="dxa"/>
            <w:hideMark/>
          </w:tcPr>
          <w:p w14:paraId="1F8016FC" w14:textId="77777777" w:rsidR="00826E0C" w:rsidRPr="0010576F" w:rsidRDefault="00826E0C" w:rsidP="00826E0C">
            <w:pPr>
              <w:spacing w:line="360" w:lineRule="auto"/>
              <w:jc w:val="center"/>
              <w:rPr>
                <w:color w:val="1B1B1B"/>
                <w:sz w:val="20"/>
                <w:szCs w:val="20"/>
              </w:rPr>
            </w:pPr>
            <w:r w:rsidRPr="0010576F">
              <w:rPr>
                <w:color w:val="1B1B1B"/>
                <w:sz w:val="20"/>
                <w:szCs w:val="20"/>
              </w:rPr>
              <w:t>0.180</w:t>
            </w:r>
          </w:p>
        </w:tc>
        <w:tc>
          <w:tcPr>
            <w:tcW w:w="1559" w:type="dxa"/>
            <w:hideMark/>
          </w:tcPr>
          <w:p w14:paraId="0FFE96E5"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418" w:type="dxa"/>
            <w:hideMark/>
          </w:tcPr>
          <w:p w14:paraId="34EF7E66" w14:textId="77777777" w:rsidR="00826E0C" w:rsidRPr="0010576F" w:rsidRDefault="00826E0C" w:rsidP="00826E0C">
            <w:pPr>
              <w:spacing w:line="360" w:lineRule="auto"/>
              <w:jc w:val="center"/>
              <w:rPr>
                <w:color w:val="1B1B1B"/>
                <w:sz w:val="20"/>
                <w:szCs w:val="20"/>
              </w:rPr>
            </w:pPr>
            <w:r w:rsidRPr="0010576F">
              <w:rPr>
                <w:color w:val="1B1B1B"/>
                <w:sz w:val="20"/>
                <w:szCs w:val="20"/>
              </w:rPr>
              <w:t>0.002</w:t>
            </w:r>
          </w:p>
        </w:tc>
        <w:tc>
          <w:tcPr>
            <w:tcW w:w="1134" w:type="dxa"/>
            <w:hideMark/>
          </w:tcPr>
          <w:p w14:paraId="62D0D32A" w14:textId="77777777" w:rsidR="00826E0C" w:rsidRPr="0010576F" w:rsidRDefault="00826E0C" w:rsidP="00826E0C">
            <w:pPr>
              <w:spacing w:line="360" w:lineRule="auto"/>
              <w:jc w:val="center"/>
              <w:rPr>
                <w:color w:val="1B1B1B"/>
                <w:sz w:val="20"/>
                <w:szCs w:val="20"/>
              </w:rPr>
            </w:pPr>
            <w:r w:rsidRPr="0010576F">
              <w:rPr>
                <w:color w:val="1B1B1B"/>
                <w:sz w:val="20"/>
                <w:szCs w:val="20"/>
              </w:rPr>
              <w:t>0.02</w:t>
            </w:r>
          </w:p>
        </w:tc>
        <w:tc>
          <w:tcPr>
            <w:tcW w:w="1276" w:type="dxa"/>
            <w:hideMark/>
          </w:tcPr>
          <w:p w14:paraId="0041D05F"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0B40973" w14:textId="77777777" w:rsidTr="00826E0C">
        <w:trPr>
          <w:jc w:val="center"/>
        </w:trPr>
        <w:tc>
          <w:tcPr>
            <w:tcW w:w="1702" w:type="dxa"/>
            <w:vMerge/>
            <w:hideMark/>
          </w:tcPr>
          <w:p w14:paraId="5F82AA08" w14:textId="77777777" w:rsidR="00826E0C" w:rsidRPr="0010576F" w:rsidRDefault="00826E0C" w:rsidP="00826E0C">
            <w:pPr>
              <w:spacing w:line="360" w:lineRule="auto"/>
              <w:jc w:val="center"/>
              <w:rPr>
                <w:color w:val="1B1B1B"/>
                <w:sz w:val="20"/>
                <w:szCs w:val="20"/>
              </w:rPr>
            </w:pPr>
          </w:p>
        </w:tc>
        <w:tc>
          <w:tcPr>
            <w:tcW w:w="1134" w:type="dxa"/>
            <w:hideMark/>
          </w:tcPr>
          <w:p w14:paraId="32C1D963" w14:textId="77777777" w:rsidR="00826E0C" w:rsidRPr="0010576F" w:rsidRDefault="00826E0C" w:rsidP="00826E0C">
            <w:pPr>
              <w:spacing w:line="360" w:lineRule="auto"/>
              <w:jc w:val="center"/>
              <w:rPr>
                <w:color w:val="1B1B1B"/>
                <w:sz w:val="20"/>
                <w:szCs w:val="20"/>
              </w:rPr>
            </w:pPr>
            <w:r w:rsidRPr="0010576F">
              <w:rPr>
                <w:color w:val="1B1B1B"/>
                <w:sz w:val="20"/>
                <w:szCs w:val="20"/>
              </w:rPr>
              <w:t>RW40</w:t>
            </w:r>
          </w:p>
        </w:tc>
        <w:tc>
          <w:tcPr>
            <w:tcW w:w="850" w:type="dxa"/>
            <w:hideMark/>
          </w:tcPr>
          <w:p w14:paraId="51BD74B2" w14:textId="77777777" w:rsidR="00826E0C" w:rsidRPr="0010576F" w:rsidRDefault="00826E0C" w:rsidP="00826E0C">
            <w:pPr>
              <w:spacing w:line="360" w:lineRule="auto"/>
              <w:jc w:val="center"/>
              <w:rPr>
                <w:color w:val="1B1B1B"/>
                <w:sz w:val="20"/>
                <w:szCs w:val="20"/>
              </w:rPr>
            </w:pPr>
            <w:r w:rsidRPr="0010576F">
              <w:rPr>
                <w:color w:val="1B1B1B"/>
                <w:sz w:val="20"/>
                <w:szCs w:val="20"/>
              </w:rPr>
              <w:t>0.230</w:t>
            </w:r>
          </w:p>
        </w:tc>
        <w:tc>
          <w:tcPr>
            <w:tcW w:w="1559" w:type="dxa"/>
            <w:hideMark/>
          </w:tcPr>
          <w:p w14:paraId="6C32A04F"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418" w:type="dxa"/>
            <w:hideMark/>
          </w:tcPr>
          <w:p w14:paraId="6D3CFA1F" w14:textId="77777777" w:rsidR="00826E0C" w:rsidRPr="0010576F" w:rsidRDefault="00826E0C" w:rsidP="00826E0C">
            <w:pPr>
              <w:spacing w:line="360" w:lineRule="auto"/>
              <w:jc w:val="center"/>
              <w:rPr>
                <w:color w:val="1B1B1B"/>
                <w:sz w:val="20"/>
                <w:szCs w:val="20"/>
              </w:rPr>
            </w:pPr>
            <w:r w:rsidRPr="0010576F">
              <w:rPr>
                <w:color w:val="1B1B1B"/>
                <w:sz w:val="20"/>
                <w:szCs w:val="20"/>
              </w:rPr>
              <w:t>0.004</w:t>
            </w:r>
          </w:p>
        </w:tc>
        <w:tc>
          <w:tcPr>
            <w:tcW w:w="1134" w:type="dxa"/>
            <w:hideMark/>
          </w:tcPr>
          <w:p w14:paraId="5754682D" w14:textId="77777777" w:rsidR="00826E0C" w:rsidRPr="0010576F" w:rsidRDefault="00826E0C" w:rsidP="00826E0C">
            <w:pPr>
              <w:spacing w:line="360" w:lineRule="auto"/>
              <w:jc w:val="center"/>
              <w:rPr>
                <w:color w:val="1B1B1B"/>
                <w:sz w:val="20"/>
                <w:szCs w:val="20"/>
              </w:rPr>
            </w:pPr>
            <w:r w:rsidRPr="0010576F">
              <w:rPr>
                <w:color w:val="1B1B1B"/>
                <w:sz w:val="20"/>
                <w:szCs w:val="20"/>
              </w:rPr>
              <w:t>0.04</w:t>
            </w:r>
          </w:p>
        </w:tc>
        <w:tc>
          <w:tcPr>
            <w:tcW w:w="1276" w:type="dxa"/>
            <w:hideMark/>
          </w:tcPr>
          <w:p w14:paraId="5C2D7C5C"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B139404" w14:textId="77777777" w:rsidTr="00826E0C">
        <w:trPr>
          <w:jc w:val="center"/>
        </w:trPr>
        <w:tc>
          <w:tcPr>
            <w:tcW w:w="1702" w:type="dxa"/>
            <w:vMerge/>
            <w:hideMark/>
          </w:tcPr>
          <w:p w14:paraId="75DB68C6" w14:textId="77777777" w:rsidR="00826E0C" w:rsidRPr="0010576F" w:rsidRDefault="00826E0C" w:rsidP="00826E0C">
            <w:pPr>
              <w:spacing w:line="360" w:lineRule="auto"/>
              <w:jc w:val="center"/>
              <w:rPr>
                <w:color w:val="1B1B1B"/>
                <w:sz w:val="20"/>
                <w:szCs w:val="20"/>
              </w:rPr>
            </w:pPr>
          </w:p>
        </w:tc>
        <w:tc>
          <w:tcPr>
            <w:tcW w:w="1134" w:type="dxa"/>
            <w:hideMark/>
          </w:tcPr>
          <w:p w14:paraId="7D4F78A0" w14:textId="77777777" w:rsidR="00826E0C" w:rsidRPr="0010576F" w:rsidRDefault="00826E0C" w:rsidP="00826E0C">
            <w:pPr>
              <w:spacing w:line="360" w:lineRule="auto"/>
              <w:jc w:val="center"/>
              <w:rPr>
                <w:color w:val="1B1B1B"/>
                <w:sz w:val="20"/>
                <w:szCs w:val="20"/>
              </w:rPr>
            </w:pPr>
            <w:r w:rsidRPr="0010576F">
              <w:rPr>
                <w:color w:val="1B1B1B"/>
                <w:sz w:val="20"/>
                <w:szCs w:val="20"/>
              </w:rPr>
              <w:t>RW60</w:t>
            </w:r>
          </w:p>
        </w:tc>
        <w:tc>
          <w:tcPr>
            <w:tcW w:w="850" w:type="dxa"/>
            <w:hideMark/>
          </w:tcPr>
          <w:p w14:paraId="6CD38656" w14:textId="77777777" w:rsidR="00826E0C" w:rsidRPr="0010576F" w:rsidRDefault="00826E0C" w:rsidP="00826E0C">
            <w:pPr>
              <w:spacing w:line="360" w:lineRule="auto"/>
              <w:jc w:val="center"/>
              <w:rPr>
                <w:color w:val="1B1B1B"/>
                <w:sz w:val="20"/>
                <w:szCs w:val="20"/>
              </w:rPr>
            </w:pPr>
            <w:r w:rsidRPr="0010576F">
              <w:rPr>
                <w:color w:val="1B1B1B"/>
                <w:sz w:val="20"/>
                <w:szCs w:val="20"/>
              </w:rPr>
              <w:t>0.275</w:t>
            </w:r>
          </w:p>
        </w:tc>
        <w:tc>
          <w:tcPr>
            <w:tcW w:w="1559" w:type="dxa"/>
            <w:hideMark/>
          </w:tcPr>
          <w:p w14:paraId="09D586F5"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418" w:type="dxa"/>
            <w:hideMark/>
          </w:tcPr>
          <w:p w14:paraId="5FA72644" w14:textId="77777777" w:rsidR="00826E0C" w:rsidRPr="0010576F" w:rsidRDefault="00826E0C" w:rsidP="00826E0C">
            <w:pPr>
              <w:spacing w:line="360" w:lineRule="auto"/>
              <w:jc w:val="center"/>
              <w:rPr>
                <w:color w:val="1B1B1B"/>
                <w:sz w:val="20"/>
                <w:szCs w:val="20"/>
              </w:rPr>
            </w:pPr>
            <w:r w:rsidRPr="0010576F">
              <w:rPr>
                <w:color w:val="1B1B1B"/>
                <w:sz w:val="20"/>
                <w:szCs w:val="20"/>
              </w:rPr>
              <w:t>0.006</w:t>
            </w:r>
          </w:p>
        </w:tc>
        <w:tc>
          <w:tcPr>
            <w:tcW w:w="1134" w:type="dxa"/>
            <w:hideMark/>
          </w:tcPr>
          <w:p w14:paraId="2A73E090" w14:textId="77777777" w:rsidR="00826E0C" w:rsidRPr="0010576F" w:rsidRDefault="00826E0C" w:rsidP="00826E0C">
            <w:pPr>
              <w:spacing w:line="360" w:lineRule="auto"/>
              <w:jc w:val="center"/>
              <w:rPr>
                <w:color w:val="1B1B1B"/>
                <w:sz w:val="20"/>
                <w:szCs w:val="20"/>
              </w:rPr>
            </w:pPr>
            <w:r w:rsidRPr="0010576F">
              <w:rPr>
                <w:color w:val="1B1B1B"/>
                <w:sz w:val="20"/>
                <w:szCs w:val="20"/>
              </w:rPr>
              <w:t>0.06</w:t>
            </w:r>
          </w:p>
        </w:tc>
        <w:tc>
          <w:tcPr>
            <w:tcW w:w="1276" w:type="dxa"/>
            <w:hideMark/>
          </w:tcPr>
          <w:p w14:paraId="3A7AB055"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AE3C81E" w14:textId="77777777" w:rsidTr="00826E0C">
        <w:trPr>
          <w:jc w:val="center"/>
        </w:trPr>
        <w:tc>
          <w:tcPr>
            <w:tcW w:w="1702" w:type="dxa"/>
            <w:vMerge w:val="restart"/>
            <w:hideMark/>
          </w:tcPr>
          <w:p w14:paraId="092209AA"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CubeSpace</w:t>
            </w:r>
            <w:proofErr w:type="spellEnd"/>
            <w:r w:rsidRPr="0010576F">
              <w:rPr>
                <w:color w:val="1B1B1B"/>
                <w:sz w:val="20"/>
                <w:szCs w:val="20"/>
              </w:rPr>
              <w:t xml:space="preserve"> Satellite Systems</w:t>
            </w:r>
          </w:p>
        </w:tc>
        <w:tc>
          <w:tcPr>
            <w:tcW w:w="1134" w:type="dxa"/>
            <w:hideMark/>
          </w:tcPr>
          <w:p w14:paraId="79D978AD"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CW0017</w:t>
            </w:r>
          </w:p>
        </w:tc>
        <w:tc>
          <w:tcPr>
            <w:tcW w:w="850" w:type="dxa"/>
            <w:hideMark/>
          </w:tcPr>
          <w:p w14:paraId="26F76E59" w14:textId="77777777" w:rsidR="00826E0C" w:rsidRPr="0010576F" w:rsidRDefault="00826E0C" w:rsidP="00826E0C">
            <w:pPr>
              <w:spacing w:line="360" w:lineRule="auto"/>
              <w:jc w:val="center"/>
              <w:rPr>
                <w:color w:val="1B1B1B"/>
                <w:sz w:val="20"/>
                <w:szCs w:val="20"/>
              </w:rPr>
            </w:pPr>
            <w:r w:rsidRPr="0010576F">
              <w:rPr>
                <w:color w:val="1B1B1B"/>
                <w:sz w:val="20"/>
                <w:szCs w:val="20"/>
              </w:rPr>
              <w:t>0.06</w:t>
            </w:r>
          </w:p>
        </w:tc>
        <w:tc>
          <w:tcPr>
            <w:tcW w:w="1559" w:type="dxa"/>
            <w:hideMark/>
          </w:tcPr>
          <w:p w14:paraId="7D511C94" w14:textId="77777777" w:rsidR="00826E0C" w:rsidRPr="0010576F" w:rsidRDefault="00826E0C" w:rsidP="00826E0C">
            <w:pPr>
              <w:spacing w:line="360" w:lineRule="auto"/>
              <w:jc w:val="center"/>
              <w:rPr>
                <w:color w:val="1B1B1B"/>
                <w:sz w:val="20"/>
                <w:szCs w:val="20"/>
              </w:rPr>
            </w:pPr>
            <w:r w:rsidRPr="0010576F">
              <w:rPr>
                <w:color w:val="1B1B1B"/>
                <w:sz w:val="20"/>
                <w:szCs w:val="20"/>
              </w:rPr>
              <w:t>0.85</w:t>
            </w:r>
          </w:p>
        </w:tc>
        <w:tc>
          <w:tcPr>
            <w:tcW w:w="1418" w:type="dxa"/>
            <w:hideMark/>
          </w:tcPr>
          <w:p w14:paraId="2BC24836" w14:textId="77777777" w:rsidR="00826E0C" w:rsidRPr="0010576F" w:rsidRDefault="00826E0C" w:rsidP="00826E0C">
            <w:pPr>
              <w:spacing w:line="360" w:lineRule="auto"/>
              <w:jc w:val="center"/>
              <w:rPr>
                <w:color w:val="1B1B1B"/>
                <w:sz w:val="20"/>
                <w:szCs w:val="20"/>
              </w:rPr>
            </w:pPr>
            <w:r w:rsidRPr="0010576F">
              <w:rPr>
                <w:color w:val="1B1B1B"/>
                <w:sz w:val="20"/>
                <w:szCs w:val="20"/>
              </w:rPr>
              <w:t>0.23</w:t>
            </w:r>
          </w:p>
        </w:tc>
        <w:tc>
          <w:tcPr>
            <w:tcW w:w="1134" w:type="dxa"/>
            <w:hideMark/>
          </w:tcPr>
          <w:p w14:paraId="57590F91" w14:textId="77777777" w:rsidR="00826E0C" w:rsidRPr="0010576F" w:rsidRDefault="00826E0C" w:rsidP="00826E0C">
            <w:pPr>
              <w:spacing w:line="360" w:lineRule="auto"/>
              <w:jc w:val="center"/>
              <w:rPr>
                <w:color w:val="1B1B1B"/>
                <w:sz w:val="20"/>
                <w:szCs w:val="20"/>
              </w:rPr>
            </w:pPr>
            <w:r w:rsidRPr="0010576F">
              <w:rPr>
                <w:color w:val="1B1B1B"/>
                <w:sz w:val="20"/>
                <w:szCs w:val="20"/>
              </w:rPr>
              <w:t>0.0017</w:t>
            </w:r>
          </w:p>
        </w:tc>
        <w:tc>
          <w:tcPr>
            <w:tcW w:w="1276" w:type="dxa"/>
            <w:hideMark/>
          </w:tcPr>
          <w:p w14:paraId="0EB70040" w14:textId="5653BE17" w:rsidR="00826E0C" w:rsidRPr="0010576F" w:rsidRDefault="00826E0C" w:rsidP="00826E0C">
            <w:pPr>
              <w:spacing w:line="360" w:lineRule="auto"/>
              <w:jc w:val="center"/>
              <w:rPr>
                <w:color w:val="1B1B1B"/>
                <w:sz w:val="20"/>
                <w:szCs w:val="20"/>
              </w:rPr>
            </w:pPr>
            <w:r w:rsidRPr="0010576F">
              <w:rPr>
                <w:color w:val="1B1B1B"/>
                <w:sz w:val="20"/>
                <w:szCs w:val="20"/>
              </w:rPr>
              <w:t>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355B5CE3" w14:textId="77777777" w:rsidTr="00826E0C">
        <w:trPr>
          <w:jc w:val="center"/>
        </w:trPr>
        <w:tc>
          <w:tcPr>
            <w:tcW w:w="1702" w:type="dxa"/>
            <w:vMerge/>
            <w:hideMark/>
          </w:tcPr>
          <w:p w14:paraId="3F811D83" w14:textId="77777777" w:rsidR="00826E0C" w:rsidRPr="0010576F" w:rsidRDefault="00826E0C" w:rsidP="00826E0C">
            <w:pPr>
              <w:spacing w:line="360" w:lineRule="auto"/>
              <w:jc w:val="center"/>
              <w:rPr>
                <w:color w:val="1B1B1B"/>
                <w:sz w:val="20"/>
                <w:szCs w:val="20"/>
              </w:rPr>
            </w:pPr>
          </w:p>
        </w:tc>
        <w:tc>
          <w:tcPr>
            <w:tcW w:w="1134" w:type="dxa"/>
            <w:hideMark/>
          </w:tcPr>
          <w:p w14:paraId="5755F2BF"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CW0057</w:t>
            </w:r>
          </w:p>
        </w:tc>
        <w:tc>
          <w:tcPr>
            <w:tcW w:w="850" w:type="dxa"/>
            <w:hideMark/>
          </w:tcPr>
          <w:p w14:paraId="174E6028" w14:textId="77777777" w:rsidR="00826E0C" w:rsidRPr="0010576F" w:rsidRDefault="00826E0C" w:rsidP="00826E0C">
            <w:pPr>
              <w:spacing w:line="360" w:lineRule="auto"/>
              <w:jc w:val="center"/>
              <w:rPr>
                <w:color w:val="1B1B1B"/>
                <w:sz w:val="20"/>
                <w:szCs w:val="20"/>
              </w:rPr>
            </w:pPr>
            <w:r w:rsidRPr="0010576F">
              <w:rPr>
                <w:color w:val="1B1B1B"/>
                <w:sz w:val="20"/>
                <w:szCs w:val="20"/>
              </w:rPr>
              <w:t>0.115</w:t>
            </w:r>
          </w:p>
        </w:tc>
        <w:tc>
          <w:tcPr>
            <w:tcW w:w="1559" w:type="dxa"/>
            <w:hideMark/>
          </w:tcPr>
          <w:p w14:paraId="34CB9F0C" w14:textId="77777777" w:rsidR="00826E0C" w:rsidRPr="0010576F" w:rsidRDefault="00826E0C" w:rsidP="00826E0C">
            <w:pPr>
              <w:spacing w:line="360" w:lineRule="auto"/>
              <w:jc w:val="center"/>
              <w:rPr>
                <w:color w:val="1B1B1B"/>
                <w:sz w:val="20"/>
                <w:szCs w:val="20"/>
              </w:rPr>
            </w:pPr>
            <w:r w:rsidRPr="0010576F">
              <w:rPr>
                <w:color w:val="1B1B1B"/>
                <w:sz w:val="20"/>
                <w:szCs w:val="20"/>
              </w:rPr>
              <w:t>2.7</w:t>
            </w:r>
          </w:p>
        </w:tc>
        <w:tc>
          <w:tcPr>
            <w:tcW w:w="1418" w:type="dxa"/>
            <w:hideMark/>
          </w:tcPr>
          <w:p w14:paraId="02A151E6" w14:textId="77777777" w:rsidR="00826E0C" w:rsidRPr="0010576F" w:rsidRDefault="00826E0C" w:rsidP="00826E0C">
            <w:pPr>
              <w:spacing w:line="360" w:lineRule="auto"/>
              <w:jc w:val="center"/>
              <w:rPr>
                <w:color w:val="1B1B1B"/>
                <w:sz w:val="20"/>
                <w:szCs w:val="20"/>
              </w:rPr>
            </w:pPr>
            <w:r w:rsidRPr="0010576F">
              <w:rPr>
                <w:color w:val="1B1B1B"/>
                <w:sz w:val="20"/>
                <w:szCs w:val="20"/>
              </w:rPr>
              <w:t>2</w:t>
            </w:r>
          </w:p>
        </w:tc>
        <w:tc>
          <w:tcPr>
            <w:tcW w:w="1134" w:type="dxa"/>
            <w:hideMark/>
          </w:tcPr>
          <w:p w14:paraId="01CFA36C" w14:textId="77777777" w:rsidR="00826E0C" w:rsidRPr="0010576F" w:rsidRDefault="00826E0C" w:rsidP="00826E0C">
            <w:pPr>
              <w:spacing w:line="360" w:lineRule="auto"/>
              <w:jc w:val="center"/>
              <w:rPr>
                <w:color w:val="1B1B1B"/>
                <w:sz w:val="20"/>
                <w:szCs w:val="20"/>
              </w:rPr>
            </w:pPr>
            <w:r w:rsidRPr="0010576F">
              <w:rPr>
                <w:color w:val="1B1B1B"/>
                <w:sz w:val="20"/>
                <w:szCs w:val="20"/>
              </w:rPr>
              <w:t>0.0057</w:t>
            </w:r>
          </w:p>
        </w:tc>
        <w:tc>
          <w:tcPr>
            <w:tcW w:w="1276" w:type="dxa"/>
            <w:hideMark/>
          </w:tcPr>
          <w:p w14:paraId="15BD28ED" w14:textId="02ED2364" w:rsidR="00826E0C" w:rsidRPr="0010576F" w:rsidRDefault="00826E0C" w:rsidP="00826E0C">
            <w:pPr>
              <w:spacing w:line="360" w:lineRule="auto"/>
              <w:jc w:val="center"/>
              <w:rPr>
                <w:color w:val="1B1B1B"/>
                <w:sz w:val="20"/>
                <w:szCs w:val="20"/>
              </w:rPr>
            </w:pPr>
            <w:r w:rsidRPr="0010576F">
              <w:rPr>
                <w:color w:val="1B1B1B"/>
                <w:sz w:val="20"/>
                <w:szCs w:val="20"/>
              </w:rPr>
              <w:t>11/3/4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0FC4ABF1" w14:textId="77777777" w:rsidTr="00826E0C">
        <w:trPr>
          <w:jc w:val="center"/>
        </w:trPr>
        <w:tc>
          <w:tcPr>
            <w:tcW w:w="1702" w:type="dxa"/>
            <w:vMerge/>
            <w:hideMark/>
          </w:tcPr>
          <w:p w14:paraId="0D074921" w14:textId="77777777" w:rsidR="00826E0C" w:rsidRPr="0010576F" w:rsidRDefault="00826E0C" w:rsidP="00826E0C">
            <w:pPr>
              <w:spacing w:line="360" w:lineRule="auto"/>
              <w:jc w:val="center"/>
              <w:rPr>
                <w:color w:val="1B1B1B"/>
                <w:sz w:val="20"/>
                <w:szCs w:val="20"/>
              </w:rPr>
            </w:pPr>
          </w:p>
        </w:tc>
        <w:tc>
          <w:tcPr>
            <w:tcW w:w="1134" w:type="dxa"/>
            <w:hideMark/>
          </w:tcPr>
          <w:p w14:paraId="6B8D1E06"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CW0162</w:t>
            </w:r>
          </w:p>
        </w:tc>
        <w:tc>
          <w:tcPr>
            <w:tcW w:w="850" w:type="dxa"/>
            <w:hideMark/>
          </w:tcPr>
          <w:p w14:paraId="1FC5BE5F" w14:textId="77777777" w:rsidR="00826E0C" w:rsidRPr="0010576F" w:rsidRDefault="00826E0C" w:rsidP="00826E0C">
            <w:pPr>
              <w:spacing w:line="360" w:lineRule="auto"/>
              <w:jc w:val="center"/>
              <w:rPr>
                <w:color w:val="1B1B1B"/>
                <w:sz w:val="20"/>
                <w:szCs w:val="20"/>
              </w:rPr>
            </w:pPr>
            <w:r w:rsidRPr="0010576F">
              <w:rPr>
                <w:color w:val="1B1B1B"/>
                <w:sz w:val="20"/>
                <w:szCs w:val="20"/>
              </w:rPr>
              <w:t>0.144</w:t>
            </w:r>
          </w:p>
        </w:tc>
        <w:tc>
          <w:tcPr>
            <w:tcW w:w="1559" w:type="dxa"/>
            <w:hideMark/>
          </w:tcPr>
          <w:p w14:paraId="00251576" w14:textId="77777777" w:rsidR="00826E0C" w:rsidRPr="0010576F" w:rsidRDefault="00826E0C" w:rsidP="00826E0C">
            <w:pPr>
              <w:spacing w:line="360" w:lineRule="auto"/>
              <w:jc w:val="center"/>
              <w:rPr>
                <w:color w:val="1B1B1B"/>
                <w:sz w:val="20"/>
                <w:szCs w:val="20"/>
              </w:rPr>
            </w:pPr>
            <w:r w:rsidRPr="0010576F">
              <w:rPr>
                <w:color w:val="1B1B1B"/>
                <w:sz w:val="20"/>
                <w:szCs w:val="20"/>
              </w:rPr>
              <w:t>7.2</w:t>
            </w:r>
          </w:p>
        </w:tc>
        <w:tc>
          <w:tcPr>
            <w:tcW w:w="1418" w:type="dxa"/>
            <w:hideMark/>
          </w:tcPr>
          <w:p w14:paraId="29B50644" w14:textId="77777777" w:rsidR="00826E0C" w:rsidRPr="0010576F" w:rsidRDefault="00826E0C" w:rsidP="00826E0C">
            <w:pPr>
              <w:spacing w:line="360" w:lineRule="auto"/>
              <w:jc w:val="center"/>
              <w:rPr>
                <w:color w:val="1B1B1B"/>
                <w:sz w:val="20"/>
                <w:szCs w:val="20"/>
              </w:rPr>
            </w:pPr>
            <w:r w:rsidRPr="0010576F">
              <w:rPr>
                <w:color w:val="1B1B1B"/>
                <w:sz w:val="20"/>
                <w:szCs w:val="20"/>
              </w:rPr>
              <w:t>7</w:t>
            </w:r>
          </w:p>
        </w:tc>
        <w:tc>
          <w:tcPr>
            <w:tcW w:w="1134" w:type="dxa"/>
            <w:hideMark/>
          </w:tcPr>
          <w:p w14:paraId="20BE339A" w14:textId="77777777" w:rsidR="00826E0C" w:rsidRPr="0010576F" w:rsidRDefault="00826E0C" w:rsidP="00826E0C">
            <w:pPr>
              <w:spacing w:line="360" w:lineRule="auto"/>
              <w:jc w:val="center"/>
              <w:rPr>
                <w:color w:val="1B1B1B"/>
                <w:sz w:val="20"/>
                <w:szCs w:val="20"/>
              </w:rPr>
            </w:pPr>
            <w:r w:rsidRPr="0010576F">
              <w:rPr>
                <w:color w:val="1B1B1B"/>
                <w:sz w:val="20"/>
                <w:szCs w:val="20"/>
              </w:rPr>
              <w:t>0.0162</w:t>
            </w:r>
          </w:p>
        </w:tc>
        <w:tc>
          <w:tcPr>
            <w:tcW w:w="1276" w:type="dxa"/>
            <w:hideMark/>
          </w:tcPr>
          <w:p w14:paraId="3BCE5517" w14:textId="0E38879F" w:rsidR="00826E0C" w:rsidRPr="0010576F" w:rsidRDefault="00826E0C" w:rsidP="00826E0C">
            <w:pPr>
              <w:spacing w:line="360" w:lineRule="auto"/>
              <w:jc w:val="center"/>
              <w:rPr>
                <w:color w:val="1B1B1B"/>
                <w:sz w:val="20"/>
                <w:szCs w:val="20"/>
              </w:rPr>
            </w:pPr>
            <w:r w:rsidRPr="0010576F">
              <w:rPr>
                <w:color w:val="1B1B1B"/>
                <w:sz w:val="20"/>
                <w:szCs w:val="20"/>
              </w:rPr>
              <w:t>11/3/4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18139DAB" w14:textId="77777777" w:rsidTr="00826E0C">
        <w:trPr>
          <w:jc w:val="center"/>
        </w:trPr>
        <w:tc>
          <w:tcPr>
            <w:tcW w:w="1702" w:type="dxa"/>
            <w:vMerge w:val="restart"/>
            <w:hideMark/>
          </w:tcPr>
          <w:p w14:paraId="070505E9"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CubeSpace</w:t>
            </w:r>
            <w:proofErr w:type="spellEnd"/>
            <w:r w:rsidRPr="0010576F">
              <w:rPr>
                <w:color w:val="1B1B1B"/>
                <w:sz w:val="20"/>
                <w:szCs w:val="20"/>
              </w:rPr>
              <w:t xml:space="preserve"> Satellite Systems</w:t>
            </w:r>
          </w:p>
        </w:tc>
        <w:tc>
          <w:tcPr>
            <w:tcW w:w="1134" w:type="dxa"/>
            <w:hideMark/>
          </w:tcPr>
          <w:p w14:paraId="66C06873"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CW0500</w:t>
            </w:r>
          </w:p>
        </w:tc>
        <w:tc>
          <w:tcPr>
            <w:tcW w:w="850" w:type="dxa"/>
            <w:hideMark/>
          </w:tcPr>
          <w:p w14:paraId="7E73F571" w14:textId="77777777" w:rsidR="00826E0C" w:rsidRPr="0010576F" w:rsidRDefault="00826E0C" w:rsidP="00826E0C">
            <w:pPr>
              <w:spacing w:line="360" w:lineRule="auto"/>
              <w:jc w:val="center"/>
              <w:rPr>
                <w:color w:val="1B1B1B"/>
                <w:sz w:val="20"/>
                <w:szCs w:val="20"/>
              </w:rPr>
            </w:pPr>
            <w:r w:rsidRPr="0010576F">
              <w:rPr>
                <w:color w:val="1B1B1B"/>
                <w:sz w:val="20"/>
                <w:szCs w:val="20"/>
              </w:rPr>
              <w:t>0.310</w:t>
            </w:r>
          </w:p>
        </w:tc>
        <w:tc>
          <w:tcPr>
            <w:tcW w:w="1559" w:type="dxa"/>
            <w:hideMark/>
          </w:tcPr>
          <w:p w14:paraId="419BDEF2" w14:textId="77777777" w:rsidR="00826E0C" w:rsidRPr="0010576F" w:rsidRDefault="00826E0C" w:rsidP="00826E0C">
            <w:pPr>
              <w:spacing w:line="360" w:lineRule="auto"/>
              <w:jc w:val="center"/>
              <w:rPr>
                <w:color w:val="1B1B1B"/>
                <w:sz w:val="20"/>
                <w:szCs w:val="20"/>
              </w:rPr>
            </w:pPr>
            <w:r w:rsidRPr="0010576F">
              <w:rPr>
                <w:color w:val="1B1B1B"/>
                <w:sz w:val="20"/>
                <w:szCs w:val="20"/>
              </w:rPr>
              <w:t>15</w:t>
            </w:r>
          </w:p>
        </w:tc>
        <w:tc>
          <w:tcPr>
            <w:tcW w:w="1418" w:type="dxa"/>
            <w:hideMark/>
          </w:tcPr>
          <w:p w14:paraId="13C4BD2A" w14:textId="77777777" w:rsidR="00826E0C" w:rsidRPr="0010576F" w:rsidRDefault="00826E0C" w:rsidP="00826E0C">
            <w:pPr>
              <w:spacing w:line="360" w:lineRule="auto"/>
              <w:jc w:val="center"/>
              <w:rPr>
                <w:color w:val="1B1B1B"/>
                <w:sz w:val="20"/>
                <w:szCs w:val="20"/>
              </w:rPr>
            </w:pPr>
            <w:r w:rsidRPr="0010576F">
              <w:rPr>
                <w:color w:val="1B1B1B"/>
                <w:sz w:val="20"/>
                <w:szCs w:val="20"/>
              </w:rPr>
              <w:t>16</w:t>
            </w:r>
          </w:p>
        </w:tc>
        <w:tc>
          <w:tcPr>
            <w:tcW w:w="1134" w:type="dxa"/>
            <w:hideMark/>
          </w:tcPr>
          <w:p w14:paraId="7D99A02A" w14:textId="77777777" w:rsidR="00826E0C" w:rsidRPr="0010576F" w:rsidRDefault="00826E0C" w:rsidP="00826E0C">
            <w:pPr>
              <w:spacing w:line="360" w:lineRule="auto"/>
              <w:jc w:val="center"/>
              <w:rPr>
                <w:color w:val="1B1B1B"/>
                <w:sz w:val="20"/>
                <w:szCs w:val="20"/>
              </w:rPr>
            </w:pPr>
            <w:r w:rsidRPr="0010576F">
              <w:rPr>
                <w:color w:val="1B1B1B"/>
                <w:sz w:val="20"/>
                <w:szCs w:val="20"/>
              </w:rPr>
              <w:t>0.05</w:t>
            </w:r>
          </w:p>
        </w:tc>
        <w:tc>
          <w:tcPr>
            <w:tcW w:w="1276" w:type="dxa"/>
            <w:hideMark/>
          </w:tcPr>
          <w:p w14:paraId="09A25609" w14:textId="05BF19D0" w:rsidR="00826E0C" w:rsidRPr="0010576F" w:rsidRDefault="00826E0C" w:rsidP="00826E0C">
            <w:pPr>
              <w:spacing w:line="360" w:lineRule="auto"/>
              <w:jc w:val="center"/>
              <w:rPr>
                <w:color w:val="1B1B1B"/>
                <w:sz w:val="20"/>
                <w:szCs w:val="20"/>
              </w:rPr>
            </w:pPr>
            <w:r w:rsidRPr="0010576F">
              <w:rPr>
                <w:color w:val="1B1B1B"/>
                <w:sz w:val="20"/>
                <w:szCs w:val="20"/>
              </w:rPr>
              <w:t>11/3/4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6EEDBDAC" w14:textId="77777777" w:rsidTr="00826E0C">
        <w:trPr>
          <w:jc w:val="center"/>
        </w:trPr>
        <w:tc>
          <w:tcPr>
            <w:tcW w:w="1702" w:type="dxa"/>
            <w:vMerge/>
            <w:hideMark/>
          </w:tcPr>
          <w:p w14:paraId="439454CE" w14:textId="77777777" w:rsidR="00826E0C" w:rsidRPr="0010576F" w:rsidRDefault="00826E0C" w:rsidP="00826E0C">
            <w:pPr>
              <w:spacing w:line="360" w:lineRule="auto"/>
              <w:jc w:val="center"/>
              <w:rPr>
                <w:color w:val="1B1B1B"/>
                <w:sz w:val="20"/>
                <w:szCs w:val="20"/>
              </w:rPr>
            </w:pPr>
          </w:p>
        </w:tc>
        <w:tc>
          <w:tcPr>
            <w:tcW w:w="1134" w:type="dxa"/>
            <w:hideMark/>
          </w:tcPr>
          <w:p w14:paraId="2C8638B5"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CW1200</w:t>
            </w:r>
          </w:p>
        </w:tc>
        <w:tc>
          <w:tcPr>
            <w:tcW w:w="850" w:type="dxa"/>
            <w:hideMark/>
          </w:tcPr>
          <w:p w14:paraId="343A3160" w14:textId="77777777" w:rsidR="00826E0C" w:rsidRPr="0010576F" w:rsidRDefault="00826E0C" w:rsidP="00826E0C">
            <w:pPr>
              <w:spacing w:line="360" w:lineRule="auto"/>
              <w:jc w:val="center"/>
              <w:rPr>
                <w:color w:val="1B1B1B"/>
                <w:sz w:val="20"/>
                <w:szCs w:val="20"/>
              </w:rPr>
            </w:pPr>
            <w:r w:rsidRPr="0010576F">
              <w:rPr>
                <w:color w:val="1B1B1B"/>
                <w:sz w:val="20"/>
                <w:szCs w:val="20"/>
              </w:rPr>
              <w:t>0.450*</w:t>
            </w:r>
          </w:p>
        </w:tc>
        <w:tc>
          <w:tcPr>
            <w:tcW w:w="1559" w:type="dxa"/>
            <w:hideMark/>
          </w:tcPr>
          <w:p w14:paraId="3784FD80" w14:textId="77777777" w:rsidR="00826E0C" w:rsidRPr="0010576F" w:rsidRDefault="00826E0C" w:rsidP="00826E0C">
            <w:pPr>
              <w:spacing w:line="360" w:lineRule="auto"/>
              <w:jc w:val="center"/>
              <w:rPr>
                <w:color w:val="1B1B1B"/>
                <w:sz w:val="20"/>
                <w:szCs w:val="20"/>
              </w:rPr>
            </w:pPr>
            <w:r w:rsidRPr="0010576F">
              <w:rPr>
                <w:color w:val="1B1B1B"/>
                <w:sz w:val="20"/>
                <w:szCs w:val="20"/>
              </w:rPr>
              <w:t>32</w:t>
            </w:r>
          </w:p>
        </w:tc>
        <w:tc>
          <w:tcPr>
            <w:tcW w:w="1418" w:type="dxa"/>
            <w:hideMark/>
          </w:tcPr>
          <w:p w14:paraId="03FDF83D" w14:textId="77777777" w:rsidR="00826E0C" w:rsidRPr="0010576F" w:rsidRDefault="00826E0C" w:rsidP="00826E0C">
            <w:pPr>
              <w:spacing w:line="360" w:lineRule="auto"/>
              <w:jc w:val="center"/>
              <w:rPr>
                <w:color w:val="1B1B1B"/>
                <w:sz w:val="20"/>
                <w:szCs w:val="20"/>
              </w:rPr>
            </w:pPr>
            <w:r w:rsidRPr="0010576F">
              <w:rPr>
                <w:color w:val="1B1B1B"/>
                <w:sz w:val="20"/>
                <w:szCs w:val="20"/>
              </w:rPr>
              <w:t>20</w:t>
            </w:r>
          </w:p>
        </w:tc>
        <w:tc>
          <w:tcPr>
            <w:tcW w:w="1134" w:type="dxa"/>
            <w:hideMark/>
          </w:tcPr>
          <w:p w14:paraId="4128DC61" w14:textId="77777777" w:rsidR="00826E0C" w:rsidRPr="0010576F" w:rsidRDefault="00826E0C" w:rsidP="00826E0C">
            <w:pPr>
              <w:spacing w:line="360" w:lineRule="auto"/>
              <w:jc w:val="center"/>
              <w:rPr>
                <w:color w:val="1B1B1B"/>
                <w:sz w:val="20"/>
                <w:szCs w:val="20"/>
              </w:rPr>
            </w:pPr>
            <w:r w:rsidRPr="0010576F">
              <w:rPr>
                <w:color w:val="1B1B1B"/>
                <w:sz w:val="20"/>
                <w:szCs w:val="20"/>
              </w:rPr>
              <w:t>0.12</w:t>
            </w:r>
          </w:p>
        </w:tc>
        <w:tc>
          <w:tcPr>
            <w:tcW w:w="1276" w:type="dxa"/>
            <w:hideMark/>
          </w:tcPr>
          <w:p w14:paraId="579B531F" w14:textId="3EEDDA68" w:rsidR="00826E0C" w:rsidRPr="0010576F" w:rsidRDefault="00826E0C" w:rsidP="00826E0C">
            <w:pPr>
              <w:spacing w:line="360" w:lineRule="auto"/>
              <w:jc w:val="center"/>
              <w:rPr>
                <w:color w:val="1B1B1B"/>
                <w:sz w:val="20"/>
                <w:szCs w:val="20"/>
              </w:rPr>
            </w:pPr>
            <w:r w:rsidRPr="0010576F">
              <w:rPr>
                <w:color w:val="1B1B1B"/>
                <w:sz w:val="20"/>
                <w:szCs w:val="20"/>
              </w:rPr>
              <w:t>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68F176D5" w14:textId="77777777" w:rsidTr="00826E0C">
        <w:trPr>
          <w:jc w:val="center"/>
        </w:trPr>
        <w:tc>
          <w:tcPr>
            <w:tcW w:w="1702" w:type="dxa"/>
            <w:vMerge/>
            <w:hideMark/>
          </w:tcPr>
          <w:p w14:paraId="31925204" w14:textId="77777777" w:rsidR="00826E0C" w:rsidRPr="0010576F" w:rsidRDefault="00826E0C" w:rsidP="00826E0C">
            <w:pPr>
              <w:spacing w:line="360" w:lineRule="auto"/>
              <w:jc w:val="center"/>
              <w:rPr>
                <w:color w:val="1B1B1B"/>
                <w:sz w:val="20"/>
                <w:szCs w:val="20"/>
              </w:rPr>
            </w:pPr>
          </w:p>
        </w:tc>
        <w:tc>
          <w:tcPr>
            <w:tcW w:w="1134" w:type="dxa"/>
            <w:hideMark/>
          </w:tcPr>
          <w:p w14:paraId="556137E5"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CW2500</w:t>
            </w:r>
          </w:p>
        </w:tc>
        <w:tc>
          <w:tcPr>
            <w:tcW w:w="850" w:type="dxa"/>
            <w:hideMark/>
          </w:tcPr>
          <w:p w14:paraId="0DAA413C" w14:textId="77777777" w:rsidR="00826E0C" w:rsidRPr="0010576F" w:rsidRDefault="00826E0C" w:rsidP="00826E0C">
            <w:pPr>
              <w:spacing w:line="360" w:lineRule="auto"/>
              <w:jc w:val="center"/>
              <w:rPr>
                <w:color w:val="1B1B1B"/>
                <w:sz w:val="20"/>
                <w:szCs w:val="20"/>
              </w:rPr>
            </w:pPr>
            <w:r w:rsidRPr="0010576F">
              <w:rPr>
                <w:color w:val="1B1B1B"/>
                <w:sz w:val="20"/>
                <w:szCs w:val="20"/>
              </w:rPr>
              <w:t>0.750*</w:t>
            </w:r>
          </w:p>
        </w:tc>
        <w:tc>
          <w:tcPr>
            <w:tcW w:w="1559" w:type="dxa"/>
            <w:hideMark/>
          </w:tcPr>
          <w:p w14:paraId="579543A2" w14:textId="77777777" w:rsidR="00826E0C" w:rsidRPr="0010576F" w:rsidRDefault="00826E0C" w:rsidP="00826E0C">
            <w:pPr>
              <w:spacing w:line="360" w:lineRule="auto"/>
              <w:jc w:val="center"/>
              <w:rPr>
                <w:color w:val="1B1B1B"/>
                <w:sz w:val="20"/>
                <w:szCs w:val="20"/>
              </w:rPr>
            </w:pPr>
            <w:r w:rsidRPr="0010576F">
              <w:rPr>
                <w:color w:val="1B1B1B"/>
                <w:sz w:val="20"/>
                <w:szCs w:val="20"/>
              </w:rPr>
              <w:t>33</w:t>
            </w:r>
          </w:p>
        </w:tc>
        <w:tc>
          <w:tcPr>
            <w:tcW w:w="1418" w:type="dxa"/>
            <w:hideMark/>
          </w:tcPr>
          <w:p w14:paraId="14507778" w14:textId="77777777" w:rsidR="00826E0C" w:rsidRPr="0010576F" w:rsidRDefault="00826E0C" w:rsidP="00826E0C">
            <w:pPr>
              <w:spacing w:line="360" w:lineRule="auto"/>
              <w:jc w:val="center"/>
              <w:rPr>
                <w:color w:val="1B1B1B"/>
                <w:sz w:val="20"/>
                <w:szCs w:val="20"/>
              </w:rPr>
            </w:pPr>
            <w:r w:rsidRPr="0010576F">
              <w:rPr>
                <w:color w:val="1B1B1B"/>
                <w:sz w:val="20"/>
                <w:szCs w:val="20"/>
              </w:rPr>
              <w:t>27</w:t>
            </w:r>
          </w:p>
        </w:tc>
        <w:tc>
          <w:tcPr>
            <w:tcW w:w="1134" w:type="dxa"/>
            <w:hideMark/>
          </w:tcPr>
          <w:p w14:paraId="6E03F35C" w14:textId="77777777" w:rsidR="00826E0C" w:rsidRPr="0010576F" w:rsidRDefault="00826E0C" w:rsidP="00826E0C">
            <w:pPr>
              <w:spacing w:line="360" w:lineRule="auto"/>
              <w:jc w:val="center"/>
              <w:rPr>
                <w:color w:val="1B1B1B"/>
                <w:sz w:val="20"/>
                <w:szCs w:val="20"/>
              </w:rPr>
            </w:pPr>
            <w:r w:rsidRPr="0010576F">
              <w:rPr>
                <w:color w:val="1B1B1B"/>
                <w:sz w:val="20"/>
                <w:szCs w:val="20"/>
              </w:rPr>
              <w:t>0.25</w:t>
            </w:r>
          </w:p>
        </w:tc>
        <w:tc>
          <w:tcPr>
            <w:tcW w:w="1276" w:type="dxa"/>
            <w:hideMark/>
          </w:tcPr>
          <w:p w14:paraId="289BF62D" w14:textId="5399F9F8" w:rsidR="00826E0C" w:rsidRPr="0010576F" w:rsidRDefault="00826E0C" w:rsidP="00826E0C">
            <w:pPr>
              <w:spacing w:line="360" w:lineRule="auto"/>
              <w:jc w:val="center"/>
              <w:rPr>
                <w:color w:val="1B1B1B"/>
                <w:sz w:val="20"/>
                <w:szCs w:val="20"/>
              </w:rPr>
            </w:pPr>
            <w:r w:rsidRPr="0010576F">
              <w:rPr>
                <w:color w:val="1B1B1B"/>
                <w:sz w:val="20"/>
                <w:szCs w:val="20"/>
              </w:rPr>
              <w:t>11/3/4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bl>
    <w:p w14:paraId="0AD6054B" w14:textId="77777777" w:rsidR="003C7131" w:rsidRDefault="003C7131">
      <w:r>
        <w:br w:type="page"/>
      </w:r>
    </w:p>
    <w:p w14:paraId="05BDDB33" w14:textId="77777777" w:rsidR="003C7131" w:rsidRDefault="003C7131" w:rsidP="0028168F">
      <w:pPr>
        <w:jc w:val="right"/>
      </w:pPr>
    </w:p>
    <w:p w14:paraId="7690849F" w14:textId="19855B93" w:rsidR="0028168F" w:rsidRDefault="0028168F" w:rsidP="003C7131">
      <w:pPr>
        <w:jc w:val="right"/>
      </w:pPr>
      <w:r>
        <w:t>Окончание табл.</w:t>
      </w:r>
      <w:r>
        <w:rPr>
          <w:lang w:val="en-US"/>
        </w:rPr>
        <w:t>3</w:t>
      </w:r>
    </w:p>
    <w:tbl>
      <w:tblPr>
        <w:tblStyle w:val="TableGrid"/>
        <w:tblW w:w="0" w:type="auto"/>
        <w:jc w:val="center"/>
        <w:tblLayout w:type="fixed"/>
        <w:tblLook w:val="04A0" w:firstRow="1" w:lastRow="0" w:firstColumn="1" w:lastColumn="0" w:noHBand="0" w:noVBand="1"/>
      </w:tblPr>
      <w:tblGrid>
        <w:gridCol w:w="1702"/>
        <w:gridCol w:w="1134"/>
        <w:gridCol w:w="850"/>
        <w:gridCol w:w="1559"/>
        <w:gridCol w:w="1418"/>
        <w:gridCol w:w="1134"/>
        <w:gridCol w:w="1276"/>
      </w:tblGrid>
      <w:tr w:rsidR="00826E0C" w:rsidRPr="0010576F" w14:paraId="4628CAE3" w14:textId="77777777" w:rsidTr="00826E0C">
        <w:trPr>
          <w:jc w:val="center"/>
        </w:trPr>
        <w:tc>
          <w:tcPr>
            <w:tcW w:w="1702" w:type="dxa"/>
            <w:vMerge w:val="restart"/>
            <w:hideMark/>
          </w:tcPr>
          <w:p w14:paraId="1268CAEF" w14:textId="2B7D9CD1" w:rsidR="00826E0C" w:rsidRPr="0010576F" w:rsidRDefault="00826E0C" w:rsidP="00826E0C">
            <w:pPr>
              <w:spacing w:line="360" w:lineRule="auto"/>
              <w:jc w:val="center"/>
              <w:rPr>
                <w:color w:val="1B1B1B"/>
                <w:sz w:val="20"/>
                <w:szCs w:val="20"/>
              </w:rPr>
            </w:pPr>
          </w:p>
        </w:tc>
        <w:tc>
          <w:tcPr>
            <w:tcW w:w="1134" w:type="dxa"/>
            <w:hideMark/>
          </w:tcPr>
          <w:p w14:paraId="593DFF7A"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CW5000</w:t>
            </w:r>
          </w:p>
        </w:tc>
        <w:tc>
          <w:tcPr>
            <w:tcW w:w="850" w:type="dxa"/>
            <w:hideMark/>
          </w:tcPr>
          <w:p w14:paraId="3A7EBE31" w14:textId="77777777" w:rsidR="00826E0C" w:rsidRPr="0010576F" w:rsidRDefault="00826E0C" w:rsidP="00826E0C">
            <w:pPr>
              <w:spacing w:line="360" w:lineRule="auto"/>
              <w:jc w:val="center"/>
              <w:rPr>
                <w:color w:val="1B1B1B"/>
                <w:sz w:val="20"/>
                <w:szCs w:val="20"/>
              </w:rPr>
            </w:pPr>
            <w:r w:rsidRPr="0010576F">
              <w:rPr>
                <w:color w:val="1B1B1B"/>
                <w:sz w:val="20"/>
                <w:szCs w:val="20"/>
              </w:rPr>
              <w:t>1.084</w:t>
            </w:r>
          </w:p>
        </w:tc>
        <w:tc>
          <w:tcPr>
            <w:tcW w:w="1559" w:type="dxa"/>
            <w:hideMark/>
          </w:tcPr>
          <w:p w14:paraId="2B533398" w14:textId="77777777" w:rsidR="00826E0C" w:rsidRPr="0010576F" w:rsidRDefault="00826E0C" w:rsidP="00826E0C">
            <w:pPr>
              <w:spacing w:line="360" w:lineRule="auto"/>
              <w:jc w:val="center"/>
              <w:rPr>
                <w:color w:val="1B1B1B"/>
                <w:sz w:val="20"/>
                <w:szCs w:val="20"/>
              </w:rPr>
            </w:pPr>
            <w:r w:rsidRPr="0010576F">
              <w:rPr>
                <w:color w:val="1B1B1B"/>
                <w:sz w:val="20"/>
                <w:szCs w:val="20"/>
              </w:rPr>
              <w:t>48</w:t>
            </w:r>
          </w:p>
        </w:tc>
        <w:tc>
          <w:tcPr>
            <w:tcW w:w="1418" w:type="dxa"/>
            <w:hideMark/>
          </w:tcPr>
          <w:p w14:paraId="31EF273C" w14:textId="77777777" w:rsidR="00826E0C" w:rsidRPr="0010576F" w:rsidRDefault="00826E0C" w:rsidP="00826E0C">
            <w:pPr>
              <w:spacing w:line="360" w:lineRule="auto"/>
              <w:jc w:val="center"/>
              <w:rPr>
                <w:color w:val="1B1B1B"/>
                <w:sz w:val="20"/>
                <w:szCs w:val="20"/>
              </w:rPr>
            </w:pPr>
            <w:r w:rsidRPr="0010576F">
              <w:rPr>
                <w:color w:val="1B1B1B"/>
                <w:sz w:val="20"/>
                <w:szCs w:val="20"/>
              </w:rPr>
              <w:t>37</w:t>
            </w:r>
          </w:p>
        </w:tc>
        <w:tc>
          <w:tcPr>
            <w:tcW w:w="1134" w:type="dxa"/>
            <w:hideMark/>
          </w:tcPr>
          <w:p w14:paraId="3EC0FA8B" w14:textId="77777777" w:rsidR="00826E0C" w:rsidRPr="0010576F" w:rsidRDefault="00826E0C" w:rsidP="00826E0C">
            <w:pPr>
              <w:spacing w:line="360" w:lineRule="auto"/>
              <w:jc w:val="center"/>
              <w:rPr>
                <w:color w:val="1B1B1B"/>
                <w:sz w:val="20"/>
                <w:szCs w:val="20"/>
              </w:rPr>
            </w:pPr>
            <w:r w:rsidRPr="0010576F">
              <w:rPr>
                <w:color w:val="1B1B1B"/>
                <w:sz w:val="20"/>
                <w:szCs w:val="20"/>
              </w:rPr>
              <w:t>0.5</w:t>
            </w:r>
          </w:p>
        </w:tc>
        <w:tc>
          <w:tcPr>
            <w:tcW w:w="1276" w:type="dxa"/>
            <w:hideMark/>
          </w:tcPr>
          <w:p w14:paraId="0C5886DB" w14:textId="03A096CE" w:rsidR="00826E0C" w:rsidRPr="0010576F" w:rsidRDefault="00826E0C" w:rsidP="00826E0C">
            <w:pPr>
              <w:spacing w:line="360" w:lineRule="auto"/>
              <w:jc w:val="center"/>
              <w:rPr>
                <w:color w:val="1B1B1B"/>
                <w:sz w:val="20"/>
                <w:szCs w:val="20"/>
              </w:rPr>
            </w:pPr>
            <w:r w:rsidRPr="0010576F">
              <w:rPr>
                <w:color w:val="1B1B1B"/>
                <w:sz w:val="20"/>
                <w:szCs w:val="20"/>
              </w:rPr>
              <w:t>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60DEC462" w14:textId="77777777" w:rsidTr="00826E0C">
        <w:trPr>
          <w:jc w:val="center"/>
        </w:trPr>
        <w:tc>
          <w:tcPr>
            <w:tcW w:w="1702" w:type="dxa"/>
            <w:vMerge/>
            <w:hideMark/>
          </w:tcPr>
          <w:p w14:paraId="25FC2EEC" w14:textId="77777777" w:rsidR="00826E0C" w:rsidRPr="0010576F" w:rsidRDefault="00826E0C" w:rsidP="00826E0C">
            <w:pPr>
              <w:spacing w:line="360" w:lineRule="auto"/>
              <w:jc w:val="center"/>
              <w:rPr>
                <w:color w:val="1B1B1B"/>
                <w:sz w:val="20"/>
                <w:szCs w:val="20"/>
              </w:rPr>
            </w:pPr>
          </w:p>
        </w:tc>
        <w:tc>
          <w:tcPr>
            <w:tcW w:w="1134" w:type="dxa"/>
            <w:hideMark/>
          </w:tcPr>
          <w:p w14:paraId="56A0E003"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CW10K</w:t>
            </w:r>
          </w:p>
        </w:tc>
        <w:tc>
          <w:tcPr>
            <w:tcW w:w="850" w:type="dxa"/>
            <w:hideMark/>
          </w:tcPr>
          <w:p w14:paraId="74BEA97B" w14:textId="77777777" w:rsidR="00826E0C" w:rsidRPr="0010576F" w:rsidRDefault="00826E0C" w:rsidP="00826E0C">
            <w:pPr>
              <w:spacing w:line="360" w:lineRule="auto"/>
              <w:jc w:val="center"/>
              <w:rPr>
                <w:color w:val="1B1B1B"/>
                <w:sz w:val="20"/>
                <w:szCs w:val="20"/>
              </w:rPr>
            </w:pPr>
            <w:r w:rsidRPr="0010576F">
              <w:rPr>
                <w:color w:val="1B1B1B"/>
                <w:sz w:val="20"/>
                <w:szCs w:val="20"/>
              </w:rPr>
              <w:t>2.1*</w:t>
            </w:r>
          </w:p>
        </w:tc>
        <w:tc>
          <w:tcPr>
            <w:tcW w:w="1559" w:type="dxa"/>
            <w:hideMark/>
          </w:tcPr>
          <w:p w14:paraId="5178BE15" w14:textId="77777777" w:rsidR="00826E0C" w:rsidRPr="0010576F" w:rsidRDefault="00826E0C" w:rsidP="00826E0C">
            <w:pPr>
              <w:spacing w:line="360" w:lineRule="auto"/>
              <w:jc w:val="center"/>
              <w:rPr>
                <w:color w:val="1B1B1B"/>
                <w:sz w:val="20"/>
                <w:szCs w:val="20"/>
              </w:rPr>
            </w:pPr>
            <w:r w:rsidRPr="0010576F">
              <w:rPr>
                <w:color w:val="1B1B1B"/>
                <w:sz w:val="20"/>
                <w:szCs w:val="20"/>
              </w:rPr>
              <w:t>50</w:t>
            </w:r>
          </w:p>
        </w:tc>
        <w:tc>
          <w:tcPr>
            <w:tcW w:w="1418" w:type="dxa"/>
            <w:hideMark/>
          </w:tcPr>
          <w:p w14:paraId="202102C6" w14:textId="77777777" w:rsidR="00826E0C" w:rsidRPr="0010576F" w:rsidRDefault="00826E0C" w:rsidP="00826E0C">
            <w:pPr>
              <w:spacing w:line="360" w:lineRule="auto"/>
              <w:jc w:val="center"/>
              <w:rPr>
                <w:color w:val="1B1B1B"/>
                <w:sz w:val="20"/>
                <w:szCs w:val="20"/>
              </w:rPr>
            </w:pPr>
            <w:r w:rsidRPr="0010576F">
              <w:rPr>
                <w:color w:val="1B1B1B"/>
                <w:sz w:val="20"/>
                <w:szCs w:val="20"/>
              </w:rPr>
              <w:t>37</w:t>
            </w:r>
          </w:p>
        </w:tc>
        <w:tc>
          <w:tcPr>
            <w:tcW w:w="1134" w:type="dxa"/>
            <w:hideMark/>
          </w:tcPr>
          <w:p w14:paraId="2D7422EC"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276" w:type="dxa"/>
            <w:hideMark/>
          </w:tcPr>
          <w:p w14:paraId="5B6C8C07" w14:textId="4560C83B" w:rsidR="00826E0C" w:rsidRPr="0010576F" w:rsidRDefault="00826E0C" w:rsidP="00826E0C">
            <w:pPr>
              <w:spacing w:line="360" w:lineRule="auto"/>
              <w:jc w:val="center"/>
              <w:rPr>
                <w:color w:val="1B1B1B"/>
                <w:sz w:val="20"/>
                <w:szCs w:val="20"/>
              </w:rPr>
            </w:pPr>
            <w:r w:rsidRPr="0010576F">
              <w:rPr>
                <w:color w:val="1B1B1B"/>
                <w:sz w:val="20"/>
                <w:szCs w:val="20"/>
              </w:rPr>
              <w:t>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5874FB05" w14:textId="77777777" w:rsidTr="00826E0C">
        <w:trPr>
          <w:jc w:val="center"/>
        </w:trPr>
        <w:tc>
          <w:tcPr>
            <w:tcW w:w="1702" w:type="dxa"/>
            <w:vMerge/>
            <w:hideMark/>
          </w:tcPr>
          <w:p w14:paraId="5D20BC8A" w14:textId="77777777" w:rsidR="00826E0C" w:rsidRPr="0010576F" w:rsidRDefault="00826E0C" w:rsidP="00826E0C">
            <w:pPr>
              <w:spacing w:line="360" w:lineRule="auto"/>
              <w:jc w:val="center"/>
              <w:rPr>
                <w:color w:val="1B1B1B"/>
                <w:sz w:val="20"/>
                <w:szCs w:val="20"/>
              </w:rPr>
            </w:pPr>
          </w:p>
        </w:tc>
        <w:tc>
          <w:tcPr>
            <w:tcW w:w="1134" w:type="dxa"/>
            <w:hideMark/>
          </w:tcPr>
          <w:p w14:paraId="4BEDEB46"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CubeWheel</w:t>
            </w:r>
            <w:proofErr w:type="spellEnd"/>
            <w:r w:rsidRPr="0010576F">
              <w:rPr>
                <w:color w:val="1B1B1B"/>
                <w:sz w:val="20"/>
                <w:szCs w:val="20"/>
              </w:rPr>
              <w:t xml:space="preserve"> CW40K</w:t>
            </w:r>
          </w:p>
        </w:tc>
        <w:tc>
          <w:tcPr>
            <w:tcW w:w="850" w:type="dxa"/>
            <w:hideMark/>
          </w:tcPr>
          <w:p w14:paraId="0167C0EA" w14:textId="77777777" w:rsidR="00826E0C" w:rsidRPr="0010576F" w:rsidRDefault="00826E0C" w:rsidP="00826E0C">
            <w:pPr>
              <w:spacing w:line="360" w:lineRule="auto"/>
              <w:jc w:val="center"/>
              <w:rPr>
                <w:color w:val="1B1B1B"/>
                <w:sz w:val="20"/>
                <w:szCs w:val="20"/>
              </w:rPr>
            </w:pPr>
            <w:r w:rsidRPr="0010576F">
              <w:rPr>
                <w:color w:val="1B1B1B"/>
                <w:sz w:val="20"/>
                <w:szCs w:val="20"/>
              </w:rPr>
              <w:t>2.2*</w:t>
            </w:r>
          </w:p>
        </w:tc>
        <w:tc>
          <w:tcPr>
            <w:tcW w:w="1559" w:type="dxa"/>
            <w:hideMark/>
          </w:tcPr>
          <w:p w14:paraId="04607461" w14:textId="77777777" w:rsidR="00826E0C" w:rsidRPr="0010576F" w:rsidRDefault="00826E0C" w:rsidP="00826E0C">
            <w:pPr>
              <w:spacing w:line="360" w:lineRule="auto"/>
              <w:jc w:val="center"/>
              <w:rPr>
                <w:color w:val="1B1B1B"/>
                <w:sz w:val="20"/>
                <w:szCs w:val="20"/>
              </w:rPr>
            </w:pPr>
            <w:r w:rsidRPr="0010576F">
              <w:rPr>
                <w:color w:val="1B1B1B"/>
                <w:sz w:val="20"/>
                <w:szCs w:val="20"/>
              </w:rPr>
              <w:t>85</w:t>
            </w:r>
          </w:p>
        </w:tc>
        <w:tc>
          <w:tcPr>
            <w:tcW w:w="1418" w:type="dxa"/>
            <w:hideMark/>
          </w:tcPr>
          <w:p w14:paraId="035D5687" w14:textId="77777777" w:rsidR="00826E0C" w:rsidRPr="0010576F" w:rsidRDefault="00826E0C" w:rsidP="00826E0C">
            <w:pPr>
              <w:spacing w:line="360" w:lineRule="auto"/>
              <w:jc w:val="center"/>
              <w:rPr>
                <w:color w:val="1B1B1B"/>
                <w:sz w:val="20"/>
                <w:szCs w:val="20"/>
              </w:rPr>
            </w:pPr>
            <w:r w:rsidRPr="0010576F">
              <w:rPr>
                <w:color w:val="1B1B1B"/>
                <w:sz w:val="20"/>
                <w:szCs w:val="20"/>
              </w:rPr>
              <w:t>37</w:t>
            </w:r>
          </w:p>
        </w:tc>
        <w:tc>
          <w:tcPr>
            <w:tcW w:w="1134" w:type="dxa"/>
            <w:hideMark/>
          </w:tcPr>
          <w:p w14:paraId="2ECD3B3D" w14:textId="77777777" w:rsidR="00826E0C" w:rsidRPr="0010576F" w:rsidRDefault="00826E0C" w:rsidP="00826E0C">
            <w:pPr>
              <w:spacing w:line="360" w:lineRule="auto"/>
              <w:jc w:val="center"/>
              <w:rPr>
                <w:color w:val="1B1B1B"/>
                <w:sz w:val="20"/>
                <w:szCs w:val="20"/>
              </w:rPr>
            </w:pPr>
            <w:r w:rsidRPr="0010576F">
              <w:rPr>
                <w:color w:val="1B1B1B"/>
                <w:sz w:val="20"/>
                <w:szCs w:val="20"/>
              </w:rPr>
              <w:t>4</w:t>
            </w:r>
          </w:p>
        </w:tc>
        <w:tc>
          <w:tcPr>
            <w:tcW w:w="1276" w:type="dxa"/>
            <w:hideMark/>
          </w:tcPr>
          <w:p w14:paraId="12666496" w14:textId="50989071" w:rsidR="00826E0C" w:rsidRPr="0010576F" w:rsidRDefault="00826E0C" w:rsidP="00826E0C">
            <w:pPr>
              <w:spacing w:line="360" w:lineRule="auto"/>
              <w:jc w:val="center"/>
              <w:rPr>
                <w:color w:val="1B1B1B"/>
                <w:sz w:val="20"/>
                <w:szCs w:val="20"/>
              </w:rPr>
            </w:pPr>
            <w:r w:rsidRPr="0010576F">
              <w:rPr>
                <w:color w:val="1B1B1B"/>
                <w:sz w:val="20"/>
                <w:szCs w:val="20"/>
              </w:rPr>
              <w:t>1/3/4</w:t>
            </w:r>
            <w:r>
              <w:rPr>
                <w:color w:val="1B1B1B"/>
                <w:sz w:val="20"/>
                <w:szCs w:val="20"/>
              </w:rPr>
              <w:br/>
            </w:r>
            <w:r w:rsidRPr="0010576F">
              <w:rPr>
                <w:color w:val="1B1B1B"/>
                <w:sz w:val="20"/>
                <w:szCs w:val="20"/>
              </w:rPr>
              <w:t>(</w:t>
            </w:r>
            <w:r>
              <w:rPr>
                <w:color w:val="1B1B1B"/>
                <w:sz w:val="20"/>
                <w:szCs w:val="20"/>
              </w:rPr>
              <w:t>Пирамида</w:t>
            </w:r>
            <w:r w:rsidRPr="0010576F">
              <w:rPr>
                <w:color w:val="1B1B1B"/>
                <w:sz w:val="20"/>
                <w:szCs w:val="20"/>
              </w:rPr>
              <w:t>)</w:t>
            </w:r>
          </w:p>
        </w:tc>
      </w:tr>
      <w:tr w:rsidR="00826E0C" w:rsidRPr="0010576F" w14:paraId="120DF8F9" w14:textId="77777777" w:rsidTr="00826E0C">
        <w:trPr>
          <w:jc w:val="center"/>
        </w:trPr>
        <w:tc>
          <w:tcPr>
            <w:tcW w:w="1702" w:type="dxa"/>
            <w:hideMark/>
          </w:tcPr>
          <w:p w14:paraId="1ACED373"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GomSpace</w:t>
            </w:r>
            <w:proofErr w:type="spellEnd"/>
          </w:p>
        </w:tc>
        <w:tc>
          <w:tcPr>
            <w:tcW w:w="1134" w:type="dxa"/>
            <w:hideMark/>
          </w:tcPr>
          <w:p w14:paraId="0B929415"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NanoTorque</w:t>
            </w:r>
            <w:proofErr w:type="spellEnd"/>
            <w:r w:rsidRPr="0010576F">
              <w:rPr>
                <w:color w:val="1B1B1B"/>
                <w:sz w:val="20"/>
                <w:szCs w:val="20"/>
              </w:rPr>
              <w:t xml:space="preserve"> GSW-600</w:t>
            </w:r>
          </w:p>
        </w:tc>
        <w:tc>
          <w:tcPr>
            <w:tcW w:w="850" w:type="dxa"/>
            <w:hideMark/>
          </w:tcPr>
          <w:p w14:paraId="1147B10A" w14:textId="77777777" w:rsidR="00826E0C" w:rsidRPr="0010576F" w:rsidRDefault="00826E0C" w:rsidP="00826E0C">
            <w:pPr>
              <w:spacing w:line="360" w:lineRule="auto"/>
              <w:jc w:val="center"/>
              <w:rPr>
                <w:color w:val="1B1B1B"/>
                <w:sz w:val="20"/>
                <w:szCs w:val="20"/>
              </w:rPr>
            </w:pPr>
            <w:r w:rsidRPr="0010576F">
              <w:rPr>
                <w:color w:val="1B1B1B"/>
                <w:sz w:val="20"/>
                <w:szCs w:val="20"/>
              </w:rPr>
              <w:t>0.940</w:t>
            </w:r>
          </w:p>
        </w:tc>
        <w:tc>
          <w:tcPr>
            <w:tcW w:w="1559" w:type="dxa"/>
            <w:hideMark/>
          </w:tcPr>
          <w:p w14:paraId="065F8415" w14:textId="77777777" w:rsidR="00826E0C" w:rsidRPr="0010576F" w:rsidRDefault="00826E0C" w:rsidP="00826E0C">
            <w:pPr>
              <w:spacing w:line="360" w:lineRule="auto"/>
              <w:jc w:val="center"/>
              <w:rPr>
                <w:color w:val="1B1B1B"/>
                <w:sz w:val="20"/>
                <w:szCs w:val="20"/>
              </w:rPr>
            </w:pPr>
            <w:r w:rsidRPr="0010576F">
              <w:rPr>
                <w:color w:val="1B1B1B"/>
                <w:sz w:val="20"/>
                <w:szCs w:val="20"/>
              </w:rPr>
              <w:t>0.3</w:t>
            </w:r>
          </w:p>
        </w:tc>
        <w:tc>
          <w:tcPr>
            <w:tcW w:w="1418" w:type="dxa"/>
            <w:hideMark/>
          </w:tcPr>
          <w:p w14:paraId="195ADCFE" w14:textId="77777777" w:rsidR="00826E0C" w:rsidRPr="0010576F" w:rsidRDefault="00826E0C" w:rsidP="00826E0C">
            <w:pPr>
              <w:spacing w:line="360" w:lineRule="auto"/>
              <w:jc w:val="center"/>
              <w:rPr>
                <w:color w:val="1B1B1B"/>
                <w:sz w:val="20"/>
                <w:szCs w:val="20"/>
              </w:rPr>
            </w:pPr>
            <w:r w:rsidRPr="0010576F">
              <w:rPr>
                <w:color w:val="1B1B1B"/>
                <w:sz w:val="20"/>
                <w:szCs w:val="20"/>
              </w:rPr>
              <w:t>0.0015</w:t>
            </w:r>
          </w:p>
        </w:tc>
        <w:tc>
          <w:tcPr>
            <w:tcW w:w="1134" w:type="dxa"/>
            <w:hideMark/>
          </w:tcPr>
          <w:p w14:paraId="4DDCBB10" w14:textId="77777777" w:rsidR="00826E0C" w:rsidRPr="0010576F" w:rsidRDefault="00826E0C" w:rsidP="00826E0C">
            <w:pPr>
              <w:spacing w:line="360" w:lineRule="auto"/>
              <w:jc w:val="center"/>
              <w:rPr>
                <w:color w:val="1B1B1B"/>
                <w:sz w:val="20"/>
                <w:szCs w:val="20"/>
              </w:rPr>
            </w:pPr>
            <w:r w:rsidRPr="0010576F">
              <w:rPr>
                <w:color w:val="1B1B1B"/>
                <w:sz w:val="20"/>
                <w:szCs w:val="20"/>
              </w:rPr>
              <w:t>0.019</w:t>
            </w:r>
          </w:p>
        </w:tc>
        <w:tc>
          <w:tcPr>
            <w:tcW w:w="1276" w:type="dxa"/>
            <w:hideMark/>
          </w:tcPr>
          <w:p w14:paraId="280136E5"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3328AEB4" w14:textId="77777777" w:rsidTr="00826E0C">
        <w:trPr>
          <w:jc w:val="center"/>
        </w:trPr>
        <w:tc>
          <w:tcPr>
            <w:tcW w:w="1702" w:type="dxa"/>
            <w:vMerge w:val="restart"/>
            <w:hideMark/>
          </w:tcPr>
          <w:p w14:paraId="3D15132B"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NanoAvionics</w:t>
            </w:r>
            <w:proofErr w:type="spellEnd"/>
          </w:p>
        </w:tc>
        <w:tc>
          <w:tcPr>
            <w:tcW w:w="1134" w:type="dxa"/>
            <w:hideMark/>
          </w:tcPr>
          <w:p w14:paraId="6C8D20A0" w14:textId="77777777" w:rsidR="00826E0C" w:rsidRPr="0010576F" w:rsidRDefault="00826E0C" w:rsidP="00826E0C">
            <w:pPr>
              <w:spacing w:line="360" w:lineRule="auto"/>
              <w:jc w:val="center"/>
              <w:rPr>
                <w:color w:val="1B1B1B"/>
                <w:sz w:val="20"/>
                <w:szCs w:val="20"/>
              </w:rPr>
            </w:pPr>
            <w:r w:rsidRPr="0010576F">
              <w:rPr>
                <w:color w:val="1B1B1B"/>
                <w:sz w:val="20"/>
                <w:szCs w:val="20"/>
              </w:rPr>
              <w:t>RWO</w:t>
            </w:r>
          </w:p>
        </w:tc>
        <w:tc>
          <w:tcPr>
            <w:tcW w:w="850" w:type="dxa"/>
            <w:hideMark/>
          </w:tcPr>
          <w:p w14:paraId="7D298951" w14:textId="77777777" w:rsidR="00826E0C" w:rsidRPr="0010576F" w:rsidRDefault="00826E0C" w:rsidP="00826E0C">
            <w:pPr>
              <w:spacing w:line="360" w:lineRule="auto"/>
              <w:jc w:val="center"/>
              <w:rPr>
                <w:color w:val="1B1B1B"/>
                <w:sz w:val="20"/>
                <w:szCs w:val="20"/>
              </w:rPr>
            </w:pPr>
            <w:r w:rsidRPr="0010576F">
              <w:rPr>
                <w:color w:val="1B1B1B"/>
                <w:sz w:val="20"/>
                <w:szCs w:val="20"/>
              </w:rPr>
              <w:t>0.137</w:t>
            </w:r>
          </w:p>
        </w:tc>
        <w:tc>
          <w:tcPr>
            <w:tcW w:w="1559" w:type="dxa"/>
            <w:hideMark/>
          </w:tcPr>
          <w:p w14:paraId="3D85D78B" w14:textId="77777777" w:rsidR="00826E0C" w:rsidRPr="0010576F" w:rsidRDefault="00826E0C" w:rsidP="00826E0C">
            <w:pPr>
              <w:spacing w:line="360" w:lineRule="auto"/>
              <w:jc w:val="center"/>
              <w:rPr>
                <w:color w:val="1B1B1B"/>
                <w:sz w:val="20"/>
                <w:szCs w:val="20"/>
              </w:rPr>
            </w:pPr>
            <w:r w:rsidRPr="0010576F">
              <w:rPr>
                <w:color w:val="1B1B1B"/>
                <w:sz w:val="20"/>
                <w:szCs w:val="20"/>
              </w:rPr>
              <w:t>3.25</w:t>
            </w:r>
          </w:p>
        </w:tc>
        <w:tc>
          <w:tcPr>
            <w:tcW w:w="1418" w:type="dxa"/>
            <w:hideMark/>
          </w:tcPr>
          <w:p w14:paraId="52AAD7B8" w14:textId="77777777" w:rsidR="00826E0C" w:rsidRPr="0010576F" w:rsidRDefault="00826E0C" w:rsidP="00826E0C">
            <w:pPr>
              <w:spacing w:line="360" w:lineRule="auto"/>
              <w:jc w:val="center"/>
              <w:rPr>
                <w:color w:val="1B1B1B"/>
                <w:sz w:val="20"/>
                <w:szCs w:val="20"/>
              </w:rPr>
            </w:pPr>
            <w:r w:rsidRPr="0010576F">
              <w:rPr>
                <w:color w:val="1B1B1B"/>
                <w:sz w:val="20"/>
                <w:szCs w:val="20"/>
              </w:rPr>
              <w:t>0.0032</w:t>
            </w:r>
          </w:p>
        </w:tc>
        <w:tc>
          <w:tcPr>
            <w:tcW w:w="1134" w:type="dxa"/>
            <w:hideMark/>
          </w:tcPr>
          <w:p w14:paraId="7F22A114" w14:textId="77777777" w:rsidR="00826E0C" w:rsidRPr="0010576F" w:rsidRDefault="00826E0C" w:rsidP="00826E0C">
            <w:pPr>
              <w:spacing w:line="360" w:lineRule="auto"/>
              <w:jc w:val="center"/>
              <w:rPr>
                <w:color w:val="1B1B1B"/>
                <w:sz w:val="20"/>
                <w:szCs w:val="20"/>
              </w:rPr>
            </w:pPr>
            <w:r w:rsidRPr="0010576F">
              <w:rPr>
                <w:color w:val="1B1B1B"/>
                <w:sz w:val="20"/>
                <w:szCs w:val="20"/>
              </w:rPr>
              <w:t>0.020</w:t>
            </w:r>
          </w:p>
        </w:tc>
        <w:tc>
          <w:tcPr>
            <w:tcW w:w="1276" w:type="dxa"/>
            <w:hideMark/>
          </w:tcPr>
          <w:p w14:paraId="6E8A8A67"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76DFEF9E" w14:textId="77777777" w:rsidTr="00826E0C">
        <w:trPr>
          <w:jc w:val="center"/>
        </w:trPr>
        <w:tc>
          <w:tcPr>
            <w:tcW w:w="1702" w:type="dxa"/>
            <w:vMerge/>
            <w:hideMark/>
          </w:tcPr>
          <w:p w14:paraId="3AC2F96C" w14:textId="77777777" w:rsidR="00826E0C" w:rsidRPr="0010576F" w:rsidRDefault="00826E0C" w:rsidP="00826E0C">
            <w:pPr>
              <w:spacing w:line="360" w:lineRule="auto"/>
              <w:jc w:val="center"/>
              <w:rPr>
                <w:color w:val="1B1B1B"/>
                <w:sz w:val="20"/>
                <w:szCs w:val="20"/>
              </w:rPr>
            </w:pPr>
          </w:p>
        </w:tc>
        <w:tc>
          <w:tcPr>
            <w:tcW w:w="1134" w:type="dxa"/>
            <w:hideMark/>
          </w:tcPr>
          <w:p w14:paraId="64E76964" w14:textId="77777777" w:rsidR="00826E0C" w:rsidRPr="0010576F" w:rsidRDefault="00826E0C" w:rsidP="00826E0C">
            <w:pPr>
              <w:spacing w:line="360" w:lineRule="auto"/>
              <w:jc w:val="center"/>
              <w:rPr>
                <w:color w:val="1B1B1B"/>
                <w:sz w:val="20"/>
                <w:szCs w:val="20"/>
              </w:rPr>
            </w:pPr>
            <w:r w:rsidRPr="0010576F">
              <w:rPr>
                <w:color w:val="1B1B1B"/>
                <w:sz w:val="20"/>
                <w:szCs w:val="20"/>
              </w:rPr>
              <w:t>4RWO</w:t>
            </w:r>
          </w:p>
        </w:tc>
        <w:tc>
          <w:tcPr>
            <w:tcW w:w="850" w:type="dxa"/>
            <w:hideMark/>
          </w:tcPr>
          <w:p w14:paraId="1CC31445" w14:textId="77777777" w:rsidR="00826E0C" w:rsidRPr="0010576F" w:rsidRDefault="00826E0C" w:rsidP="00826E0C">
            <w:pPr>
              <w:spacing w:line="360" w:lineRule="auto"/>
              <w:jc w:val="center"/>
              <w:rPr>
                <w:color w:val="1B1B1B"/>
                <w:sz w:val="20"/>
                <w:szCs w:val="20"/>
              </w:rPr>
            </w:pPr>
            <w:r w:rsidRPr="0010576F">
              <w:rPr>
                <w:color w:val="1B1B1B"/>
                <w:sz w:val="20"/>
                <w:szCs w:val="20"/>
              </w:rPr>
              <w:t>0.665</w:t>
            </w:r>
          </w:p>
        </w:tc>
        <w:tc>
          <w:tcPr>
            <w:tcW w:w="1559" w:type="dxa"/>
            <w:hideMark/>
          </w:tcPr>
          <w:p w14:paraId="02ED66F9" w14:textId="77777777" w:rsidR="00826E0C" w:rsidRPr="0010576F" w:rsidRDefault="00826E0C" w:rsidP="00826E0C">
            <w:pPr>
              <w:spacing w:line="360" w:lineRule="auto"/>
              <w:jc w:val="center"/>
              <w:rPr>
                <w:color w:val="1B1B1B"/>
                <w:sz w:val="20"/>
                <w:szCs w:val="20"/>
              </w:rPr>
            </w:pPr>
            <w:r w:rsidRPr="0010576F">
              <w:rPr>
                <w:color w:val="1B1B1B"/>
                <w:sz w:val="20"/>
                <w:szCs w:val="20"/>
              </w:rPr>
              <w:t>6</w:t>
            </w:r>
          </w:p>
        </w:tc>
        <w:tc>
          <w:tcPr>
            <w:tcW w:w="1418" w:type="dxa"/>
            <w:hideMark/>
          </w:tcPr>
          <w:p w14:paraId="68941201" w14:textId="77777777" w:rsidR="00826E0C" w:rsidRPr="0010576F" w:rsidRDefault="00826E0C" w:rsidP="00826E0C">
            <w:pPr>
              <w:spacing w:line="360" w:lineRule="auto"/>
              <w:jc w:val="center"/>
              <w:rPr>
                <w:color w:val="1B1B1B"/>
                <w:sz w:val="20"/>
                <w:szCs w:val="20"/>
              </w:rPr>
            </w:pPr>
            <w:r w:rsidRPr="0010576F">
              <w:rPr>
                <w:color w:val="1B1B1B"/>
                <w:sz w:val="20"/>
                <w:szCs w:val="20"/>
              </w:rPr>
              <w:t>0.0059</w:t>
            </w:r>
          </w:p>
        </w:tc>
        <w:tc>
          <w:tcPr>
            <w:tcW w:w="1134" w:type="dxa"/>
            <w:hideMark/>
          </w:tcPr>
          <w:p w14:paraId="1383AF5F" w14:textId="77777777" w:rsidR="00826E0C" w:rsidRPr="0010576F" w:rsidRDefault="00826E0C" w:rsidP="00826E0C">
            <w:pPr>
              <w:spacing w:line="360" w:lineRule="auto"/>
              <w:jc w:val="center"/>
              <w:rPr>
                <w:color w:val="1B1B1B"/>
                <w:sz w:val="20"/>
                <w:szCs w:val="20"/>
              </w:rPr>
            </w:pPr>
            <w:r w:rsidRPr="0010576F">
              <w:rPr>
                <w:color w:val="1B1B1B"/>
                <w:sz w:val="20"/>
                <w:szCs w:val="20"/>
              </w:rPr>
              <w:t>0.037</w:t>
            </w:r>
          </w:p>
        </w:tc>
        <w:tc>
          <w:tcPr>
            <w:tcW w:w="1276" w:type="dxa"/>
            <w:hideMark/>
          </w:tcPr>
          <w:p w14:paraId="3DEB956C" w14:textId="77777777" w:rsidR="00826E0C" w:rsidRPr="0010576F" w:rsidRDefault="00826E0C" w:rsidP="00826E0C">
            <w:pPr>
              <w:spacing w:line="360" w:lineRule="auto"/>
              <w:jc w:val="center"/>
              <w:rPr>
                <w:color w:val="1B1B1B"/>
                <w:sz w:val="20"/>
                <w:szCs w:val="20"/>
              </w:rPr>
            </w:pPr>
            <w:r w:rsidRPr="0010576F">
              <w:rPr>
                <w:color w:val="1B1B1B"/>
                <w:sz w:val="20"/>
                <w:szCs w:val="20"/>
              </w:rPr>
              <w:t>4</w:t>
            </w:r>
          </w:p>
        </w:tc>
      </w:tr>
      <w:tr w:rsidR="00826E0C" w:rsidRPr="0010576F" w14:paraId="70A18E2D" w14:textId="77777777" w:rsidTr="00826E0C">
        <w:trPr>
          <w:jc w:val="center"/>
        </w:trPr>
        <w:tc>
          <w:tcPr>
            <w:tcW w:w="1702" w:type="dxa"/>
            <w:vMerge w:val="restart"/>
            <w:hideMark/>
          </w:tcPr>
          <w:p w14:paraId="07F8846D"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NewSpace</w:t>
            </w:r>
            <w:proofErr w:type="spellEnd"/>
            <w:r w:rsidRPr="0010576F">
              <w:rPr>
                <w:color w:val="1B1B1B"/>
                <w:sz w:val="20"/>
                <w:szCs w:val="20"/>
              </w:rPr>
              <w:t xml:space="preserve"> Systems</w:t>
            </w:r>
          </w:p>
        </w:tc>
        <w:tc>
          <w:tcPr>
            <w:tcW w:w="1134" w:type="dxa"/>
            <w:hideMark/>
          </w:tcPr>
          <w:p w14:paraId="63FCFF2B" w14:textId="77777777" w:rsidR="00826E0C" w:rsidRPr="0010576F" w:rsidRDefault="00826E0C" w:rsidP="00826E0C">
            <w:pPr>
              <w:spacing w:line="360" w:lineRule="auto"/>
              <w:jc w:val="center"/>
              <w:rPr>
                <w:color w:val="1B1B1B"/>
                <w:sz w:val="20"/>
                <w:szCs w:val="20"/>
              </w:rPr>
            </w:pPr>
            <w:r w:rsidRPr="0010576F">
              <w:rPr>
                <w:color w:val="1B1B1B"/>
                <w:sz w:val="20"/>
                <w:szCs w:val="20"/>
              </w:rPr>
              <w:t>NRWA-T6</w:t>
            </w:r>
          </w:p>
        </w:tc>
        <w:tc>
          <w:tcPr>
            <w:tcW w:w="850" w:type="dxa"/>
            <w:hideMark/>
          </w:tcPr>
          <w:p w14:paraId="7BD60FF3" w14:textId="77777777" w:rsidR="00826E0C" w:rsidRPr="0010576F" w:rsidRDefault="00826E0C" w:rsidP="00826E0C">
            <w:pPr>
              <w:spacing w:line="360" w:lineRule="auto"/>
              <w:jc w:val="center"/>
              <w:rPr>
                <w:color w:val="1B1B1B"/>
                <w:sz w:val="20"/>
                <w:szCs w:val="20"/>
              </w:rPr>
            </w:pPr>
            <w:r w:rsidRPr="0010576F">
              <w:rPr>
                <w:color w:val="1B1B1B"/>
                <w:sz w:val="20"/>
                <w:szCs w:val="20"/>
              </w:rPr>
              <w:t>&lt;5</w:t>
            </w:r>
          </w:p>
        </w:tc>
        <w:tc>
          <w:tcPr>
            <w:tcW w:w="1559" w:type="dxa"/>
            <w:hideMark/>
          </w:tcPr>
          <w:p w14:paraId="5E2EDCBB" w14:textId="77777777" w:rsidR="00826E0C" w:rsidRPr="0010576F" w:rsidRDefault="00826E0C" w:rsidP="00826E0C">
            <w:pPr>
              <w:spacing w:line="360" w:lineRule="auto"/>
              <w:jc w:val="center"/>
              <w:rPr>
                <w:color w:val="1B1B1B"/>
                <w:sz w:val="20"/>
                <w:szCs w:val="20"/>
              </w:rPr>
            </w:pPr>
            <w:r w:rsidRPr="0010576F">
              <w:rPr>
                <w:color w:val="1B1B1B"/>
                <w:sz w:val="20"/>
                <w:szCs w:val="20"/>
              </w:rPr>
              <w:t>136</w:t>
            </w:r>
          </w:p>
        </w:tc>
        <w:tc>
          <w:tcPr>
            <w:tcW w:w="1418" w:type="dxa"/>
            <w:hideMark/>
          </w:tcPr>
          <w:p w14:paraId="46D6CAB9" w14:textId="77777777" w:rsidR="00826E0C" w:rsidRPr="0010576F" w:rsidRDefault="00826E0C" w:rsidP="00826E0C">
            <w:pPr>
              <w:spacing w:line="360" w:lineRule="auto"/>
              <w:jc w:val="center"/>
              <w:rPr>
                <w:color w:val="1B1B1B"/>
                <w:sz w:val="20"/>
                <w:szCs w:val="20"/>
              </w:rPr>
            </w:pPr>
            <w:r w:rsidRPr="0010576F">
              <w:rPr>
                <w:color w:val="1B1B1B"/>
                <w:sz w:val="20"/>
                <w:szCs w:val="20"/>
              </w:rPr>
              <w:t>0.3</w:t>
            </w:r>
          </w:p>
        </w:tc>
        <w:tc>
          <w:tcPr>
            <w:tcW w:w="1134" w:type="dxa"/>
            <w:hideMark/>
          </w:tcPr>
          <w:p w14:paraId="392BFE6A" w14:textId="77777777" w:rsidR="00826E0C" w:rsidRPr="0010576F" w:rsidRDefault="00826E0C" w:rsidP="00826E0C">
            <w:pPr>
              <w:spacing w:line="360" w:lineRule="auto"/>
              <w:jc w:val="center"/>
              <w:rPr>
                <w:color w:val="1B1B1B"/>
                <w:sz w:val="20"/>
                <w:szCs w:val="20"/>
              </w:rPr>
            </w:pPr>
            <w:r w:rsidRPr="0010576F">
              <w:rPr>
                <w:color w:val="1B1B1B"/>
                <w:sz w:val="20"/>
                <w:szCs w:val="20"/>
              </w:rPr>
              <w:t>0.00783</w:t>
            </w:r>
          </w:p>
        </w:tc>
        <w:tc>
          <w:tcPr>
            <w:tcW w:w="1276" w:type="dxa"/>
            <w:hideMark/>
          </w:tcPr>
          <w:p w14:paraId="67CBEEDD"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1E1AFFEB" w14:textId="77777777" w:rsidTr="00826E0C">
        <w:trPr>
          <w:jc w:val="center"/>
        </w:trPr>
        <w:tc>
          <w:tcPr>
            <w:tcW w:w="1702" w:type="dxa"/>
            <w:vMerge/>
            <w:hideMark/>
          </w:tcPr>
          <w:p w14:paraId="00D85AA0" w14:textId="77777777" w:rsidR="00826E0C" w:rsidRPr="0010576F" w:rsidRDefault="00826E0C" w:rsidP="00826E0C">
            <w:pPr>
              <w:spacing w:line="360" w:lineRule="auto"/>
              <w:jc w:val="center"/>
              <w:rPr>
                <w:color w:val="1B1B1B"/>
                <w:sz w:val="20"/>
                <w:szCs w:val="20"/>
              </w:rPr>
            </w:pPr>
          </w:p>
        </w:tc>
        <w:tc>
          <w:tcPr>
            <w:tcW w:w="1134" w:type="dxa"/>
            <w:hideMark/>
          </w:tcPr>
          <w:p w14:paraId="07194C6C" w14:textId="77777777" w:rsidR="00826E0C" w:rsidRPr="0010576F" w:rsidRDefault="00826E0C" w:rsidP="00826E0C">
            <w:pPr>
              <w:spacing w:line="360" w:lineRule="auto"/>
              <w:jc w:val="center"/>
              <w:rPr>
                <w:color w:val="1B1B1B"/>
                <w:sz w:val="20"/>
                <w:szCs w:val="20"/>
              </w:rPr>
            </w:pPr>
            <w:r w:rsidRPr="0010576F">
              <w:rPr>
                <w:color w:val="1B1B1B"/>
                <w:sz w:val="20"/>
                <w:szCs w:val="20"/>
              </w:rPr>
              <w:t>NRWA-T065</w:t>
            </w:r>
          </w:p>
        </w:tc>
        <w:tc>
          <w:tcPr>
            <w:tcW w:w="850" w:type="dxa"/>
            <w:hideMark/>
          </w:tcPr>
          <w:p w14:paraId="709589B9" w14:textId="77777777" w:rsidR="00826E0C" w:rsidRPr="0010576F" w:rsidRDefault="00826E0C" w:rsidP="00826E0C">
            <w:pPr>
              <w:spacing w:line="360" w:lineRule="auto"/>
              <w:jc w:val="center"/>
              <w:rPr>
                <w:color w:val="1B1B1B"/>
                <w:sz w:val="20"/>
                <w:szCs w:val="20"/>
              </w:rPr>
            </w:pPr>
            <w:r w:rsidRPr="0010576F">
              <w:rPr>
                <w:color w:val="1B1B1B"/>
                <w:sz w:val="20"/>
                <w:szCs w:val="20"/>
              </w:rPr>
              <w:t>1.55</w:t>
            </w:r>
          </w:p>
        </w:tc>
        <w:tc>
          <w:tcPr>
            <w:tcW w:w="1559" w:type="dxa"/>
            <w:hideMark/>
          </w:tcPr>
          <w:p w14:paraId="33D17648" w14:textId="77777777" w:rsidR="00826E0C" w:rsidRPr="0010576F" w:rsidRDefault="00826E0C" w:rsidP="00826E0C">
            <w:pPr>
              <w:spacing w:line="360" w:lineRule="auto"/>
              <w:jc w:val="center"/>
              <w:rPr>
                <w:color w:val="1B1B1B"/>
                <w:sz w:val="20"/>
                <w:szCs w:val="20"/>
              </w:rPr>
            </w:pPr>
            <w:r w:rsidRPr="0010576F">
              <w:rPr>
                <w:color w:val="1B1B1B"/>
                <w:sz w:val="20"/>
                <w:szCs w:val="20"/>
              </w:rPr>
              <w:t>1.7</w:t>
            </w:r>
          </w:p>
        </w:tc>
        <w:tc>
          <w:tcPr>
            <w:tcW w:w="1418" w:type="dxa"/>
            <w:hideMark/>
          </w:tcPr>
          <w:p w14:paraId="05B371F7" w14:textId="77777777" w:rsidR="00826E0C" w:rsidRPr="0010576F" w:rsidRDefault="00826E0C" w:rsidP="00826E0C">
            <w:pPr>
              <w:spacing w:line="360" w:lineRule="auto"/>
              <w:jc w:val="center"/>
              <w:rPr>
                <w:color w:val="1B1B1B"/>
                <w:sz w:val="20"/>
                <w:szCs w:val="20"/>
              </w:rPr>
            </w:pPr>
            <w:r w:rsidRPr="0010576F">
              <w:rPr>
                <w:color w:val="1B1B1B"/>
                <w:sz w:val="20"/>
                <w:szCs w:val="20"/>
              </w:rPr>
              <w:t>0.02</w:t>
            </w:r>
          </w:p>
        </w:tc>
        <w:tc>
          <w:tcPr>
            <w:tcW w:w="1134" w:type="dxa"/>
            <w:hideMark/>
          </w:tcPr>
          <w:p w14:paraId="5027C0FC" w14:textId="77777777" w:rsidR="00826E0C" w:rsidRPr="0010576F" w:rsidRDefault="00826E0C" w:rsidP="00826E0C">
            <w:pPr>
              <w:spacing w:line="360" w:lineRule="auto"/>
              <w:jc w:val="center"/>
              <w:rPr>
                <w:color w:val="1B1B1B"/>
                <w:sz w:val="20"/>
                <w:szCs w:val="20"/>
              </w:rPr>
            </w:pPr>
            <w:r w:rsidRPr="0010576F">
              <w:rPr>
                <w:color w:val="1B1B1B"/>
                <w:sz w:val="20"/>
                <w:szCs w:val="20"/>
              </w:rPr>
              <w:t>0.00094</w:t>
            </w:r>
          </w:p>
        </w:tc>
        <w:tc>
          <w:tcPr>
            <w:tcW w:w="1276" w:type="dxa"/>
            <w:hideMark/>
          </w:tcPr>
          <w:p w14:paraId="20235C7D"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14359B8F" w14:textId="77777777" w:rsidTr="00826E0C">
        <w:trPr>
          <w:jc w:val="center"/>
        </w:trPr>
        <w:tc>
          <w:tcPr>
            <w:tcW w:w="1702" w:type="dxa"/>
            <w:vMerge/>
            <w:hideMark/>
          </w:tcPr>
          <w:p w14:paraId="0CD8A41B" w14:textId="77777777" w:rsidR="00826E0C" w:rsidRPr="0010576F" w:rsidRDefault="00826E0C" w:rsidP="00826E0C">
            <w:pPr>
              <w:spacing w:line="360" w:lineRule="auto"/>
              <w:jc w:val="center"/>
              <w:rPr>
                <w:color w:val="1B1B1B"/>
                <w:sz w:val="20"/>
                <w:szCs w:val="20"/>
              </w:rPr>
            </w:pPr>
          </w:p>
        </w:tc>
        <w:tc>
          <w:tcPr>
            <w:tcW w:w="1134" w:type="dxa"/>
            <w:hideMark/>
          </w:tcPr>
          <w:p w14:paraId="6E1C4917" w14:textId="77777777" w:rsidR="00826E0C" w:rsidRPr="0010576F" w:rsidRDefault="00826E0C" w:rsidP="00826E0C">
            <w:pPr>
              <w:spacing w:line="360" w:lineRule="auto"/>
              <w:jc w:val="center"/>
              <w:rPr>
                <w:color w:val="1B1B1B"/>
                <w:sz w:val="20"/>
                <w:szCs w:val="20"/>
              </w:rPr>
            </w:pPr>
            <w:r w:rsidRPr="0010576F">
              <w:rPr>
                <w:color w:val="1B1B1B"/>
                <w:sz w:val="20"/>
                <w:szCs w:val="20"/>
              </w:rPr>
              <w:t>NRWA-T2</w:t>
            </w:r>
          </w:p>
        </w:tc>
        <w:tc>
          <w:tcPr>
            <w:tcW w:w="850" w:type="dxa"/>
            <w:hideMark/>
          </w:tcPr>
          <w:p w14:paraId="4E2CFAC7" w14:textId="77777777" w:rsidR="00826E0C" w:rsidRPr="0010576F" w:rsidRDefault="00826E0C" w:rsidP="00826E0C">
            <w:pPr>
              <w:spacing w:line="360" w:lineRule="auto"/>
              <w:jc w:val="center"/>
              <w:rPr>
                <w:color w:val="1B1B1B"/>
                <w:sz w:val="20"/>
                <w:szCs w:val="20"/>
              </w:rPr>
            </w:pPr>
            <w:r w:rsidRPr="0010576F">
              <w:rPr>
                <w:color w:val="1B1B1B"/>
                <w:sz w:val="20"/>
                <w:szCs w:val="20"/>
              </w:rPr>
              <w:t>2.8</w:t>
            </w:r>
          </w:p>
        </w:tc>
        <w:tc>
          <w:tcPr>
            <w:tcW w:w="1559" w:type="dxa"/>
            <w:hideMark/>
          </w:tcPr>
          <w:p w14:paraId="2E9D9536" w14:textId="77777777" w:rsidR="00826E0C" w:rsidRPr="0010576F" w:rsidRDefault="00826E0C" w:rsidP="00826E0C">
            <w:pPr>
              <w:spacing w:line="360" w:lineRule="auto"/>
              <w:jc w:val="center"/>
              <w:rPr>
                <w:color w:val="1B1B1B"/>
                <w:sz w:val="20"/>
                <w:szCs w:val="20"/>
              </w:rPr>
            </w:pPr>
            <w:r w:rsidRPr="0010576F">
              <w:rPr>
                <w:color w:val="1B1B1B"/>
                <w:sz w:val="20"/>
                <w:szCs w:val="20"/>
              </w:rPr>
              <w:t>0.4</w:t>
            </w:r>
          </w:p>
        </w:tc>
        <w:tc>
          <w:tcPr>
            <w:tcW w:w="1418" w:type="dxa"/>
            <w:hideMark/>
          </w:tcPr>
          <w:p w14:paraId="6E720830" w14:textId="77777777" w:rsidR="00826E0C" w:rsidRPr="0010576F" w:rsidRDefault="00826E0C" w:rsidP="00826E0C">
            <w:pPr>
              <w:spacing w:line="360" w:lineRule="auto"/>
              <w:jc w:val="center"/>
              <w:rPr>
                <w:color w:val="1B1B1B"/>
                <w:sz w:val="20"/>
                <w:szCs w:val="20"/>
              </w:rPr>
            </w:pPr>
            <w:r w:rsidRPr="0010576F">
              <w:rPr>
                <w:color w:val="1B1B1B"/>
                <w:sz w:val="20"/>
                <w:szCs w:val="20"/>
              </w:rPr>
              <w:t>0.09</w:t>
            </w:r>
          </w:p>
        </w:tc>
        <w:tc>
          <w:tcPr>
            <w:tcW w:w="1134" w:type="dxa"/>
            <w:hideMark/>
          </w:tcPr>
          <w:p w14:paraId="27B115E5" w14:textId="77777777" w:rsidR="00826E0C" w:rsidRPr="0010576F" w:rsidRDefault="00826E0C" w:rsidP="00826E0C">
            <w:pPr>
              <w:spacing w:line="360" w:lineRule="auto"/>
              <w:jc w:val="center"/>
              <w:rPr>
                <w:color w:val="1B1B1B"/>
                <w:sz w:val="20"/>
                <w:szCs w:val="20"/>
              </w:rPr>
            </w:pPr>
            <w:r w:rsidRPr="0010576F">
              <w:rPr>
                <w:color w:val="1B1B1B"/>
                <w:sz w:val="20"/>
                <w:szCs w:val="20"/>
              </w:rPr>
              <w:t>0.00163</w:t>
            </w:r>
          </w:p>
        </w:tc>
        <w:tc>
          <w:tcPr>
            <w:tcW w:w="1276" w:type="dxa"/>
            <w:hideMark/>
          </w:tcPr>
          <w:p w14:paraId="4FA1C0CA"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AFE42EC" w14:textId="77777777" w:rsidTr="00826E0C">
        <w:trPr>
          <w:jc w:val="center"/>
        </w:trPr>
        <w:tc>
          <w:tcPr>
            <w:tcW w:w="1702" w:type="dxa"/>
            <w:vMerge w:val="restart"/>
            <w:hideMark/>
          </w:tcPr>
          <w:p w14:paraId="679D7957"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Rocket</w:t>
            </w:r>
            <w:proofErr w:type="spellEnd"/>
            <w:r w:rsidRPr="0010576F">
              <w:rPr>
                <w:color w:val="1B1B1B"/>
                <w:sz w:val="20"/>
                <w:szCs w:val="20"/>
              </w:rPr>
              <w:t xml:space="preserve"> Lab</w:t>
            </w:r>
          </w:p>
        </w:tc>
        <w:tc>
          <w:tcPr>
            <w:tcW w:w="1134" w:type="dxa"/>
            <w:hideMark/>
          </w:tcPr>
          <w:p w14:paraId="1F44E7E2" w14:textId="77777777" w:rsidR="00826E0C" w:rsidRPr="0010576F" w:rsidRDefault="00826E0C" w:rsidP="00826E0C">
            <w:pPr>
              <w:spacing w:line="360" w:lineRule="auto"/>
              <w:jc w:val="center"/>
              <w:rPr>
                <w:color w:val="1B1B1B"/>
                <w:sz w:val="20"/>
                <w:szCs w:val="20"/>
              </w:rPr>
            </w:pPr>
            <w:r w:rsidRPr="0010576F">
              <w:rPr>
                <w:color w:val="1B1B1B"/>
                <w:sz w:val="20"/>
                <w:szCs w:val="20"/>
              </w:rPr>
              <w:t>RW-0.03</w:t>
            </w:r>
          </w:p>
        </w:tc>
        <w:tc>
          <w:tcPr>
            <w:tcW w:w="850" w:type="dxa"/>
            <w:hideMark/>
          </w:tcPr>
          <w:p w14:paraId="31808472" w14:textId="77777777" w:rsidR="00826E0C" w:rsidRPr="0010576F" w:rsidRDefault="00826E0C" w:rsidP="00826E0C">
            <w:pPr>
              <w:spacing w:line="360" w:lineRule="auto"/>
              <w:jc w:val="center"/>
              <w:rPr>
                <w:color w:val="1B1B1B"/>
                <w:sz w:val="20"/>
                <w:szCs w:val="20"/>
              </w:rPr>
            </w:pPr>
            <w:r w:rsidRPr="0010576F">
              <w:rPr>
                <w:color w:val="1B1B1B"/>
                <w:sz w:val="20"/>
                <w:szCs w:val="20"/>
              </w:rPr>
              <w:t>0.185</w:t>
            </w:r>
          </w:p>
        </w:tc>
        <w:tc>
          <w:tcPr>
            <w:tcW w:w="1559" w:type="dxa"/>
            <w:hideMark/>
          </w:tcPr>
          <w:p w14:paraId="2A65DDDC" w14:textId="77777777" w:rsidR="00826E0C" w:rsidRPr="0010576F" w:rsidRDefault="00826E0C" w:rsidP="00826E0C">
            <w:pPr>
              <w:spacing w:line="360" w:lineRule="auto"/>
              <w:jc w:val="center"/>
              <w:rPr>
                <w:color w:val="1B1B1B"/>
                <w:sz w:val="20"/>
                <w:szCs w:val="20"/>
              </w:rPr>
            </w:pPr>
            <w:r w:rsidRPr="0010576F">
              <w:rPr>
                <w:color w:val="1B1B1B"/>
                <w:sz w:val="20"/>
                <w:szCs w:val="20"/>
              </w:rPr>
              <w:t>1.8</w:t>
            </w:r>
          </w:p>
        </w:tc>
        <w:tc>
          <w:tcPr>
            <w:tcW w:w="1418" w:type="dxa"/>
            <w:hideMark/>
          </w:tcPr>
          <w:p w14:paraId="20FD0F99" w14:textId="77777777" w:rsidR="00826E0C" w:rsidRPr="0010576F" w:rsidRDefault="00826E0C" w:rsidP="00826E0C">
            <w:pPr>
              <w:spacing w:line="360" w:lineRule="auto"/>
              <w:jc w:val="center"/>
              <w:rPr>
                <w:color w:val="1B1B1B"/>
                <w:sz w:val="20"/>
                <w:szCs w:val="20"/>
              </w:rPr>
            </w:pPr>
            <w:r w:rsidRPr="0010576F">
              <w:rPr>
                <w:color w:val="1B1B1B"/>
                <w:sz w:val="20"/>
                <w:szCs w:val="20"/>
              </w:rPr>
              <w:t>0.002</w:t>
            </w:r>
          </w:p>
        </w:tc>
        <w:tc>
          <w:tcPr>
            <w:tcW w:w="1134" w:type="dxa"/>
            <w:hideMark/>
          </w:tcPr>
          <w:p w14:paraId="274C2FC8" w14:textId="77777777" w:rsidR="00826E0C" w:rsidRPr="0010576F" w:rsidRDefault="00826E0C" w:rsidP="00826E0C">
            <w:pPr>
              <w:spacing w:line="360" w:lineRule="auto"/>
              <w:jc w:val="center"/>
              <w:rPr>
                <w:color w:val="1B1B1B"/>
                <w:sz w:val="20"/>
                <w:szCs w:val="20"/>
              </w:rPr>
            </w:pPr>
            <w:r w:rsidRPr="0010576F">
              <w:rPr>
                <w:color w:val="1B1B1B"/>
                <w:sz w:val="20"/>
                <w:szCs w:val="20"/>
              </w:rPr>
              <w:t>0.040</w:t>
            </w:r>
          </w:p>
        </w:tc>
        <w:tc>
          <w:tcPr>
            <w:tcW w:w="1276" w:type="dxa"/>
            <w:hideMark/>
          </w:tcPr>
          <w:p w14:paraId="30D1E546"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4D3CE3A1" w14:textId="77777777" w:rsidTr="00826E0C">
        <w:trPr>
          <w:jc w:val="center"/>
        </w:trPr>
        <w:tc>
          <w:tcPr>
            <w:tcW w:w="1702" w:type="dxa"/>
            <w:vMerge/>
            <w:hideMark/>
          </w:tcPr>
          <w:p w14:paraId="5759FE9F" w14:textId="77777777" w:rsidR="00826E0C" w:rsidRPr="0010576F" w:rsidRDefault="00826E0C" w:rsidP="00826E0C">
            <w:pPr>
              <w:spacing w:line="360" w:lineRule="auto"/>
              <w:jc w:val="center"/>
              <w:rPr>
                <w:color w:val="1B1B1B"/>
                <w:sz w:val="20"/>
                <w:szCs w:val="20"/>
              </w:rPr>
            </w:pPr>
          </w:p>
        </w:tc>
        <w:tc>
          <w:tcPr>
            <w:tcW w:w="1134" w:type="dxa"/>
            <w:hideMark/>
          </w:tcPr>
          <w:p w14:paraId="3289FE04" w14:textId="77777777" w:rsidR="00826E0C" w:rsidRPr="0010576F" w:rsidRDefault="00826E0C" w:rsidP="00826E0C">
            <w:pPr>
              <w:spacing w:line="360" w:lineRule="auto"/>
              <w:jc w:val="center"/>
              <w:rPr>
                <w:color w:val="1B1B1B"/>
                <w:sz w:val="20"/>
                <w:szCs w:val="20"/>
              </w:rPr>
            </w:pPr>
            <w:r w:rsidRPr="0010576F">
              <w:rPr>
                <w:color w:val="1B1B1B"/>
                <w:sz w:val="20"/>
                <w:szCs w:val="20"/>
              </w:rPr>
              <w:t>RW-0.003</w:t>
            </w:r>
          </w:p>
        </w:tc>
        <w:tc>
          <w:tcPr>
            <w:tcW w:w="850" w:type="dxa"/>
            <w:hideMark/>
          </w:tcPr>
          <w:p w14:paraId="72E2BAA3" w14:textId="77777777" w:rsidR="00826E0C" w:rsidRPr="0010576F" w:rsidRDefault="00826E0C" w:rsidP="00826E0C">
            <w:pPr>
              <w:spacing w:line="360" w:lineRule="auto"/>
              <w:jc w:val="center"/>
              <w:rPr>
                <w:color w:val="1B1B1B"/>
                <w:sz w:val="20"/>
                <w:szCs w:val="20"/>
              </w:rPr>
            </w:pPr>
            <w:r w:rsidRPr="0010576F">
              <w:rPr>
                <w:color w:val="1B1B1B"/>
                <w:sz w:val="20"/>
                <w:szCs w:val="20"/>
              </w:rPr>
              <w:t>0.048</w:t>
            </w:r>
          </w:p>
        </w:tc>
        <w:tc>
          <w:tcPr>
            <w:tcW w:w="1559" w:type="dxa"/>
            <w:hideMark/>
          </w:tcPr>
          <w:p w14:paraId="7F1F0196" w14:textId="77777777" w:rsidR="00826E0C" w:rsidRPr="0010576F" w:rsidRDefault="00826E0C" w:rsidP="00826E0C">
            <w:pPr>
              <w:spacing w:line="360" w:lineRule="auto"/>
              <w:jc w:val="center"/>
              <w:rPr>
                <w:color w:val="1B1B1B"/>
                <w:sz w:val="20"/>
                <w:szCs w:val="20"/>
              </w:rPr>
            </w:pPr>
            <w:r w:rsidRPr="0010576F">
              <w:rPr>
                <w:color w:val="1B1B1B"/>
                <w:sz w:val="20"/>
                <w:szCs w:val="20"/>
              </w:rPr>
              <w:t>—</w:t>
            </w:r>
          </w:p>
        </w:tc>
        <w:tc>
          <w:tcPr>
            <w:tcW w:w="1418" w:type="dxa"/>
            <w:hideMark/>
          </w:tcPr>
          <w:p w14:paraId="638CD9CA" w14:textId="77777777" w:rsidR="00826E0C" w:rsidRPr="0010576F" w:rsidRDefault="00826E0C" w:rsidP="00826E0C">
            <w:pPr>
              <w:spacing w:line="360" w:lineRule="auto"/>
              <w:jc w:val="center"/>
              <w:rPr>
                <w:color w:val="1B1B1B"/>
                <w:sz w:val="20"/>
                <w:szCs w:val="20"/>
              </w:rPr>
            </w:pPr>
            <w:r w:rsidRPr="0010576F">
              <w:rPr>
                <w:color w:val="1B1B1B"/>
                <w:sz w:val="20"/>
                <w:szCs w:val="20"/>
              </w:rPr>
              <w:t>0.001</w:t>
            </w:r>
          </w:p>
        </w:tc>
        <w:tc>
          <w:tcPr>
            <w:tcW w:w="1134" w:type="dxa"/>
            <w:hideMark/>
          </w:tcPr>
          <w:p w14:paraId="2D8C15CB" w14:textId="77777777" w:rsidR="00826E0C" w:rsidRPr="0010576F" w:rsidRDefault="00826E0C" w:rsidP="00826E0C">
            <w:pPr>
              <w:spacing w:line="360" w:lineRule="auto"/>
              <w:jc w:val="center"/>
              <w:rPr>
                <w:color w:val="1B1B1B"/>
                <w:sz w:val="20"/>
                <w:szCs w:val="20"/>
              </w:rPr>
            </w:pPr>
            <w:r w:rsidRPr="0010576F">
              <w:rPr>
                <w:color w:val="1B1B1B"/>
                <w:sz w:val="20"/>
                <w:szCs w:val="20"/>
              </w:rPr>
              <w:t>0.005</w:t>
            </w:r>
          </w:p>
        </w:tc>
        <w:tc>
          <w:tcPr>
            <w:tcW w:w="1276" w:type="dxa"/>
            <w:hideMark/>
          </w:tcPr>
          <w:p w14:paraId="722CC670"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23873066" w14:textId="77777777" w:rsidTr="00826E0C">
        <w:trPr>
          <w:jc w:val="center"/>
        </w:trPr>
        <w:tc>
          <w:tcPr>
            <w:tcW w:w="1702" w:type="dxa"/>
            <w:vMerge/>
            <w:hideMark/>
          </w:tcPr>
          <w:p w14:paraId="33F5656A" w14:textId="77777777" w:rsidR="00826E0C" w:rsidRPr="0010576F" w:rsidRDefault="00826E0C" w:rsidP="00826E0C">
            <w:pPr>
              <w:spacing w:line="360" w:lineRule="auto"/>
              <w:jc w:val="center"/>
              <w:rPr>
                <w:color w:val="1B1B1B"/>
                <w:sz w:val="20"/>
                <w:szCs w:val="20"/>
              </w:rPr>
            </w:pPr>
          </w:p>
        </w:tc>
        <w:tc>
          <w:tcPr>
            <w:tcW w:w="1134" w:type="dxa"/>
            <w:hideMark/>
          </w:tcPr>
          <w:p w14:paraId="684069C0" w14:textId="77777777" w:rsidR="00826E0C" w:rsidRPr="0010576F" w:rsidRDefault="00826E0C" w:rsidP="00826E0C">
            <w:pPr>
              <w:spacing w:line="360" w:lineRule="auto"/>
              <w:jc w:val="center"/>
              <w:rPr>
                <w:color w:val="1B1B1B"/>
                <w:sz w:val="20"/>
                <w:szCs w:val="20"/>
              </w:rPr>
            </w:pPr>
            <w:r w:rsidRPr="0010576F">
              <w:rPr>
                <w:color w:val="1B1B1B"/>
                <w:sz w:val="20"/>
                <w:szCs w:val="20"/>
              </w:rPr>
              <w:t>RW-0.01</w:t>
            </w:r>
          </w:p>
        </w:tc>
        <w:tc>
          <w:tcPr>
            <w:tcW w:w="850" w:type="dxa"/>
            <w:hideMark/>
          </w:tcPr>
          <w:p w14:paraId="0A25C737" w14:textId="77777777" w:rsidR="00826E0C" w:rsidRPr="0010576F" w:rsidRDefault="00826E0C" w:rsidP="00826E0C">
            <w:pPr>
              <w:spacing w:line="360" w:lineRule="auto"/>
              <w:jc w:val="center"/>
              <w:rPr>
                <w:color w:val="1B1B1B"/>
                <w:sz w:val="20"/>
                <w:szCs w:val="20"/>
              </w:rPr>
            </w:pPr>
            <w:r w:rsidRPr="0010576F">
              <w:rPr>
                <w:color w:val="1B1B1B"/>
                <w:sz w:val="20"/>
                <w:szCs w:val="20"/>
              </w:rPr>
              <w:t>0.122</w:t>
            </w:r>
          </w:p>
        </w:tc>
        <w:tc>
          <w:tcPr>
            <w:tcW w:w="1559" w:type="dxa"/>
            <w:hideMark/>
          </w:tcPr>
          <w:p w14:paraId="66584200" w14:textId="77777777" w:rsidR="00826E0C" w:rsidRPr="0010576F" w:rsidRDefault="00826E0C" w:rsidP="00826E0C">
            <w:pPr>
              <w:spacing w:line="360" w:lineRule="auto"/>
              <w:jc w:val="center"/>
              <w:rPr>
                <w:color w:val="1B1B1B"/>
                <w:sz w:val="20"/>
                <w:szCs w:val="20"/>
              </w:rPr>
            </w:pPr>
            <w:r w:rsidRPr="0010576F">
              <w:rPr>
                <w:color w:val="1B1B1B"/>
                <w:sz w:val="20"/>
                <w:szCs w:val="20"/>
              </w:rPr>
              <w:t>1.05</w:t>
            </w:r>
          </w:p>
        </w:tc>
        <w:tc>
          <w:tcPr>
            <w:tcW w:w="1418" w:type="dxa"/>
            <w:hideMark/>
          </w:tcPr>
          <w:p w14:paraId="62E8DC9B" w14:textId="77777777" w:rsidR="00826E0C" w:rsidRPr="0010576F" w:rsidRDefault="00826E0C" w:rsidP="00826E0C">
            <w:pPr>
              <w:spacing w:line="360" w:lineRule="auto"/>
              <w:jc w:val="center"/>
              <w:rPr>
                <w:color w:val="1B1B1B"/>
                <w:sz w:val="20"/>
                <w:szCs w:val="20"/>
              </w:rPr>
            </w:pPr>
            <w:r w:rsidRPr="0010576F">
              <w:rPr>
                <w:color w:val="1B1B1B"/>
                <w:sz w:val="20"/>
                <w:szCs w:val="20"/>
              </w:rPr>
              <w:t>0.001</w:t>
            </w:r>
          </w:p>
        </w:tc>
        <w:tc>
          <w:tcPr>
            <w:tcW w:w="1134" w:type="dxa"/>
            <w:hideMark/>
          </w:tcPr>
          <w:p w14:paraId="1A6401A6" w14:textId="77777777" w:rsidR="00826E0C" w:rsidRPr="0010576F" w:rsidRDefault="00826E0C" w:rsidP="00826E0C">
            <w:pPr>
              <w:spacing w:line="360" w:lineRule="auto"/>
              <w:jc w:val="center"/>
              <w:rPr>
                <w:color w:val="1B1B1B"/>
                <w:sz w:val="20"/>
                <w:szCs w:val="20"/>
              </w:rPr>
            </w:pPr>
            <w:r w:rsidRPr="0010576F">
              <w:rPr>
                <w:color w:val="1B1B1B"/>
                <w:sz w:val="20"/>
                <w:szCs w:val="20"/>
              </w:rPr>
              <w:t>0.018</w:t>
            </w:r>
          </w:p>
        </w:tc>
        <w:tc>
          <w:tcPr>
            <w:tcW w:w="1276" w:type="dxa"/>
            <w:hideMark/>
          </w:tcPr>
          <w:p w14:paraId="09A000E5"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391CD767" w14:textId="77777777" w:rsidTr="00826E0C">
        <w:trPr>
          <w:jc w:val="center"/>
        </w:trPr>
        <w:tc>
          <w:tcPr>
            <w:tcW w:w="1702" w:type="dxa"/>
            <w:vMerge/>
            <w:hideMark/>
          </w:tcPr>
          <w:p w14:paraId="14588B1B" w14:textId="77777777" w:rsidR="00826E0C" w:rsidRPr="0010576F" w:rsidRDefault="00826E0C" w:rsidP="00826E0C">
            <w:pPr>
              <w:spacing w:line="360" w:lineRule="auto"/>
              <w:jc w:val="center"/>
              <w:rPr>
                <w:color w:val="1B1B1B"/>
                <w:sz w:val="20"/>
                <w:szCs w:val="20"/>
              </w:rPr>
            </w:pPr>
          </w:p>
        </w:tc>
        <w:tc>
          <w:tcPr>
            <w:tcW w:w="1134" w:type="dxa"/>
            <w:hideMark/>
          </w:tcPr>
          <w:p w14:paraId="23DD3A51" w14:textId="77777777" w:rsidR="00826E0C" w:rsidRPr="0010576F" w:rsidRDefault="00826E0C" w:rsidP="00826E0C">
            <w:pPr>
              <w:spacing w:line="360" w:lineRule="auto"/>
              <w:jc w:val="center"/>
              <w:rPr>
                <w:color w:val="1B1B1B"/>
                <w:sz w:val="20"/>
                <w:szCs w:val="20"/>
              </w:rPr>
            </w:pPr>
            <w:r w:rsidRPr="0010576F">
              <w:rPr>
                <w:color w:val="1B1B1B"/>
                <w:sz w:val="20"/>
                <w:szCs w:val="20"/>
              </w:rPr>
              <w:t>RW3-0.06</w:t>
            </w:r>
          </w:p>
        </w:tc>
        <w:tc>
          <w:tcPr>
            <w:tcW w:w="850" w:type="dxa"/>
            <w:hideMark/>
          </w:tcPr>
          <w:p w14:paraId="7912EF0B" w14:textId="77777777" w:rsidR="00826E0C" w:rsidRPr="0010576F" w:rsidRDefault="00826E0C" w:rsidP="00826E0C">
            <w:pPr>
              <w:spacing w:line="360" w:lineRule="auto"/>
              <w:jc w:val="center"/>
              <w:rPr>
                <w:color w:val="1B1B1B"/>
                <w:sz w:val="20"/>
                <w:szCs w:val="20"/>
              </w:rPr>
            </w:pPr>
            <w:r w:rsidRPr="0010576F">
              <w:rPr>
                <w:color w:val="1B1B1B"/>
                <w:sz w:val="20"/>
                <w:szCs w:val="20"/>
              </w:rPr>
              <w:t>0.235</w:t>
            </w:r>
          </w:p>
        </w:tc>
        <w:tc>
          <w:tcPr>
            <w:tcW w:w="1559" w:type="dxa"/>
            <w:hideMark/>
          </w:tcPr>
          <w:p w14:paraId="66696CFC" w14:textId="77777777" w:rsidR="00826E0C" w:rsidRPr="0010576F" w:rsidRDefault="00826E0C" w:rsidP="00826E0C">
            <w:pPr>
              <w:spacing w:line="360" w:lineRule="auto"/>
              <w:jc w:val="center"/>
              <w:rPr>
                <w:color w:val="1B1B1B"/>
                <w:sz w:val="20"/>
                <w:szCs w:val="20"/>
              </w:rPr>
            </w:pPr>
            <w:r w:rsidRPr="0010576F">
              <w:rPr>
                <w:color w:val="1B1B1B"/>
                <w:sz w:val="20"/>
                <w:szCs w:val="20"/>
              </w:rPr>
              <w:t>23.4</w:t>
            </w:r>
          </w:p>
        </w:tc>
        <w:tc>
          <w:tcPr>
            <w:tcW w:w="1418" w:type="dxa"/>
            <w:hideMark/>
          </w:tcPr>
          <w:p w14:paraId="7586E047" w14:textId="77777777" w:rsidR="00826E0C" w:rsidRPr="0010576F" w:rsidRDefault="00826E0C" w:rsidP="00826E0C">
            <w:pPr>
              <w:spacing w:line="360" w:lineRule="auto"/>
              <w:jc w:val="center"/>
              <w:rPr>
                <w:color w:val="1B1B1B"/>
                <w:sz w:val="20"/>
                <w:szCs w:val="20"/>
              </w:rPr>
            </w:pPr>
            <w:r w:rsidRPr="0010576F">
              <w:rPr>
                <w:color w:val="1B1B1B"/>
                <w:sz w:val="20"/>
                <w:szCs w:val="20"/>
              </w:rPr>
              <w:t>0.020</w:t>
            </w:r>
          </w:p>
        </w:tc>
        <w:tc>
          <w:tcPr>
            <w:tcW w:w="1134" w:type="dxa"/>
            <w:hideMark/>
          </w:tcPr>
          <w:p w14:paraId="5256F0BD" w14:textId="77777777" w:rsidR="00826E0C" w:rsidRPr="0010576F" w:rsidRDefault="00826E0C" w:rsidP="00826E0C">
            <w:pPr>
              <w:spacing w:line="360" w:lineRule="auto"/>
              <w:jc w:val="center"/>
              <w:rPr>
                <w:color w:val="1B1B1B"/>
                <w:sz w:val="20"/>
                <w:szCs w:val="20"/>
              </w:rPr>
            </w:pPr>
            <w:r w:rsidRPr="0010576F">
              <w:rPr>
                <w:color w:val="1B1B1B"/>
                <w:sz w:val="20"/>
                <w:szCs w:val="20"/>
              </w:rPr>
              <w:t>0.180</w:t>
            </w:r>
          </w:p>
        </w:tc>
        <w:tc>
          <w:tcPr>
            <w:tcW w:w="1276" w:type="dxa"/>
            <w:hideMark/>
          </w:tcPr>
          <w:p w14:paraId="6C5E60B1"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49120A4F" w14:textId="77777777" w:rsidTr="00826E0C">
        <w:trPr>
          <w:jc w:val="center"/>
        </w:trPr>
        <w:tc>
          <w:tcPr>
            <w:tcW w:w="1702" w:type="dxa"/>
            <w:vMerge/>
            <w:hideMark/>
          </w:tcPr>
          <w:p w14:paraId="22805546" w14:textId="77777777" w:rsidR="00826E0C" w:rsidRPr="0010576F" w:rsidRDefault="00826E0C" w:rsidP="00826E0C">
            <w:pPr>
              <w:spacing w:line="360" w:lineRule="auto"/>
              <w:jc w:val="center"/>
              <w:rPr>
                <w:color w:val="1B1B1B"/>
                <w:sz w:val="20"/>
                <w:szCs w:val="20"/>
              </w:rPr>
            </w:pPr>
          </w:p>
        </w:tc>
        <w:tc>
          <w:tcPr>
            <w:tcW w:w="1134" w:type="dxa"/>
            <w:hideMark/>
          </w:tcPr>
          <w:p w14:paraId="30542384" w14:textId="77777777" w:rsidR="00826E0C" w:rsidRPr="0010576F" w:rsidRDefault="00826E0C" w:rsidP="00826E0C">
            <w:pPr>
              <w:spacing w:line="360" w:lineRule="auto"/>
              <w:jc w:val="center"/>
              <w:rPr>
                <w:color w:val="1B1B1B"/>
                <w:sz w:val="20"/>
                <w:szCs w:val="20"/>
              </w:rPr>
            </w:pPr>
            <w:r w:rsidRPr="0010576F">
              <w:rPr>
                <w:color w:val="1B1B1B"/>
                <w:sz w:val="20"/>
                <w:szCs w:val="20"/>
              </w:rPr>
              <w:t>RW4-0.2</w:t>
            </w:r>
          </w:p>
        </w:tc>
        <w:tc>
          <w:tcPr>
            <w:tcW w:w="850" w:type="dxa"/>
            <w:hideMark/>
          </w:tcPr>
          <w:p w14:paraId="26E34490" w14:textId="77777777" w:rsidR="00826E0C" w:rsidRPr="0010576F" w:rsidRDefault="00826E0C" w:rsidP="00826E0C">
            <w:pPr>
              <w:spacing w:line="360" w:lineRule="auto"/>
              <w:jc w:val="center"/>
              <w:rPr>
                <w:color w:val="1B1B1B"/>
                <w:sz w:val="20"/>
                <w:szCs w:val="20"/>
              </w:rPr>
            </w:pPr>
            <w:r w:rsidRPr="0010576F">
              <w:rPr>
                <w:color w:val="1B1B1B"/>
                <w:sz w:val="20"/>
                <w:szCs w:val="20"/>
              </w:rPr>
              <w:t>0.6</w:t>
            </w:r>
          </w:p>
        </w:tc>
        <w:tc>
          <w:tcPr>
            <w:tcW w:w="1559" w:type="dxa"/>
            <w:hideMark/>
          </w:tcPr>
          <w:p w14:paraId="77CA1855" w14:textId="77777777" w:rsidR="00826E0C" w:rsidRPr="0010576F" w:rsidRDefault="00826E0C" w:rsidP="00826E0C">
            <w:pPr>
              <w:spacing w:line="360" w:lineRule="auto"/>
              <w:jc w:val="center"/>
              <w:rPr>
                <w:color w:val="1B1B1B"/>
                <w:sz w:val="20"/>
                <w:szCs w:val="20"/>
              </w:rPr>
            </w:pPr>
            <w:r w:rsidRPr="0010576F">
              <w:rPr>
                <w:color w:val="1B1B1B"/>
                <w:sz w:val="20"/>
                <w:szCs w:val="20"/>
              </w:rPr>
              <w:t>—</w:t>
            </w:r>
          </w:p>
        </w:tc>
        <w:tc>
          <w:tcPr>
            <w:tcW w:w="1418" w:type="dxa"/>
            <w:hideMark/>
          </w:tcPr>
          <w:p w14:paraId="1F1474C9"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134" w:type="dxa"/>
            <w:hideMark/>
          </w:tcPr>
          <w:p w14:paraId="6ED0F8E4" w14:textId="77777777" w:rsidR="00826E0C" w:rsidRPr="0010576F" w:rsidRDefault="00826E0C" w:rsidP="00826E0C">
            <w:pPr>
              <w:spacing w:line="360" w:lineRule="auto"/>
              <w:jc w:val="center"/>
              <w:rPr>
                <w:color w:val="1B1B1B"/>
                <w:sz w:val="20"/>
                <w:szCs w:val="20"/>
              </w:rPr>
            </w:pPr>
            <w:r w:rsidRPr="0010576F">
              <w:rPr>
                <w:color w:val="1B1B1B"/>
                <w:sz w:val="20"/>
                <w:szCs w:val="20"/>
              </w:rPr>
              <w:t>0.2</w:t>
            </w:r>
          </w:p>
        </w:tc>
        <w:tc>
          <w:tcPr>
            <w:tcW w:w="1276" w:type="dxa"/>
            <w:hideMark/>
          </w:tcPr>
          <w:p w14:paraId="61E933AB"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2F11EE6C" w14:textId="77777777" w:rsidTr="00826E0C">
        <w:trPr>
          <w:jc w:val="center"/>
        </w:trPr>
        <w:tc>
          <w:tcPr>
            <w:tcW w:w="1702" w:type="dxa"/>
            <w:vMerge/>
            <w:hideMark/>
          </w:tcPr>
          <w:p w14:paraId="542264F8" w14:textId="77777777" w:rsidR="00826E0C" w:rsidRPr="0010576F" w:rsidRDefault="00826E0C" w:rsidP="00826E0C">
            <w:pPr>
              <w:spacing w:line="360" w:lineRule="auto"/>
              <w:jc w:val="center"/>
              <w:rPr>
                <w:color w:val="1B1B1B"/>
                <w:sz w:val="20"/>
                <w:szCs w:val="20"/>
              </w:rPr>
            </w:pPr>
          </w:p>
        </w:tc>
        <w:tc>
          <w:tcPr>
            <w:tcW w:w="1134" w:type="dxa"/>
            <w:hideMark/>
          </w:tcPr>
          <w:p w14:paraId="468869FE" w14:textId="77777777" w:rsidR="00826E0C" w:rsidRPr="0010576F" w:rsidRDefault="00826E0C" w:rsidP="00826E0C">
            <w:pPr>
              <w:spacing w:line="360" w:lineRule="auto"/>
              <w:jc w:val="center"/>
              <w:rPr>
                <w:color w:val="1B1B1B"/>
                <w:sz w:val="20"/>
                <w:szCs w:val="20"/>
              </w:rPr>
            </w:pPr>
            <w:r w:rsidRPr="0010576F">
              <w:rPr>
                <w:color w:val="1B1B1B"/>
                <w:sz w:val="20"/>
                <w:szCs w:val="20"/>
              </w:rPr>
              <w:t>RW4-0.4</w:t>
            </w:r>
          </w:p>
        </w:tc>
        <w:tc>
          <w:tcPr>
            <w:tcW w:w="850" w:type="dxa"/>
            <w:hideMark/>
          </w:tcPr>
          <w:p w14:paraId="7A56FE53" w14:textId="77777777" w:rsidR="00826E0C" w:rsidRPr="0010576F" w:rsidRDefault="00826E0C" w:rsidP="00826E0C">
            <w:pPr>
              <w:spacing w:line="360" w:lineRule="auto"/>
              <w:jc w:val="center"/>
              <w:rPr>
                <w:color w:val="1B1B1B"/>
                <w:sz w:val="20"/>
                <w:szCs w:val="20"/>
              </w:rPr>
            </w:pPr>
            <w:r w:rsidRPr="0010576F">
              <w:rPr>
                <w:color w:val="1B1B1B"/>
                <w:sz w:val="20"/>
                <w:szCs w:val="20"/>
              </w:rPr>
              <w:t>0.77</w:t>
            </w:r>
          </w:p>
        </w:tc>
        <w:tc>
          <w:tcPr>
            <w:tcW w:w="1559" w:type="dxa"/>
            <w:hideMark/>
          </w:tcPr>
          <w:p w14:paraId="7667BA2C" w14:textId="77777777" w:rsidR="00826E0C" w:rsidRPr="0010576F" w:rsidRDefault="00826E0C" w:rsidP="00826E0C">
            <w:pPr>
              <w:spacing w:line="360" w:lineRule="auto"/>
              <w:jc w:val="center"/>
              <w:rPr>
                <w:color w:val="1B1B1B"/>
                <w:sz w:val="20"/>
                <w:szCs w:val="20"/>
              </w:rPr>
            </w:pPr>
            <w:r w:rsidRPr="0010576F">
              <w:rPr>
                <w:color w:val="1B1B1B"/>
                <w:sz w:val="20"/>
                <w:szCs w:val="20"/>
              </w:rPr>
              <w:t>—</w:t>
            </w:r>
          </w:p>
        </w:tc>
        <w:tc>
          <w:tcPr>
            <w:tcW w:w="1418" w:type="dxa"/>
            <w:hideMark/>
          </w:tcPr>
          <w:p w14:paraId="045E2C4A"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134" w:type="dxa"/>
            <w:hideMark/>
          </w:tcPr>
          <w:p w14:paraId="2BD5C191" w14:textId="77777777" w:rsidR="00826E0C" w:rsidRPr="0010576F" w:rsidRDefault="00826E0C" w:rsidP="00826E0C">
            <w:pPr>
              <w:spacing w:line="360" w:lineRule="auto"/>
              <w:jc w:val="center"/>
              <w:rPr>
                <w:color w:val="1B1B1B"/>
                <w:sz w:val="20"/>
                <w:szCs w:val="20"/>
              </w:rPr>
            </w:pPr>
            <w:r w:rsidRPr="0010576F">
              <w:rPr>
                <w:color w:val="1B1B1B"/>
                <w:sz w:val="20"/>
                <w:szCs w:val="20"/>
              </w:rPr>
              <w:t>0.4</w:t>
            </w:r>
          </w:p>
        </w:tc>
        <w:tc>
          <w:tcPr>
            <w:tcW w:w="1276" w:type="dxa"/>
            <w:hideMark/>
          </w:tcPr>
          <w:p w14:paraId="426F915F"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4F2F8252" w14:textId="77777777" w:rsidTr="00826E0C">
        <w:trPr>
          <w:jc w:val="center"/>
        </w:trPr>
        <w:tc>
          <w:tcPr>
            <w:tcW w:w="1702" w:type="dxa"/>
            <w:vMerge/>
            <w:hideMark/>
          </w:tcPr>
          <w:p w14:paraId="5DF46C31" w14:textId="77777777" w:rsidR="00826E0C" w:rsidRPr="0010576F" w:rsidRDefault="00826E0C" w:rsidP="00826E0C">
            <w:pPr>
              <w:spacing w:line="360" w:lineRule="auto"/>
              <w:jc w:val="center"/>
              <w:rPr>
                <w:color w:val="1B1B1B"/>
                <w:sz w:val="20"/>
                <w:szCs w:val="20"/>
              </w:rPr>
            </w:pPr>
          </w:p>
        </w:tc>
        <w:tc>
          <w:tcPr>
            <w:tcW w:w="1134" w:type="dxa"/>
            <w:hideMark/>
          </w:tcPr>
          <w:p w14:paraId="04E76E2B" w14:textId="77777777" w:rsidR="00826E0C" w:rsidRPr="0010576F" w:rsidRDefault="00826E0C" w:rsidP="00826E0C">
            <w:pPr>
              <w:spacing w:line="360" w:lineRule="auto"/>
              <w:jc w:val="center"/>
              <w:rPr>
                <w:color w:val="1B1B1B"/>
                <w:sz w:val="20"/>
                <w:szCs w:val="20"/>
              </w:rPr>
            </w:pPr>
            <w:r w:rsidRPr="0010576F">
              <w:rPr>
                <w:color w:val="1B1B1B"/>
                <w:sz w:val="20"/>
                <w:szCs w:val="20"/>
              </w:rPr>
              <w:t>RW4-1.0</w:t>
            </w:r>
          </w:p>
        </w:tc>
        <w:tc>
          <w:tcPr>
            <w:tcW w:w="850" w:type="dxa"/>
            <w:hideMark/>
          </w:tcPr>
          <w:p w14:paraId="3D7A1D58" w14:textId="77777777" w:rsidR="00826E0C" w:rsidRPr="0010576F" w:rsidRDefault="00826E0C" w:rsidP="00826E0C">
            <w:pPr>
              <w:spacing w:line="360" w:lineRule="auto"/>
              <w:jc w:val="center"/>
              <w:rPr>
                <w:color w:val="1B1B1B"/>
                <w:sz w:val="20"/>
                <w:szCs w:val="20"/>
              </w:rPr>
            </w:pPr>
            <w:r w:rsidRPr="0010576F">
              <w:rPr>
                <w:color w:val="1B1B1B"/>
                <w:sz w:val="20"/>
                <w:szCs w:val="20"/>
              </w:rPr>
              <w:t>1.38</w:t>
            </w:r>
          </w:p>
        </w:tc>
        <w:tc>
          <w:tcPr>
            <w:tcW w:w="1559" w:type="dxa"/>
            <w:hideMark/>
          </w:tcPr>
          <w:p w14:paraId="10C49BE1" w14:textId="77777777" w:rsidR="00826E0C" w:rsidRPr="0010576F" w:rsidRDefault="00826E0C" w:rsidP="00826E0C">
            <w:pPr>
              <w:spacing w:line="360" w:lineRule="auto"/>
              <w:jc w:val="center"/>
              <w:rPr>
                <w:color w:val="1B1B1B"/>
                <w:sz w:val="20"/>
                <w:szCs w:val="20"/>
              </w:rPr>
            </w:pPr>
            <w:r w:rsidRPr="0010576F">
              <w:rPr>
                <w:color w:val="1B1B1B"/>
                <w:sz w:val="20"/>
                <w:szCs w:val="20"/>
              </w:rPr>
              <w:t>43</w:t>
            </w:r>
          </w:p>
        </w:tc>
        <w:tc>
          <w:tcPr>
            <w:tcW w:w="1418" w:type="dxa"/>
            <w:hideMark/>
          </w:tcPr>
          <w:p w14:paraId="619CB139"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134" w:type="dxa"/>
            <w:hideMark/>
          </w:tcPr>
          <w:p w14:paraId="5347B12C"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276" w:type="dxa"/>
            <w:hideMark/>
          </w:tcPr>
          <w:p w14:paraId="0064BA2F"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46EC07DB" w14:textId="77777777" w:rsidTr="00826E0C">
        <w:trPr>
          <w:jc w:val="center"/>
        </w:trPr>
        <w:tc>
          <w:tcPr>
            <w:tcW w:w="1702" w:type="dxa"/>
            <w:vMerge w:val="restart"/>
            <w:hideMark/>
          </w:tcPr>
          <w:p w14:paraId="6CA76F89" w14:textId="77777777" w:rsidR="00826E0C" w:rsidRPr="0010576F" w:rsidRDefault="00826E0C" w:rsidP="00826E0C">
            <w:pPr>
              <w:spacing w:line="360" w:lineRule="auto"/>
              <w:jc w:val="center"/>
              <w:rPr>
                <w:color w:val="1B1B1B"/>
                <w:sz w:val="20"/>
                <w:szCs w:val="20"/>
              </w:rPr>
            </w:pPr>
            <w:proofErr w:type="spellStart"/>
            <w:r w:rsidRPr="0010576F">
              <w:rPr>
                <w:color w:val="1B1B1B"/>
                <w:sz w:val="20"/>
                <w:szCs w:val="20"/>
              </w:rPr>
              <w:t>Vectronic</w:t>
            </w:r>
            <w:proofErr w:type="spellEnd"/>
            <w:r w:rsidRPr="0010576F">
              <w:rPr>
                <w:color w:val="1B1B1B"/>
                <w:sz w:val="20"/>
                <w:szCs w:val="20"/>
              </w:rPr>
              <w:t xml:space="preserve"> Aerospace</w:t>
            </w:r>
          </w:p>
        </w:tc>
        <w:tc>
          <w:tcPr>
            <w:tcW w:w="1134" w:type="dxa"/>
            <w:hideMark/>
          </w:tcPr>
          <w:p w14:paraId="6E6EBC40" w14:textId="77777777" w:rsidR="00826E0C" w:rsidRPr="0010576F" w:rsidRDefault="00826E0C" w:rsidP="00826E0C">
            <w:pPr>
              <w:spacing w:line="360" w:lineRule="auto"/>
              <w:jc w:val="center"/>
              <w:rPr>
                <w:color w:val="1B1B1B"/>
                <w:sz w:val="20"/>
                <w:szCs w:val="20"/>
              </w:rPr>
            </w:pPr>
            <w:r w:rsidRPr="0010576F">
              <w:rPr>
                <w:color w:val="1B1B1B"/>
                <w:sz w:val="20"/>
                <w:szCs w:val="20"/>
              </w:rPr>
              <w:t>VRW-A-1</w:t>
            </w:r>
          </w:p>
        </w:tc>
        <w:tc>
          <w:tcPr>
            <w:tcW w:w="850" w:type="dxa"/>
            <w:hideMark/>
          </w:tcPr>
          <w:p w14:paraId="2938C93B" w14:textId="77777777" w:rsidR="00826E0C" w:rsidRPr="0010576F" w:rsidRDefault="00826E0C" w:rsidP="00826E0C">
            <w:pPr>
              <w:spacing w:line="360" w:lineRule="auto"/>
              <w:jc w:val="center"/>
              <w:rPr>
                <w:color w:val="1B1B1B"/>
                <w:sz w:val="20"/>
                <w:szCs w:val="20"/>
              </w:rPr>
            </w:pPr>
            <w:r w:rsidRPr="0010576F">
              <w:rPr>
                <w:color w:val="1B1B1B"/>
                <w:sz w:val="20"/>
                <w:szCs w:val="20"/>
              </w:rPr>
              <w:t>1.90</w:t>
            </w:r>
          </w:p>
        </w:tc>
        <w:tc>
          <w:tcPr>
            <w:tcW w:w="1559" w:type="dxa"/>
            <w:hideMark/>
          </w:tcPr>
          <w:p w14:paraId="028C9828" w14:textId="77777777" w:rsidR="00826E0C" w:rsidRPr="0010576F" w:rsidRDefault="00826E0C" w:rsidP="00826E0C">
            <w:pPr>
              <w:spacing w:line="360" w:lineRule="auto"/>
              <w:jc w:val="center"/>
              <w:rPr>
                <w:color w:val="1B1B1B"/>
                <w:sz w:val="20"/>
                <w:szCs w:val="20"/>
              </w:rPr>
            </w:pPr>
            <w:r w:rsidRPr="0010576F">
              <w:rPr>
                <w:color w:val="1B1B1B"/>
                <w:sz w:val="20"/>
                <w:szCs w:val="20"/>
              </w:rPr>
              <w:t>110</w:t>
            </w:r>
          </w:p>
        </w:tc>
        <w:tc>
          <w:tcPr>
            <w:tcW w:w="1418" w:type="dxa"/>
            <w:hideMark/>
          </w:tcPr>
          <w:p w14:paraId="66B5E117" w14:textId="77777777" w:rsidR="00826E0C" w:rsidRPr="0010576F" w:rsidRDefault="00826E0C" w:rsidP="00826E0C">
            <w:pPr>
              <w:spacing w:line="360" w:lineRule="auto"/>
              <w:jc w:val="center"/>
              <w:rPr>
                <w:color w:val="1B1B1B"/>
                <w:sz w:val="20"/>
                <w:szCs w:val="20"/>
              </w:rPr>
            </w:pPr>
            <w:r w:rsidRPr="0010576F">
              <w:rPr>
                <w:color w:val="1B1B1B"/>
                <w:sz w:val="20"/>
                <w:szCs w:val="20"/>
              </w:rPr>
              <w:t>0.090</w:t>
            </w:r>
          </w:p>
        </w:tc>
        <w:tc>
          <w:tcPr>
            <w:tcW w:w="1134" w:type="dxa"/>
            <w:hideMark/>
          </w:tcPr>
          <w:p w14:paraId="6A890FCA" w14:textId="77777777" w:rsidR="00826E0C" w:rsidRPr="0010576F" w:rsidRDefault="00826E0C" w:rsidP="00826E0C">
            <w:pPr>
              <w:spacing w:line="360" w:lineRule="auto"/>
              <w:jc w:val="center"/>
              <w:rPr>
                <w:color w:val="1B1B1B"/>
                <w:sz w:val="20"/>
                <w:szCs w:val="20"/>
              </w:rPr>
            </w:pPr>
            <w:r w:rsidRPr="0010576F">
              <w:rPr>
                <w:color w:val="1B1B1B"/>
                <w:sz w:val="20"/>
                <w:szCs w:val="20"/>
              </w:rPr>
              <w:t>6.000</w:t>
            </w:r>
          </w:p>
        </w:tc>
        <w:tc>
          <w:tcPr>
            <w:tcW w:w="1276" w:type="dxa"/>
            <w:hideMark/>
          </w:tcPr>
          <w:p w14:paraId="272FA076"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6257AE0" w14:textId="77777777" w:rsidTr="00826E0C">
        <w:trPr>
          <w:jc w:val="center"/>
        </w:trPr>
        <w:tc>
          <w:tcPr>
            <w:tcW w:w="1702" w:type="dxa"/>
            <w:vMerge/>
            <w:hideMark/>
          </w:tcPr>
          <w:p w14:paraId="67F6253D" w14:textId="77777777" w:rsidR="00826E0C" w:rsidRPr="0010576F" w:rsidRDefault="00826E0C" w:rsidP="00826E0C">
            <w:pPr>
              <w:spacing w:line="360" w:lineRule="auto"/>
              <w:jc w:val="center"/>
              <w:rPr>
                <w:color w:val="1B1B1B"/>
                <w:sz w:val="20"/>
                <w:szCs w:val="20"/>
              </w:rPr>
            </w:pPr>
          </w:p>
        </w:tc>
        <w:tc>
          <w:tcPr>
            <w:tcW w:w="1134" w:type="dxa"/>
            <w:hideMark/>
          </w:tcPr>
          <w:p w14:paraId="68FF7657" w14:textId="77777777" w:rsidR="00826E0C" w:rsidRPr="0010576F" w:rsidRDefault="00826E0C" w:rsidP="00826E0C">
            <w:pPr>
              <w:spacing w:line="360" w:lineRule="auto"/>
              <w:jc w:val="center"/>
              <w:rPr>
                <w:color w:val="1B1B1B"/>
                <w:sz w:val="20"/>
                <w:szCs w:val="20"/>
              </w:rPr>
            </w:pPr>
            <w:r w:rsidRPr="0010576F">
              <w:rPr>
                <w:color w:val="1B1B1B"/>
                <w:sz w:val="20"/>
                <w:szCs w:val="20"/>
              </w:rPr>
              <w:t>VRW-B-2</w:t>
            </w:r>
          </w:p>
        </w:tc>
        <w:tc>
          <w:tcPr>
            <w:tcW w:w="850" w:type="dxa"/>
            <w:hideMark/>
          </w:tcPr>
          <w:p w14:paraId="2B6BD800" w14:textId="77777777" w:rsidR="00826E0C" w:rsidRPr="0010576F" w:rsidRDefault="00826E0C" w:rsidP="00826E0C">
            <w:pPr>
              <w:spacing w:line="360" w:lineRule="auto"/>
              <w:jc w:val="center"/>
              <w:rPr>
                <w:color w:val="1B1B1B"/>
                <w:sz w:val="20"/>
                <w:szCs w:val="20"/>
              </w:rPr>
            </w:pPr>
            <w:r w:rsidRPr="0010576F">
              <w:rPr>
                <w:color w:val="1B1B1B"/>
                <w:sz w:val="20"/>
                <w:szCs w:val="20"/>
              </w:rPr>
              <w:t>1.00</w:t>
            </w:r>
          </w:p>
        </w:tc>
        <w:tc>
          <w:tcPr>
            <w:tcW w:w="1559" w:type="dxa"/>
            <w:hideMark/>
          </w:tcPr>
          <w:p w14:paraId="634A3D28" w14:textId="77777777" w:rsidR="00826E0C" w:rsidRPr="0010576F" w:rsidRDefault="00826E0C" w:rsidP="00826E0C">
            <w:pPr>
              <w:spacing w:line="360" w:lineRule="auto"/>
              <w:jc w:val="center"/>
              <w:rPr>
                <w:color w:val="1B1B1B"/>
                <w:sz w:val="20"/>
                <w:szCs w:val="20"/>
              </w:rPr>
            </w:pPr>
            <w:r w:rsidRPr="0010576F">
              <w:rPr>
                <w:color w:val="1B1B1B"/>
                <w:sz w:val="20"/>
                <w:szCs w:val="20"/>
              </w:rPr>
              <w:t>45</w:t>
            </w:r>
          </w:p>
        </w:tc>
        <w:tc>
          <w:tcPr>
            <w:tcW w:w="1418" w:type="dxa"/>
            <w:hideMark/>
          </w:tcPr>
          <w:p w14:paraId="32191A79" w14:textId="77777777" w:rsidR="00826E0C" w:rsidRPr="0010576F" w:rsidRDefault="00826E0C" w:rsidP="00826E0C">
            <w:pPr>
              <w:spacing w:line="360" w:lineRule="auto"/>
              <w:jc w:val="center"/>
              <w:rPr>
                <w:color w:val="1B1B1B"/>
                <w:sz w:val="20"/>
                <w:szCs w:val="20"/>
              </w:rPr>
            </w:pPr>
            <w:r w:rsidRPr="0010576F">
              <w:rPr>
                <w:color w:val="1B1B1B"/>
                <w:sz w:val="20"/>
                <w:szCs w:val="20"/>
              </w:rPr>
              <w:t>0.020</w:t>
            </w:r>
          </w:p>
        </w:tc>
        <w:tc>
          <w:tcPr>
            <w:tcW w:w="1134" w:type="dxa"/>
            <w:hideMark/>
          </w:tcPr>
          <w:p w14:paraId="08195FDD" w14:textId="77777777" w:rsidR="00826E0C" w:rsidRPr="0010576F" w:rsidRDefault="00826E0C" w:rsidP="00826E0C">
            <w:pPr>
              <w:spacing w:line="360" w:lineRule="auto"/>
              <w:jc w:val="center"/>
              <w:rPr>
                <w:color w:val="1B1B1B"/>
                <w:sz w:val="20"/>
                <w:szCs w:val="20"/>
              </w:rPr>
            </w:pPr>
            <w:r w:rsidRPr="0010576F">
              <w:rPr>
                <w:color w:val="1B1B1B"/>
                <w:sz w:val="20"/>
                <w:szCs w:val="20"/>
              </w:rPr>
              <w:t>0.200</w:t>
            </w:r>
          </w:p>
        </w:tc>
        <w:tc>
          <w:tcPr>
            <w:tcW w:w="1276" w:type="dxa"/>
            <w:hideMark/>
          </w:tcPr>
          <w:p w14:paraId="507F54D6"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1E53EDDB" w14:textId="77777777" w:rsidTr="00826E0C">
        <w:trPr>
          <w:jc w:val="center"/>
        </w:trPr>
        <w:tc>
          <w:tcPr>
            <w:tcW w:w="1702" w:type="dxa"/>
            <w:vMerge/>
            <w:hideMark/>
          </w:tcPr>
          <w:p w14:paraId="66E78B9C" w14:textId="77777777" w:rsidR="00826E0C" w:rsidRPr="0010576F" w:rsidRDefault="00826E0C" w:rsidP="00826E0C">
            <w:pPr>
              <w:spacing w:line="360" w:lineRule="auto"/>
              <w:jc w:val="center"/>
              <w:rPr>
                <w:color w:val="1B1B1B"/>
                <w:sz w:val="20"/>
                <w:szCs w:val="20"/>
              </w:rPr>
            </w:pPr>
          </w:p>
        </w:tc>
        <w:tc>
          <w:tcPr>
            <w:tcW w:w="1134" w:type="dxa"/>
            <w:hideMark/>
          </w:tcPr>
          <w:p w14:paraId="5BE3CE44" w14:textId="77777777" w:rsidR="00826E0C" w:rsidRPr="0010576F" w:rsidRDefault="00826E0C" w:rsidP="00826E0C">
            <w:pPr>
              <w:spacing w:line="360" w:lineRule="auto"/>
              <w:jc w:val="center"/>
              <w:rPr>
                <w:color w:val="1B1B1B"/>
                <w:sz w:val="20"/>
                <w:szCs w:val="20"/>
              </w:rPr>
            </w:pPr>
            <w:r w:rsidRPr="0010576F">
              <w:rPr>
                <w:color w:val="1B1B1B"/>
                <w:sz w:val="20"/>
                <w:szCs w:val="20"/>
              </w:rPr>
              <w:t>VRW-C-1</w:t>
            </w:r>
          </w:p>
        </w:tc>
        <w:tc>
          <w:tcPr>
            <w:tcW w:w="850" w:type="dxa"/>
            <w:hideMark/>
          </w:tcPr>
          <w:p w14:paraId="4D6CE470" w14:textId="77777777" w:rsidR="00826E0C" w:rsidRPr="0010576F" w:rsidRDefault="00826E0C" w:rsidP="00826E0C">
            <w:pPr>
              <w:spacing w:line="360" w:lineRule="auto"/>
              <w:jc w:val="center"/>
              <w:rPr>
                <w:color w:val="1B1B1B"/>
                <w:sz w:val="20"/>
                <w:szCs w:val="20"/>
              </w:rPr>
            </w:pPr>
            <w:r w:rsidRPr="0010576F">
              <w:rPr>
                <w:color w:val="1B1B1B"/>
                <w:sz w:val="20"/>
                <w:szCs w:val="20"/>
              </w:rPr>
              <w:t>2.3</w:t>
            </w:r>
          </w:p>
        </w:tc>
        <w:tc>
          <w:tcPr>
            <w:tcW w:w="1559" w:type="dxa"/>
            <w:hideMark/>
          </w:tcPr>
          <w:p w14:paraId="65847F71" w14:textId="77777777" w:rsidR="00826E0C" w:rsidRPr="0010576F" w:rsidRDefault="00826E0C" w:rsidP="00826E0C">
            <w:pPr>
              <w:spacing w:line="360" w:lineRule="auto"/>
              <w:jc w:val="center"/>
              <w:rPr>
                <w:color w:val="1B1B1B"/>
                <w:sz w:val="20"/>
                <w:szCs w:val="20"/>
              </w:rPr>
            </w:pPr>
            <w:r w:rsidRPr="0010576F">
              <w:rPr>
                <w:color w:val="1B1B1B"/>
                <w:sz w:val="20"/>
                <w:szCs w:val="20"/>
              </w:rPr>
              <w:t>45</w:t>
            </w:r>
          </w:p>
        </w:tc>
        <w:tc>
          <w:tcPr>
            <w:tcW w:w="1418" w:type="dxa"/>
            <w:hideMark/>
          </w:tcPr>
          <w:p w14:paraId="2719FB54" w14:textId="77777777" w:rsidR="00826E0C" w:rsidRPr="0010576F" w:rsidRDefault="00826E0C" w:rsidP="00826E0C">
            <w:pPr>
              <w:spacing w:line="360" w:lineRule="auto"/>
              <w:jc w:val="center"/>
              <w:rPr>
                <w:color w:val="1B1B1B"/>
                <w:sz w:val="20"/>
                <w:szCs w:val="20"/>
              </w:rPr>
            </w:pPr>
            <w:r w:rsidRPr="0010576F">
              <w:rPr>
                <w:color w:val="1B1B1B"/>
                <w:sz w:val="20"/>
                <w:szCs w:val="20"/>
              </w:rPr>
              <w:t>0.020</w:t>
            </w:r>
          </w:p>
        </w:tc>
        <w:tc>
          <w:tcPr>
            <w:tcW w:w="1134" w:type="dxa"/>
            <w:hideMark/>
          </w:tcPr>
          <w:p w14:paraId="2ACB80DC" w14:textId="77777777" w:rsidR="00826E0C" w:rsidRPr="0010576F" w:rsidRDefault="00826E0C" w:rsidP="00826E0C">
            <w:pPr>
              <w:spacing w:line="360" w:lineRule="auto"/>
              <w:jc w:val="center"/>
              <w:rPr>
                <w:color w:val="1B1B1B"/>
                <w:sz w:val="20"/>
                <w:szCs w:val="20"/>
              </w:rPr>
            </w:pPr>
            <w:r w:rsidRPr="0010576F">
              <w:rPr>
                <w:color w:val="1B1B1B"/>
                <w:sz w:val="20"/>
                <w:szCs w:val="20"/>
              </w:rPr>
              <w:t>1.20</w:t>
            </w:r>
          </w:p>
        </w:tc>
        <w:tc>
          <w:tcPr>
            <w:tcW w:w="1276" w:type="dxa"/>
            <w:hideMark/>
          </w:tcPr>
          <w:p w14:paraId="5C1B4C5D"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1548E636" w14:textId="77777777" w:rsidTr="00826E0C">
        <w:trPr>
          <w:jc w:val="center"/>
        </w:trPr>
        <w:tc>
          <w:tcPr>
            <w:tcW w:w="1702" w:type="dxa"/>
            <w:vMerge/>
            <w:hideMark/>
          </w:tcPr>
          <w:p w14:paraId="14D89DD0" w14:textId="77777777" w:rsidR="00826E0C" w:rsidRPr="0010576F" w:rsidRDefault="00826E0C" w:rsidP="00826E0C">
            <w:pPr>
              <w:spacing w:line="360" w:lineRule="auto"/>
              <w:jc w:val="center"/>
              <w:rPr>
                <w:color w:val="1B1B1B"/>
                <w:sz w:val="20"/>
                <w:szCs w:val="20"/>
              </w:rPr>
            </w:pPr>
          </w:p>
        </w:tc>
        <w:tc>
          <w:tcPr>
            <w:tcW w:w="1134" w:type="dxa"/>
            <w:hideMark/>
          </w:tcPr>
          <w:p w14:paraId="552AF154" w14:textId="77777777" w:rsidR="00826E0C" w:rsidRPr="0010576F" w:rsidRDefault="00826E0C" w:rsidP="00826E0C">
            <w:pPr>
              <w:spacing w:line="360" w:lineRule="auto"/>
              <w:jc w:val="center"/>
              <w:rPr>
                <w:color w:val="1B1B1B"/>
                <w:sz w:val="20"/>
                <w:szCs w:val="20"/>
              </w:rPr>
            </w:pPr>
            <w:r w:rsidRPr="0010576F">
              <w:rPr>
                <w:color w:val="1B1B1B"/>
                <w:sz w:val="20"/>
                <w:szCs w:val="20"/>
              </w:rPr>
              <w:t>VRW-D-2</w:t>
            </w:r>
          </w:p>
        </w:tc>
        <w:tc>
          <w:tcPr>
            <w:tcW w:w="850" w:type="dxa"/>
            <w:hideMark/>
          </w:tcPr>
          <w:p w14:paraId="6B790944" w14:textId="77777777" w:rsidR="00826E0C" w:rsidRPr="0010576F" w:rsidRDefault="00826E0C" w:rsidP="00826E0C">
            <w:pPr>
              <w:spacing w:line="360" w:lineRule="auto"/>
              <w:jc w:val="center"/>
              <w:rPr>
                <w:color w:val="1B1B1B"/>
                <w:sz w:val="20"/>
                <w:szCs w:val="20"/>
              </w:rPr>
            </w:pPr>
            <w:r w:rsidRPr="0010576F">
              <w:rPr>
                <w:color w:val="1B1B1B"/>
                <w:sz w:val="20"/>
                <w:szCs w:val="20"/>
              </w:rPr>
              <w:t>2</w:t>
            </w:r>
          </w:p>
        </w:tc>
        <w:tc>
          <w:tcPr>
            <w:tcW w:w="1559" w:type="dxa"/>
            <w:hideMark/>
          </w:tcPr>
          <w:p w14:paraId="1D65692C" w14:textId="77777777" w:rsidR="00826E0C" w:rsidRPr="0010576F" w:rsidRDefault="00826E0C" w:rsidP="00826E0C">
            <w:pPr>
              <w:spacing w:line="360" w:lineRule="auto"/>
              <w:jc w:val="center"/>
              <w:rPr>
                <w:color w:val="1B1B1B"/>
                <w:sz w:val="20"/>
                <w:szCs w:val="20"/>
              </w:rPr>
            </w:pPr>
            <w:r w:rsidRPr="0010576F">
              <w:rPr>
                <w:color w:val="1B1B1B"/>
                <w:sz w:val="20"/>
                <w:szCs w:val="20"/>
              </w:rPr>
              <w:t>65</w:t>
            </w:r>
          </w:p>
        </w:tc>
        <w:tc>
          <w:tcPr>
            <w:tcW w:w="1418" w:type="dxa"/>
            <w:hideMark/>
          </w:tcPr>
          <w:p w14:paraId="56806D03" w14:textId="77777777" w:rsidR="00826E0C" w:rsidRPr="0010576F" w:rsidRDefault="00826E0C" w:rsidP="00826E0C">
            <w:pPr>
              <w:spacing w:line="360" w:lineRule="auto"/>
              <w:jc w:val="center"/>
              <w:rPr>
                <w:color w:val="1B1B1B"/>
                <w:sz w:val="20"/>
                <w:szCs w:val="20"/>
              </w:rPr>
            </w:pPr>
            <w:r w:rsidRPr="0010576F">
              <w:rPr>
                <w:color w:val="1B1B1B"/>
                <w:sz w:val="20"/>
                <w:szCs w:val="20"/>
              </w:rPr>
              <w:t>0.05</w:t>
            </w:r>
          </w:p>
        </w:tc>
        <w:tc>
          <w:tcPr>
            <w:tcW w:w="1134" w:type="dxa"/>
            <w:hideMark/>
          </w:tcPr>
          <w:p w14:paraId="17E2F67E" w14:textId="77777777" w:rsidR="00826E0C" w:rsidRPr="0010576F" w:rsidRDefault="00826E0C" w:rsidP="00826E0C">
            <w:pPr>
              <w:spacing w:line="360" w:lineRule="auto"/>
              <w:jc w:val="center"/>
              <w:rPr>
                <w:color w:val="1B1B1B"/>
                <w:sz w:val="20"/>
                <w:szCs w:val="20"/>
              </w:rPr>
            </w:pPr>
            <w:r w:rsidRPr="0010576F">
              <w:rPr>
                <w:color w:val="1B1B1B"/>
                <w:sz w:val="20"/>
                <w:szCs w:val="20"/>
              </w:rPr>
              <w:t>2.0</w:t>
            </w:r>
          </w:p>
        </w:tc>
        <w:tc>
          <w:tcPr>
            <w:tcW w:w="1276" w:type="dxa"/>
            <w:hideMark/>
          </w:tcPr>
          <w:p w14:paraId="7916F08C"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50D89053" w14:textId="77777777" w:rsidTr="00826E0C">
        <w:trPr>
          <w:jc w:val="center"/>
        </w:trPr>
        <w:tc>
          <w:tcPr>
            <w:tcW w:w="1702" w:type="dxa"/>
            <w:vMerge/>
            <w:hideMark/>
          </w:tcPr>
          <w:p w14:paraId="28B4744C" w14:textId="77777777" w:rsidR="00826E0C" w:rsidRPr="0010576F" w:rsidRDefault="00826E0C" w:rsidP="00826E0C">
            <w:pPr>
              <w:spacing w:line="360" w:lineRule="auto"/>
              <w:jc w:val="center"/>
              <w:rPr>
                <w:color w:val="1B1B1B"/>
                <w:sz w:val="20"/>
                <w:szCs w:val="20"/>
              </w:rPr>
            </w:pPr>
          </w:p>
        </w:tc>
        <w:tc>
          <w:tcPr>
            <w:tcW w:w="1134" w:type="dxa"/>
            <w:hideMark/>
          </w:tcPr>
          <w:p w14:paraId="2DDE3E1A" w14:textId="77777777" w:rsidR="00826E0C" w:rsidRPr="0010576F" w:rsidRDefault="00826E0C" w:rsidP="00826E0C">
            <w:pPr>
              <w:spacing w:line="360" w:lineRule="auto"/>
              <w:jc w:val="center"/>
              <w:rPr>
                <w:color w:val="1B1B1B"/>
                <w:sz w:val="20"/>
                <w:szCs w:val="20"/>
              </w:rPr>
            </w:pPr>
            <w:r w:rsidRPr="0010576F">
              <w:rPr>
                <w:color w:val="1B1B1B"/>
                <w:sz w:val="20"/>
                <w:szCs w:val="20"/>
              </w:rPr>
              <w:t>VRW-D-6</w:t>
            </w:r>
          </w:p>
        </w:tc>
        <w:tc>
          <w:tcPr>
            <w:tcW w:w="850" w:type="dxa"/>
            <w:hideMark/>
          </w:tcPr>
          <w:p w14:paraId="42013F71" w14:textId="77777777" w:rsidR="00826E0C" w:rsidRPr="0010576F" w:rsidRDefault="00826E0C" w:rsidP="00826E0C">
            <w:pPr>
              <w:spacing w:line="360" w:lineRule="auto"/>
              <w:jc w:val="center"/>
              <w:rPr>
                <w:color w:val="1B1B1B"/>
                <w:sz w:val="20"/>
                <w:szCs w:val="20"/>
              </w:rPr>
            </w:pPr>
            <w:r w:rsidRPr="0010576F">
              <w:rPr>
                <w:color w:val="1B1B1B"/>
                <w:sz w:val="20"/>
                <w:szCs w:val="20"/>
              </w:rPr>
              <w:t>3</w:t>
            </w:r>
          </w:p>
        </w:tc>
        <w:tc>
          <w:tcPr>
            <w:tcW w:w="1559" w:type="dxa"/>
            <w:hideMark/>
          </w:tcPr>
          <w:p w14:paraId="44EB9D47" w14:textId="77777777" w:rsidR="00826E0C" w:rsidRPr="0010576F" w:rsidRDefault="00826E0C" w:rsidP="00826E0C">
            <w:pPr>
              <w:spacing w:line="360" w:lineRule="auto"/>
              <w:jc w:val="center"/>
              <w:rPr>
                <w:color w:val="1B1B1B"/>
                <w:sz w:val="20"/>
                <w:szCs w:val="20"/>
              </w:rPr>
            </w:pPr>
            <w:r w:rsidRPr="0010576F">
              <w:rPr>
                <w:color w:val="1B1B1B"/>
                <w:sz w:val="20"/>
                <w:szCs w:val="20"/>
              </w:rPr>
              <w:t>110</w:t>
            </w:r>
          </w:p>
        </w:tc>
        <w:tc>
          <w:tcPr>
            <w:tcW w:w="1418" w:type="dxa"/>
            <w:hideMark/>
          </w:tcPr>
          <w:p w14:paraId="1DFD94B9" w14:textId="77777777" w:rsidR="00826E0C" w:rsidRPr="0010576F" w:rsidRDefault="00826E0C" w:rsidP="00826E0C">
            <w:pPr>
              <w:spacing w:line="360" w:lineRule="auto"/>
              <w:jc w:val="center"/>
              <w:rPr>
                <w:color w:val="1B1B1B"/>
                <w:sz w:val="20"/>
                <w:szCs w:val="20"/>
              </w:rPr>
            </w:pPr>
            <w:r w:rsidRPr="0010576F">
              <w:rPr>
                <w:color w:val="1B1B1B"/>
                <w:sz w:val="20"/>
                <w:szCs w:val="20"/>
              </w:rPr>
              <w:t>0.09</w:t>
            </w:r>
          </w:p>
        </w:tc>
        <w:tc>
          <w:tcPr>
            <w:tcW w:w="1134" w:type="dxa"/>
            <w:hideMark/>
          </w:tcPr>
          <w:p w14:paraId="243F2E36" w14:textId="77777777" w:rsidR="00826E0C" w:rsidRPr="0010576F" w:rsidRDefault="00826E0C" w:rsidP="00826E0C">
            <w:pPr>
              <w:spacing w:line="360" w:lineRule="auto"/>
              <w:jc w:val="center"/>
              <w:rPr>
                <w:color w:val="1B1B1B"/>
                <w:sz w:val="20"/>
                <w:szCs w:val="20"/>
              </w:rPr>
            </w:pPr>
            <w:r w:rsidRPr="0010576F">
              <w:rPr>
                <w:color w:val="1B1B1B"/>
                <w:sz w:val="20"/>
                <w:szCs w:val="20"/>
              </w:rPr>
              <w:t>6</w:t>
            </w:r>
          </w:p>
        </w:tc>
        <w:tc>
          <w:tcPr>
            <w:tcW w:w="1276" w:type="dxa"/>
            <w:hideMark/>
          </w:tcPr>
          <w:p w14:paraId="26DC9F84"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654E206D" w14:textId="77777777" w:rsidTr="00826E0C">
        <w:trPr>
          <w:jc w:val="center"/>
        </w:trPr>
        <w:tc>
          <w:tcPr>
            <w:tcW w:w="1702" w:type="dxa"/>
            <w:vMerge w:val="restart"/>
            <w:hideMark/>
          </w:tcPr>
          <w:p w14:paraId="1F25B378" w14:textId="77777777" w:rsidR="00826E0C" w:rsidRPr="0010576F" w:rsidRDefault="00826E0C" w:rsidP="00826E0C">
            <w:pPr>
              <w:spacing w:line="360" w:lineRule="auto"/>
              <w:jc w:val="center"/>
              <w:rPr>
                <w:color w:val="1B1B1B"/>
                <w:sz w:val="20"/>
                <w:szCs w:val="20"/>
              </w:rPr>
            </w:pPr>
            <w:r w:rsidRPr="0010576F">
              <w:rPr>
                <w:color w:val="1B1B1B"/>
                <w:sz w:val="20"/>
                <w:szCs w:val="20"/>
              </w:rPr>
              <w:t>VEOWARE</w:t>
            </w:r>
          </w:p>
        </w:tc>
        <w:tc>
          <w:tcPr>
            <w:tcW w:w="1134" w:type="dxa"/>
            <w:hideMark/>
          </w:tcPr>
          <w:p w14:paraId="0462CAFA" w14:textId="77777777" w:rsidR="00826E0C" w:rsidRPr="0010576F" w:rsidRDefault="00826E0C" w:rsidP="00826E0C">
            <w:pPr>
              <w:spacing w:line="360" w:lineRule="auto"/>
              <w:jc w:val="center"/>
              <w:rPr>
                <w:color w:val="1B1B1B"/>
                <w:sz w:val="20"/>
                <w:szCs w:val="20"/>
              </w:rPr>
            </w:pPr>
            <w:r w:rsidRPr="0010576F">
              <w:rPr>
                <w:color w:val="1B1B1B"/>
                <w:sz w:val="20"/>
                <w:szCs w:val="20"/>
              </w:rPr>
              <w:t>WHL-100</w:t>
            </w:r>
          </w:p>
        </w:tc>
        <w:tc>
          <w:tcPr>
            <w:tcW w:w="850" w:type="dxa"/>
            <w:hideMark/>
          </w:tcPr>
          <w:p w14:paraId="5D119E21" w14:textId="77777777" w:rsidR="00826E0C" w:rsidRPr="0010576F" w:rsidRDefault="00826E0C" w:rsidP="00826E0C">
            <w:pPr>
              <w:spacing w:line="360" w:lineRule="auto"/>
              <w:jc w:val="center"/>
              <w:rPr>
                <w:color w:val="1B1B1B"/>
                <w:sz w:val="20"/>
                <w:szCs w:val="20"/>
              </w:rPr>
            </w:pPr>
            <w:r w:rsidRPr="0010576F">
              <w:rPr>
                <w:color w:val="1B1B1B"/>
                <w:sz w:val="20"/>
                <w:szCs w:val="20"/>
              </w:rPr>
              <w:t>0.35</w:t>
            </w:r>
          </w:p>
        </w:tc>
        <w:tc>
          <w:tcPr>
            <w:tcW w:w="1559" w:type="dxa"/>
            <w:hideMark/>
          </w:tcPr>
          <w:p w14:paraId="07EC3281" w14:textId="77777777" w:rsidR="00826E0C" w:rsidRPr="0010576F" w:rsidRDefault="00826E0C" w:rsidP="00826E0C">
            <w:pPr>
              <w:spacing w:line="360" w:lineRule="auto"/>
              <w:jc w:val="center"/>
              <w:rPr>
                <w:color w:val="1B1B1B"/>
                <w:sz w:val="20"/>
                <w:szCs w:val="20"/>
              </w:rPr>
            </w:pPr>
            <w:r w:rsidRPr="0010576F">
              <w:rPr>
                <w:color w:val="1B1B1B"/>
                <w:sz w:val="20"/>
                <w:szCs w:val="20"/>
              </w:rPr>
              <w:t>—</w:t>
            </w:r>
          </w:p>
        </w:tc>
        <w:tc>
          <w:tcPr>
            <w:tcW w:w="1418" w:type="dxa"/>
            <w:hideMark/>
          </w:tcPr>
          <w:p w14:paraId="0B5A4287" w14:textId="77777777" w:rsidR="00826E0C" w:rsidRPr="0010576F" w:rsidRDefault="00826E0C" w:rsidP="00826E0C">
            <w:pPr>
              <w:spacing w:line="360" w:lineRule="auto"/>
              <w:jc w:val="center"/>
              <w:rPr>
                <w:color w:val="1B1B1B"/>
                <w:sz w:val="20"/>
                <w:szCs w:val="20"/>
              </w:rPr>
            </w:pPr>
            <w:r w:rsidRPr="0010576F">
              <w:rPr>
                <w:color w:val="1B1B1B"/>
                <w:sz w:val="20"/>
                <w:szCs w:val="20"/>
              </w:rPr>
              <w:t>0.02</w:t>
            </w:r>
          </w:p>
        </w:tc>
        <w:tc>
          <w:tcPr>
            <w:tcW w:w="1134" w:type="dxa"/>
            <w:hideMark/>
          </w:tcPr>
          <w:p w14:paraId="20B6E958"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276" w:type="dxa"/>
            <w:hideMark/>
          </w:tcPr>
          <w:p w14:paraId="2422A691"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462100F" w14:textId="77777777" w:rsidTr="00826E0C">
        <w:trPr>
          <w:jc w:val="center"/>
        </w:trPr>
        <w:tc>
          <w:tcPr>
            <w:tcW w:w="1702" w:type="dxa"/>
            <w:vMerge/>
            <w:hideMark/>
          </w:tcPr>
          <w:p w14:paraId="013EE758" w14:textId="77777777" w:rsidR="00826E0C" w:rsidRPr="0010576F" w:rsidRDefault="00826E0C" w:rsidP="00826E0C">
            <w:pPr>
              <w:spacing w:line="360" w:lineRule="auto"/>
              <w:jc w:val="center"/>
              <w:rPr>
                <w:color w:val="1B1B1B"/>
                <w:sz w:val="20"/>
                <w:szCs w:val="20"/>
              </w:rPr>
            </w:pPr>
          </w:p>
        </w:tc>
        <w:tc>
          <w:tcPr>
            <w:tcW w:w="1134" w:type="dxa"/>
            <w:hideMark/>
          </w:tcPr>
          <w:p w14:paraId="653DC41A" w14:textId="77777777" w:rsidR="00826E0C" w:rsidRPr="0010576F" w:rsidRDefault="00826E0C" w:rsidP="00826E0C">
            <w:pPr>
              <w:spacing w:line="360" w:lineRule="auto"/>
              <w:jc w:val="center"/>
              <w:rPr>
                <w:color w:val="1B1B1B"/>
                <w:sz w:val="20"/>
                <w:szCs w:val="20"/>
              </w:rPr>
            </w:pPr>
            <w:r w:rsidRPr="0010576F">
              <w:rPr>
                <w:color w:val="1B1B1B"/>
                <w:sz w:val="20"/>
                <w:szCs w:val="20"/>
              </w:rPr>
              <w:t>WHL-200</w:t>
            </w:r>
          </w:p>
        </w:tc>
        <w:tc>
          <w:tcPr>
            <w:tcW w:w="850" w:type="dxa"/>
            <w:hideMark/>
          </w:tcPr>
          <w:p w14:paraId="0D990EF0" w14:textId="77777777" w:rsidR="00826E0C" w:rsidRPr="0010576F" w:rsidRDefault="00826E0C" w:rsidP="00826E0C">
            <w:pPr>
              <w:spacing w:line="360" w:lineRule="auto"/>
              <w:jc w:val="center"/>
              <w:rPr>
                <w:color w:val="1B1B1B"/>
                <w:sz w:val="20"/>
                <w:szCs w:val="20"/>
              </w:rPr>
            </w:pPr>
            <w:r w:rsidRPr="0010576F">
              <w:rPr>
                <w:color w:val="1B1B1B"/>
                <w:sz w:val="20"/>
                <w:szCs w:val="20"/>
              </w:rPr>
              <w:t>0.43</w:t>
            </w:r>
          </w:p>
        </w:tc>
        <w:tc>
          <w:tcPr>
            <w:tcW w:w="1559" w:type="dxa"/>
            <w:hideMark/>
          </w:tcPr>
          <w:p w14:paraId="43DEC4EF" w14:textId="77777777" w:rsidR="00826E0C" w:rsidRPr="0010576F" w:rsidRDefault="00826E0C" w:rsidP="00826E0C">
            <w:pPr>
              <w:spacing w:line="360" w:lineRule="auto"/>
              <w:jc w:val="center"/>
              <w:rPr>
                <w:color w:val="1B1B1B"/>
                <w:sz w:val="20"/>
                <w:szCs w:val="20"/>
              </w:rPr>
            </w:pPr>
            <w:r w:rsidRPr="0010576F">
              <w:rPr>
                <w:color w:val="1B1B1B"/>
                <w:sz w:val="20"/>
                <w:szCs w:val="20"/>
              </w:rPr>
              <w:t>—</w:t>
            </w:r>
          </w:p>
        </w:tc>
        <w:tc>
          <w:tcPr>
            <w:tcW w:w="1418" w:type="dxa"/>
            <w:hideMark/>
          </w:tcPr>
          <w:p w14:paraId="5435E40F" w14:textId="77777777" w:rsidR="00826E0C" w:rsidRPr="0010576F" w:rsidRDefault="00826E0C" w:rsidP="00826E0C">
            <w:pPr>
              <w:spacing w:line="360" w:lineRule="auto"/>
              <w:jc w:val="center"/>
              <w:rPr>
                <w:color w:val="1B1B1B"/>
                <w:sz w:val="20"/>
                <w:szCs w:val="20"/>
              </w:rPr>
            </w:pPr>
            <w:r w:rsidRPr="0010576F">
              <w:rPr>
                <w:color w:val="1B1B1B"/>
                <w:sz w:val="20"/>
                <w:szCs w:val="20"/>
              </w:rPr>
              <w:t>0.025</w:t>
            </w:r>
          </w:p>
        </w:tc>
        <w:tc>
          <w:tcPr>
            <w:tcW w:w="1134" w:type="dxa"/>
            <w:hideMark/>
          </w:tcPr>
          <w:p w14:paraId="327AE81F" w14:textId="77777777" w:rsidR="00826E0C" w:rsidRPr="0010576F" w:rsidRDefault="00826E0C" w:rsidP="00826E0C">
            <w:pPr>
              <w:spacing w:line="360" w:lineRule="auto"/>
              <w:jc w:val="center"/>
              <w:rPr>
                <w:color w:val="1B1B1B"/>
                <w:sz w:val="20"/>
                <w:szCs w:val="20"/>
              </w:rPr>
            </w:pPr>
            <w:r w:rsidRPr="0010576F">
              <w:rPr>
                <w:color w:val="1B1B1B"/>
                <w:sz w:val="20"/>
                <w:szCs w:val="20"/>
              </w:rPr>
              <w:t>0.2</w:t>
            </w:r>
          </w:p>
        </w:tc>
        <w:tc>
          <w:tcPr>
            <w:tcW w:w="1276" w:type="dxa"/>
            <w:hideMark/>
          </w:tcPr>
          <w:p w14:paraId="3027AA7B"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0D691C74" w14:textId="77777777" w:rsidTr="00826E0C">
        <w:trPr>
          <w:jc w:val="center"/>
        </w:trPr>
        <w:tc>
          <w:tcPr>
            <w:tcW w:w="1702" w:type="dxa"/>
            <w:vMerge/>
            <w:hideMark/>
          </w:tcPr>
          <w:p w14:paraId="410EC1BA" w14:textId="77777777" w:rsidR="00826E0C" w:rsidRPr="0010576F" w:rsidRDefault="00826E0C" w:rsidP="00826E0C">
            <w:pPr>
              <w:spacing w:line="360" w:lineRule="auto"/>
              <w:jc w:val="center"/>
              <w:rPr>
                <w:color w:val="1B1B1B"/>
                <w:sz w:val="20"/>
                <w:szCs w:val="20"/>
              </w:rPr>
            </w:pPr>
          </w:p>
        </w:tc>
        <w:tc>
          <w:tcPr>
            <w:tcW w:w="1134" w:type="dxa"/>
            <w:hideMark/>
          </w:tcPr>
          <w:p w14:paraId="6E2AD1D6" w14:textId="77777777" w:rsidR="00826E0C" w:rsidRPr="0010576F" w:rsidRDefault="00826E0C" w:rsidP="00826E0C">
            <w:pPr>
              <w:spacing w:line="360" w:lineRule="auto"/>
              <w:jc w:val="center"/>
              <w:rPr>
                <w:color w:val="1B1B1B"/>
                <w:sz w:val="20"/>
                <w:szCs w:val="20"/>
              </w:rPr>
            </w:pPr>
            <w:r w:rsidRPr="0010576F">
              <w:rPr>
                <w:color w:val="1B1B1B"/>
                <w:sz w:val="20"/>
                <w:szCs w:val="20"/>
              </w:rPr>
              <w:t>WHL-500</w:t>
            </w:r>
          </w:p>
        </w:tc>
        <w:tc>
          <w:tcPr>
            <w:tcW w:w="850" w:type="dxa"/>
            <w:hideMark/>
          </w:tcPr>
          <w:p w14:paraId="7BC0F3B4" w14:textId="77777777" w:rsidR="00826E0C" w:rsidRPr="0010576F" w:rsidRDefault="00826E0C" w:rsidP="00826E0C">
            <w:pPr>
              <w:spacing w:line="360" w:lineRule="auto"/>
              <w:jc w:val="center"/>
              <w:rPr>
                <w:color w:val="1B1B1B"/>
                <w:sz w:val="20"/>
                <w:szCs w:val="20"/>
              </w:rPr>
            </w:pPr>
            <w:r w:rsidRPr="0010576F">
              <w:rPr>
                <w:color w:val="1B1B1B"/>
                <w:sz w:val="20"/>
                <w:szCs w:val="20"/>
              </w:rPr>
              <w:t>0.8</w:t>
            </w:r>
          </w:p>
        </w:tc>
        <w:tc>
          <w:tcPr>
            <w:tcW w:w="1559" w:type="dxa"/>
            <w:hideMark/>
          </w:tcPr>
          <w:p w14:paraId="34522F10" w14:textId="77777777" w:rsidR="00826E0C" w:rsidRPr="0010576F" w:rsidRDefault="00826E0C" w:rsidP="00826E0C">
            <w:pPr>
              <w:spacing w:line="360" w:lineRule="auto"/>
              <w:jc w:val="center"/>
              <w:rPr>
                <w:color w:val="1B1B1B"/>
                <w:sz w:val="20"/>
                <w:szCs w:val="20"/>
              </w:rPr>
            </w:pPr>
            <w:r w:rsidRPr="0010576F">
              <w:rPr>
                <w:color w:val="1B1B1B"/>
                <w:sz w:val="20"/>
                <w:szCs w:val="20"/>
              </w:rPr>
              <w:t>—</w:t>
            </w:r>
          </w:p>
        </w:tc>
        <w:tc>
          <w:tcPr>
            <w:tcW w:w="1418" w:type="dxa"/>
            <w:hideMark/>
          </w:tcPr>
          <w:p w14:paraId="4FE4373A" w14:textId="77777777" w:rsidR="00826E0C" w:rsidRPr="0010576F" w:rsidRDefault="00826E0C" w:rsidP="00826E0C">
            <w:pPr>
              <w:spacing w:line="360" w:lineRule="auto"/>
              <w:jc w:val="center"/>
              <w:rPr>
                <w:color w:val="1B1B1B"/>
                <w:sz w:val="20"/>
                <w:szCs w:val="20"/>
              </w:rPr>
            </w:pPr>
            <w:r w:rsidRPr="0010576F">
              <w:rPr>
                <w:color w:val="1B1B1B"/>
                <w:sz w:val="20"/>
                <w:szCs w:val="20"/>
              </w:rPr>
              <w:t>0.5</w:t>
            </w:r>
          </w:p>
        </w:tc>
        <w:tc>
          <w:tcPr>
            <w:tcW w:w="1134" w:type="dxa"/>
            <w:hideMark/>
          </w:tcPr>
          <w:p w14:paraId="012791AD" w14:textId="77777777" w:rsidR="00826E0C" w:rsidRPr="0010576F" w:rsidRDefault="00826E0C" w:rsidP="00826E0C">
            <w:pPr>
              <w:spacing w:line="360" w:lineRule="auto"/>
              <w:jc w:val="center"/>
              <w:rPr>
                <w:color w:val="1B1B1B"/>
                <w:sz w:val="20"/>
                <w:szCs w:val="20"/>
              </w:rPr>
            </w:pPr>
            <w:r w:rsidRPr="0010576F">
              <w:rPr>
                <w:color w:val="1B1B1B"/>
                <w:sz w:val="20"/>
                <w:szCs w:val="20"/>
              </w:rPr>
              <w:t>0.5</w:t>
            </w:r>
          </w:p>
        </w:tc>
        <w:tc>
          <w:tcPr>
            <w:tcW w:w="1276" w:type="dxa"/>
            <w:hideMark/>
          </w:tcPr>
          <w:p w14:paraId="660C5903"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r w:rsidR="00826E0C" w:rsidRPr="0010576F" w14:paraId="42210AAD" w14:textId="77777777" w:rsidTr="00826E0C">
        <w:trPr>
          <w:jc w:val="center"/>
        </w:trPr>
        <w:tc>
          <w:tcPr>
            <w:tcW w:w="1702" w:type="dxa"/>
            <w:vMerge/>
            <w:hideMark/>
          </w:tcPr>
          <w:p w14:paraId="14754212" w14:textId="77777777" w:rsidR="00826E0C" w:rsidRPr="0010576F" w:rsidRDefault="00826E0C" w:rsidP="00826E0C">
            <w:pPr>
              <w:spacing w:line="360" w:lineRule="auto"/>
              <w:jc w:val="center"/>
              <w:rPr>
                <w:color w:val="1B1B1B"/>
                <w:sz w:val="20"/>
                <w:szCs w:val="20"/>
              </w:rPr>
            </w:pPr>
          </w:p>
        </w:tc>
        <w:tc>
          <w:tcPr>
            <w:tcW w:w="1134" w:type="dxa"/>
            <w:hideMark/>
          </w:tcPr>
          <w:p w14:paraId="7174724B" w14:textId="77777777" w:rsidR="00826E0C" w:rsidRPr="0010576F" w:rsidRDefault="00826E0C" w:rsidP="00826E0C">
            <w:pPr>
              <w:spacing w:line="360" w:lineRule="auto"/>
              <w:jc w:val="center"/>
              <w:rPr>
                <w:color w:val="1B1B1B"/>
                <w:sz w:val="20"/>
                <w:szCs w:val="20"/>
              </w:rPr>
            </w:pPr>
            <w:r w:rsidRPr="0010576F">
              <w:rPr>
                <w:color w:val="1B1B1B"/>
                <w:sz w:val="20"/>
                <w:szCs w:val="20"/>
              </w:rPr>
              <w:t>WHL-100</w:t>
            </w:r>
          </w:p>
        </w:tc>
        <w:tc>
          <w:tcPr>
            <w:tcW w:w="850" w:type="dxa"/>
            <w:hideMark/>
          </w:tcPr>
          <w:p w14:paraId="1B51AB92" w14:textId="77777777" w:rsidR="00826E0C" w:rsidRPr="0010576F" w:rsidRDefault="00826E0C" w:rsidP="00826E0C">
            <w:pPr>
              <w:spacing w:line="360" w:lineRule="auto"/>
              <w:jc w:val="center"/>
              <w:rPr>
                <w:color w:val="1B1B1B"/>
                <w:sz w:val="20"/>
                <w:szCs w:val="20"/>
              </w:rPr>
            </w:pPr>
            <w:r w:rsidRPr="0010576F">
              <w:rPr>
                <w:color w:val="1B1B1B"/>
                <w:sz w:val="20"/>
                <w:szCs w:val="20"/>
              </w:rPr>
              <w:t>1.2</w:t>
            </w:r>
          </w:p>
        </w:tc>
        <w:tc>
          <w:tcPr>
            <w:tcW w:w="1559" w:type="dxa"/>
            <w:hideMark/>
          </w:tcPr>
          <w:p w14:paraId="272FD17D" w14:textId="77777777" w:rsidR="00826E0C" w:rsidRPr="0010576F" w:rsidRDefault="00826E0C" w:rsidP="00826E0C">
            <w:pPr>
              <w:spacing w:line="360" w:lineRule="auto"/>
              <w:jc w:val="center"/>
              <w:rPr>
                <w:color w:val="1B1B1B"/>
                <w:sz w:val="20"/>
                <w:szCs w:val="20"/>
              </w:rPr>
            </w:pPr>
            <w:r w:rsidRPr="0010576F">
              <w:rPr>
                <w:color w:val="1B1B1B"/>
                <w:sz w:val="20"/>
                <w:szCs w:val="20"/>
              </w:rPr>
              <w:t>—</w:t>
            </w:r>
          </w:p>
        </w:tc>
        <w:tc>
          <w:tcPr>
            <w:tcW w:w="1418" w:type="dxa"/>
            <w:hideMark/>
          </w:tcPr>
          <w:p w14:paraId="70846CE4" w14:textId="77777777" w:rsidR="00826E0C" w:rsidRPr="0010576F" w:rsidRDefault="00826E0C" w:rsidP="00826E0C">
            <w:pPr>
              <w:spacing w:line="360" w:lineRule="auto"/>
              <w:jc w:val="center"/>
              <w:rPr>
                <w:color w:val="1B1B1B"/>
                <w:sz w:val="20"/>
                <w:szCs w:val="20"/>
              </w:rPr>
            </w:pPr>
            <w:r w:rsidRPr="0010576F">
              <w:rPr>
                <w:color w:val="1B1B1B"/>
                <w:sz w:val="20"/>
                <w:szCs w:val="20"/>
              </w:rPr>
              <w:t>0.1</w:t>
            </w:r>
          </w:p>
        </w:tc>
        <w:tc>
          <w:tcPr>
            <w:tcW w:w="1134" w:type="dxa"/>
            <w:hideMark/>
          </w:tcPr>
          <w:p w14:paraId="235267C8"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c>
          <w:tcPr>
            <w:tcW w:w="1276" w:type="dxa"/>
            <w:hideMark/>
          </w:tcPr>
          <w:p w14:paraId="2B642E5D" w14:textId="77777777" w:rsidR="00826E0C" w:rsidRPr="0010576F" w:rsidRDefault="00826E0C" w:rsidP="00826E0C">
            <w:pPr>
              <w:spacing w:line="360" w:lineRule="auto"/>
              <w:jc w:val="center"/>
              <w:rPr>
                <w:color w:val="1B1B1B"/>
                <w:sz w:val="20"/>
                <w:szCs w:val="20"/>
              </w:rPr>
            </w:pPr>
            <w:r w:rsidRPr="0010576F">
              <w:rPr>
                <w:color w:val="1B1B1B"/>
                <w:sz w:val="20"/>
                <w:szCs w:val="20"/>
              </w:rPr>
              <w:t>1</w:t>
            </w:r>
          </w:p>
        </w:tc>
      </w:tr>
    </w:tbl>
    <w:p w14:paraId="005CA5BC" w14:textId="77777777" w:rsidR="00ED36AA" w:rsidRDefault="00ED36AA" w:rsidP="00DA5B42">
      <w:pPr>
        <w:pStyle w:val="a0"/>
      </w:pPr>
    </w:p>
    <w:p w14:paraId="664BAFCD" w14:textId="211E7964" w:rsidR="00A06215" w:rsidRPr="00DA5B42" w:rsidRDefault="008C271A" w:rsidP="00DA5B42">
      <w:pPr>
        <w:pStyle w:val="a0"/>
      </w:pPr>
      <w:r w:rsidRPr="00DA5B42">
        <w:t xml:space="preserve">Использование маховиков в малых космических аппаратах сопряжено с рядом технических ограничений. Основными недостатками систем с двигателями-маховиками являются ограниченный ресурс и способность входить в режим насыщения. Первый недостаток объясняется наличием трущихся частей (подшипники привода и маховика), второй — максимально </w:t>
      </w:r>
      <w:r w:rsidRPr="00DA5B42">
        <w:lastRenderedPageBreak/>
        <w:t xml:space="preserve">допустимой скоростью вращения. </w:t>
      </w:r>
      <w:r w:rsidR="00B146E4" w:rsidRPr="00DA5B42">
        <w:t xml:space="preserve">Также стоит отметить, что </w:t>
      </w:r>
      <w:r w:rsidR="00B146E4" w:rsidRPr="00DA5B42">
        <w:rPr>
          <w:rStyle w:val="Strong"/>
          <w:b w:val="0"/>
          <w:bCs w:val="0"/>
        </w:rPr>
        <w:t xml:space="preserve">динамические </w:t>
      </w:r>
      <w:r w:rsidR="00B146E4" w:rsidRPr="00DA5B42">
        <w:t>и статические дисбалансы могут вызывать нежелательные крутящие моменты и вибрации, особенно вблизи чувствительных приборов. Поэтому требуется установка двигателей-маховиков вблизи центра тяжести наноспутника.</w:t>
      </w:r>
      <w:r w:rsidR="00A06215" w:rsidRPr="00DA5B42">
        <w:t xml:space="preserve"> Кроме того, двигатели-м</w:t>
      </w:r>
      <w:r w:rsidR="00B146E4" w:rsidRPr="00DA5B42">
        <w:t>аховики содержат электромагнитные компоненты (щеточные или бесщеточные электродвигатели), которые могут нарушать работу магнитометров. Это</w:t>
      </w:r>
      <w:r w:rsidR="00A06215" w:rsidRPr="00DA5B42">
        <w:t>т факт также</w:t>
      </w:r>
      <w:r w:rsidR="00B146E4" w:rsidRPr="00DA5B42">
        <w:t xml:space="preserve"> требует правильной компоновки внутри спутниковой платформы.</w:t>
      </w:r>
      <w:r w:rsidR="00434433" w:rsidRPr="00DA5B42">
        <w:t xml:space="preserve"> </w:t>
      </w:r>
    </w:p>
    <w:p w14:paraId="753AAE3A" w14:textId="47B91C32" w:rsidR="0004358C" w:rsidRPr="00DA5B42" w:rsidRDefault="0004358C" w:rsidP="00DA5B42">
      <w:pPr>
        <w:pStyle w:val="a0"/>
      </w:pPr>
      <w:r w:rsidRPr="00DA5B42">
        <w:t xml:space="preserve">Маховики являются предпочтительным решением для систем ориентации </w:t>
      </w:r>
      <w:r w:rsidR="00A06215" w:rsidRPr="00DA5B42">
        <w:t xml:space="preserve">и стабилизации </w:t>
      </w:r>
      <w:r w:rsidRPr="00DA5B42">
        <w:t>наноспутник</w:t>
      </w:r>
      <w:r w:rsidR="009E471C" w:rsidRPr="00DA5B42">
        <w:t xml:space="preserve">ов </w:t>
      </w:r>
      <w:r w:rsidRPr="00DA5B42">
        <w:t xml:space="preserve">благодаря высокой точности, </w:t>
      </w:r>
      <w:r w:rsidR="009E471C" w:rsidRPr="00DA5B42">
        <w:t>конструктивная простоте и автономности</w:t>
      </w:r>
      <w:r w:rsidRPr="00DA5B42">
        <w:t xml:space="preserve">. Разработка макета одноосной </w:t>
      </w:r>
      <w:proofErr w:type="spellStart"/>
      <w:r w:rsidRPr="00DA5B42">
        <w:t>маховичной</w:t>
      </w:r>
      <w:proofErr w:type="spellEnd"/>
      <w:r w:rsidRPr="00DA5B42">
        <w:t xml:space="preserve"> системы</w:t>
      </w:r>
      <w:r w:rsidR="009E471C" w:rsidRPr="00DA5B42">
        <w:t xml:space="preserve"> ориентации и стабилизации наноспутника </w:t>
      </w:r>
      <w:r w:rsidRPr="00DA5B42">
        <w:t>представляет собой важный шаг в отработке ключевых технологий</w:t>
      </w:r>
      <w:r w:rsidR="009E471C" w:rsidRPr="00DA5B42">
        <w:t>.</w:t>
      </w:r>
    </w:p>
    <w:p w14:paraId="4E1D62E1" w14:textId="77777777" w:rsidR="0004358C" w:rsidRPr="00DA5B42" w:rsidRDefault="0004358C" w:rsidP="00DA5B42">
      <w:pPr>
        <w:pStyle w:val="a0"/>
      </w:pPr>
    </w:p>
    <w:p w14:paraId="41DCCA2E" w14:textId="32600DCD" w:rsidR="00D71775" w:rsidRPr="00E00B07" w:rsidRDefault="00D71775" w:rsidP="00666871">
      <w:pPr>
        <w:pStyle w:val="21"/>
        <w:ind w:left="0" w:firstLine="709"/>
      </w:pPr>
      <w:bookmarkStart w:id="9" w:name="_Toc198763545"/>
      <w:r w:rsidRPr="00E00B07">
        <w:t xml:space="preserve">Миссии наноспутников с </w:t>
      </w:r>
      <w:proofErr w:type="spellStart"/>
      <w:r w:rsidRPr="00E00B07">
        <w:t>маховичными</w:t>
      </w:r>
      <w:proofErr w:type="spellEnd"/>
      <w:r w:rsidRPr="00E00B07">
        <w:t xml:space="preserve"> </w:t>
      </w:r>
      <w:proofErr w:type="spellStart"/>
      <w:r w:rsidR="0028168F" w:rsidRPr="00E00B07">
        <w:t>СОиО</w:t>
      </w:r>
      <w:bookmarkEnd w:id="9"/>
      <w:proofErr w:type="spellEnd"/>
    </w:p>
    <w:p w14:paraId="50A23E0A" w14:textId="77777777" w:rsidR="00D035C8" w:rsidRDefault="00D035C8" w:rsidP="00D035C8">
      <w:pPr>
        <w:pStyle w:val="a0"/>
      </w:pPr>
      <w:bookmarkStart w:id="10" w:name="_Hlk198703465"/>
      <w:r>
        <w:t xml:space="preserve">Рассмотрим подробнее применение </w:t>
      </w:r>
      <w:proofErr w:type="spellStart"/>
      <w:r>
        <w:t>маховичных</w:t>
      </w:r>
      <w:proofErr w:type="spellEnd"/>
      <w:r>
        <w:t xml:space="preserve"> </w:t>
      </w:r>
      <w:proofErr w:type="spellStart"/>
      <w:r>
        <w:t>СОиО</w:t>
      </w:r>
      <w:proofErr w:type="spellEnd"/>
      <w:r>
        <w:t xml:space="preserve"> наноспутников на примере реальных проектов.</w:t>
      </w:r>
    </w:p>
    <w:p w14:paraId="7B32DF2B" w14:textId="77777777" w:rsidR="00D035C8" w:rsidRDefault="00D035C8" w:rsidP="00D035C8">
      <w:pPr>
        <w:pStyle w:val="a0"/>
      </w:pPr>
      <w:r>
        <w:t xml:space="preserve">Начнём с миниатюрного рентгеновского солнечного спектрометра </w:t>
      </w:r>
      <w:proofErr w:type="spellStart"/>
      <w:r>
        <w:t>MinXSS</w:t>
      </w:r>
      <w:proofErr w:type="spellEnd"/>
      <w:r>
        <w:t xml:space="preserve"> [5]. Это 3U-наноспутник, разработанный в Лаборатории атмосферной и космической физики Университета Колорадо. Его основная научная цель заключалась в измерении спектра мягкого рентгеновского излучения Солнца в диапазоне от 0,5 до 30 кэВ, что особенно важно для изучения солнечных вспышек.</w:t>
      </w:r>
    </w:p>
    <w:p w14:paraId="69A87725" w14:textId="77777777" w:rsidR="00D035C8" w:rsidRDefault="00D035C8" w:rsidP="00D035C8">
      <w:pPr>
        <w:pStyle w:val="a0"/>
      </w:pPr>
      <w:proofErr w:type="spellStart"/>
      <w:r>
        <w:t>MinXSS</w:t>
      </w:r>
      <w:proofErr w:type="spellEnd"/>
      <w:r>
        <w:t xml:space="preserve"> был запущен 6 декабря 2015 года на борту ракеты Atlas V и доставлен на Международную космическую станцию (МКС) в рамках миссии снабжения </w:t>
      </w:r>
      <w:proofErr w:type="spellStart"/>
      <w:r>
        <w:t>Orbital</w:t>
      </w:r>
      <w:proofErr w:type="spellEnd"/>
      <w:r>
        <w:t xml:space="preserve"> ATK </w:t>
      </w:r>
      <w:proofErr w:type="spellStart"/>
      <w:r>
        <w:t>Cygnus</w:t>
      </w:r>
      <w:proofErr w:type="spellEnd"/>
      <w:r>
        <w:t xml:space="preserve"> CRS OA-4. С помощью устройства </w:t>
      </w:r>
      <w:proofErr w:type="spellStart"/>
      <w:r>
        <w:t>NanoRacks</w:t>
      </w:r>
      <w:proofErr w:type="spellEnd"/>
      <w:r>
        <w:t xml:space="preserve"> </w:t>
      </w:r>
      <w:proofErr w:type="spellStart"/>
      <w:r>
        <w:t>CubeSat</w:t>
      </w:r>
      <w:proofErr w:type="spellEnd"/>
      <w:r>
        <w:t xml:space="preserve"> </w:t>
      </w:r>
      <w:proofErr w:type="spellStart"/>
      <w:r>
        <w:t>Deployer</w:t>
      </w:r>
      <w:proofErr w:type="spellEnd"/>
      <w:r>
        <w:t xml:space="preserve"> спутник был развернут с МКС 16 мая 2016 года. Первоначально планировалось, что миссия продлится около шести месяцев, однако </w:t>
      </w:r>
      <w:proofErr w:type="spellStart"/>
      <w:r>
        <w:t>MinXSS</w:t>
      </w:r>
      <w:proofErr w:type="spellEnd"/>
      <w:r>
        <w:t xml:space="preserve"> проработал на орбите почти год, до 6 мая 2017 года.</w:t>
      </w:r>
    </w:p>
    <w:p w14:paraId="7EEFB076" w14:textId="03FBC30B" w:rsidR="00D035C8" w:rsidRDefault="00D035C8" w:rsidP="00D035C8">
      <w:pPr>
        <w:pStyle w:val="a0"/>
      </w:pPr>
      <w:r>
        <w:lastRenderedPageBreak/>
        <w:t xml:space="preserve">Успеху миссии способствовала </w:t>
      </w:r>
      <w:proofErr w:type="spellStart"/>
      <w:r>
        <w:t>СОиС</w:t>
      </w:r>
      <w:proofErr w:type="spellEnd"/>
      <w:r>
        <w:t xml:space="preserve"> XACT от компании Blue </w:t>
      </w:r>
      <w:proofErr w:type="spellStart"/>
      <w:r>
        <w:t>Canyon</w:t>
      </w:r>
      <w:proofErr w:type="spellEnd"/>
      <w:r>
        <w:t xml:space="preserve"> Technologies. Эта система, впервые использовалась в космосе на борту </w:t>
      </w:r>
      <w:proofErr w:type="spellStart"/>
      <w:r>
        <w:t>MinXSS</w:t>
      </w:r>
      <w:proofErr w:type="spellEnd"/>
      <w:r>
        <w:t>. Она смогла обеспечить высокоточное наведение благодаря интеграции миниатюрных звездных датчиков и ДМ. На орбите система демонстрировала точность с ошибкой менее 8''.</w:t>
      </w:r>
      <w:r w:rsidR="000E4A16">
        <w:t xml:space="preserve"> </w:t>
      </w:r>
    </w:p>
    <w:p w14:paraId="4C519FE5" w14:textId="77570F68" w:rsidR="00D035C8" w:rsidRDefault="00D035C8" w:rsidP="00D035C8">
      <w:pPr>
        <w:pStyle w:val="a0"/>
        <w:spacing w:after="240"/>
      </w:pPr>
      <w:del w:id="11" w:author="Илья Белан" w:date="2025-05-23T13:48:00Z">
        <w:r w:rsidDel="000E4A16">
          <w:delText>Успех миссии способствовал</w:delText>
        </w:r>
      </w:del>
      <w:ins w:id="12" w:author="Илья Белан" w:date="2025-05-23T13:48:00Z">
        <w:r w:rsidR="000E4A16">
          <w:t xml:space="preserve">Положительный результаты </w:t>
        </w:r>
        <w:proofErr w:type="spellStart"/>
        <w:r w:rsidR="000E4A16">
          <w:rPr>
            <w:lang w:val="en-US"/>
          </w:rPr>
          <w:t>MinXSS</w:t>
        </w:r>
        <w:proofErr w:type="spellEnd"/>
        <w:r w:rsidR="000E4A16" w:rsidRPr="000E4A16">
          <w:rPr>
            <w:rPrChange w:id="13" w:author="Илья Белан" w:date="2025-05-23T13:48:00Z">
              <w:rPr>
                <w:lang w:val="en-US"/>
              </w:rPr>
            </w:rPrChange>
          </w:rPr>
          <w:t xml:space="preserve"> </w:t>
        </w:r>
        <w:r w:rsidR="000E4A16">
          <w:t>послужили импульсом для</w:t>
        </w:r>
      </w:ins>
      <w:r>
        <w:t xml:space="preserve"> развити</w:t>
      </w:r>
      <w:ins w:id="14" w:author="Илья Белан" w:date="2025-05-23T13:48:00Z">
        <w:r w:rsidR="000E4A16">
          <w:t>я</w:t>
        </w:r>
      </w:ins>
      <w:del w:id="15" w:author="Илья Белан" w:date="2025-05-23T13:48:00Z">
        <w:r w:rsidDel="000E4A16">
          <w:delText>ю</w:delText>
        </w:r>
      </w:del>
      <w:r>
        <w:t xml:space="preserve"> последующих проектов, таких как MinXSS-2 и MinXSS-3. Эти наноспутники позволили продолжить </w:t>
      </w:r>
      <w:proofErr w:type="spellStart"/>
      <w:r>
        <w:t>исследоване</w:t>
      </w:r>
      <w:proofErr w:type="spellEnd"/>
      <w:r>
        <w:t xml:space="preserve"> солнечного рентгеновского излучения.</w:t>
      </w:r>
    </w:p>
    <w:p w14:paraId="726FE5EF" w14:textId="77777777" w:rsidR="00D035C8" w:rsidRDefault="00D035C8" w:rsidP="00D035C8">
      <w:pPr>
        <w:pStyle w:val="a0"/>
      </w:pPr>
      <w:r>
        <w:t xml:space="preserve">Теперь рассмотрим Финский наноспутник Aalto-1, разработанный студентами Университета </w:t>
      </w:r>
      <w:proofErr w:type="spellStart"/>
      <w:r>
        <w:t>Аалто</w:t>
      </w:r>
      <w:proofErr w:type="spellEnd"/>
      <w:r>
        <w:t xml:space="preserve"> [6]. Этот спутник представляет собой 3U </w:t>
      </w:r>
      <w:proofErr w:type="spellStart"/>
      <w:r>
        <w:t>CubeSat</w:t>
      </w:r>
      <w:proofErr w:type="spellEnd"/>
      <w:r>
        <w:t xml:space="preserve"> размером 34 × 10 × 10 см и массой около 4 кг. Он был выведен на солнечно-синхронную орбиту 23 июня 2017 года с помощью ракеты PSLV-C38 и функционировал до 1 сентября 2024 года.</w:t>
      </w:r>
    </w:p>
    <w:p w14:paraId="49D5088C" w14:textId="77777777" w:rsidR="00D035C8" w:rsidRDefault="00D035C8" w:rsidP="00D035C8">
      <w:pPr>
        <w:pStyle w:val="a0"/>
      </w:pPr>
      <w:r>
        <w:t xml:space="preserve">Ключевым компонентом спутника стала система ориентации и стабилизации iADCS-100, разработанная компанией Berlin Space Technologies в сотрудничестве с Hyperion Technologies. Эта автономная система включает в себя три ДМ, три магнитометра, гироскопы, акселерометры и звездный датчик, позволяя обеспечить точность ориентации с погрешностью менее 1°. Такая </w:t>
      </w:r>
      <w:proofErr w:type="spellStart"/>
      <w:r>
        <w:t>СОиС</w:t>
      </w:r>
      <w:proofErr w:type="spellEnd"/>
      <w:r>
        <w:t xml:space="preserve"> позволила эффективно использовать научные инструменты спутника.</w:t>
      </w:r>
    </w:p>
    <w:p w14:paraId="0CB5AD1E" w14:textId="77777777" w:rsidR="00D035C8" w:rsidRDefault="00D035C8" w:rsidP="00D035C8">
      <w:pPr>
        <w:pStyle w:val="a0"/>
      </w:pPr>
      <w:r>
        <w:t xml:space="preserve">Одним из основных научных приборов Aalto-1 был </w:t>
      </w:r>
      <w:proofErr w:type="spellStart"/>
      <w:r>
        <w:t>гиперспектральный</w:t>
      </w:r>
      <w:proofErr w:type="spellEnd"/>
      <w:r>
        <w:t xml:space="preserve"> </w:t>
      </w:r>
      <w:proofErr w:type="spellStart"/>
      <w:r>
        <w:t>имиджер</w:t>
      </w:r>
      <w:proofErr w:type="spellEnd"/>
      <w:r>
        <w:t xml:space="preserve"> </w:t>
      </w:r>
      <w:proofErr w:type="spellStart"/>
      <w:r>
        <w:t>AaSI</w:t>
      </w:r>
      <w:proofErr w:type="spellEnd"/>
      <w:r>
        <w:t xml:space="preserve">, разработанный VTT </w:t>
      </w:r>
      <w:proofErr w:type="spellStart"/>
      <w:r>
        <w:t>Technical</w:t>
      </w:r>
      <w:proofErr w:type="spellEnd"/>
      <w:r>
        <w:t xml:space="preserve"> Research Centre </w:t>
      </w:r>
      <w:proofErr w:type="spellStart"/>
      <w:r>
        <w:t>of</w:t>
      </w:r>
      <w:proofErr w:type="spellEnd"/>
      <w:r>
        <w:t xml:space="preserve"> </w:t>
      </w:r>
      <w:proofErr w:type="spellStart"/>
      <w:r>
        <w:t>Finland</w:t>
      </w:r>
      <w:proofErr w:type="spellEnd"/>
      <w:r>
        <w:t xml:space="preserve">. Он использовал </w:t>
      </w:r>
      <w:proofErr w:type="gramStart"/>
      <w:r>
        <w:t>интерферометр</w:t>
      </w:r>
      <w:proofErr w:type="gramEnd"/>
      <w:r>
        <w:t xml:space="preserve"> Фабри-Перо с пьезоэлектрическим управлением, позволяющий охватывать спектральный диапазон от 400 до 1100 </w:t>
      </w:r>
      <w:proofErr w:type="spellStart"/>
      <w:r>
        <w:t>нм</w:t>
      </w:r>
      <w:proofErr w:type="spellEnd"/>
      <w:r>
        <w:t xml:space="preserve"> с разрешением 5–10 </w:t>
      </w:r>
      <w:proofErr w:type="spellStart"/>
      <w:r>
        <w:t>нм</w:t>
      </w:r>
      <w:proofErr w:type="spellEnd"/>
      <w:r>
        <w:t>. Поле зрения прибора составляло 10° × 10°. Такие характеристики позволили проводить детальные исследования атмосферы.</w:t>
      </w:r>
    </w:p>
    <w:p w14:paraId="30BF0B9A" w14:textId="77777777" w:rsidR="00D035C8" w:rsidRDefault="00D035C8" w:rsidP="00D035C8">
      <w:pPr>
        <w:pStyle w:val="a0"/>
        <w:spacing w:after="240"/>
      </w:pPr>
      <w:r>
        <w:t xml:space="preserve">Кроме </w:t>
      </w:r>
      <w:proofErr w:type="spellStart"/>
      <w:r>
        <w:t>AaSI</w:t>
      </w:r>
      <w:proofErr w:type="spellEnd"/>
      <w:r>
        <w:t xml:space="preserve">, на борту спутника находились радиационный монитор RADMON и электростатический плазменный тормоз. RADMON измерял </w:t>
      </w:r>
      <w:r>
        <w:lastRenderedPageBreak/>
        <w:t>потоки электронов и протонов, в диапазонах энергий от 0,7 до 10 МэВ и от 10 до 200 МэВ соответственно, что способствовало изучению радиационной обстановки на орбите. Плазменный тормоз позволил спутнику сойти с орбиты в конце миссии используя электростатический парус.</w:t>
      </w:r>
    </w:p>
    <w:p w14:paraId="2C2CD329" w14:textId="77777777" w:rsidR="00D035C8" w:rsidRDefault="00D035C8" w:rsidP="00D035C8">
      <w:pPr>
        <w:pStyle w:val="a0"/>
      </w:pPr>
      <w:r>
        <w:t xml:space="preserve">Перейдём к рассмотрению наноспутника SIMBA (Sun–Earth </w:t>
      </w:r>
      <w:proofErr w:type="spellStart"/>
      <w:r>
        <w:t>IMBAlance</w:t>
      </w:r>
      <w:proofErr w:type="spellEnd"/>
      <w:r>
        <w:t xml:space="preserve">), который представляет собой 3U </w:t>
      </w:r>
      <w:proofErr w:type="spellStart"/>
      <w:r>
        <w:t>CubeSat</w:t>
      </w:r>
      <w:proofErr w:type="spellEnd"/>
      <w:r>
        <w:t xml:space="preserve">, разработанный для Европейского космического агентства Королевским метеорологическим институтом Бельгии (RMI) в сотрудничестве с Католическим университетом </w:t>
      </w:r>
      <w:proofErr w:type="spellStart"/>
      <w:r>
        <w:t>Лёвена</w:t>
      </w:r>
      <w:proofErr w:type="spellEnd"/>
      <w:r>
        <w:t xml:space="preserve"> и компанией </w:t>
      </w:r>
      <w:proofErr w:type="spellStart"/>
      <w:r>
        <w:t>Innovative</w:t>
      </w:r>
      <w:proofErr w:type="spellEnd"/>
      <w:r>
        <w:t xml:space="preserve"> Solutions </w:t>
      </w:r>
      <w:proofErr w:type="spellStart"/>
      <w:r>
        <w:t>in</w:t>
      </w:r>
      <w:proofErr w:type="spellEnd"/>
      <w:r>
        <w:t xml:space="preserve"> Space из Нидерландов [7]. Он был выведен на солнечно-синхронную орбиту высотой около 530 км 3 сентября 2020 года с помощью ракеты </w:t>
      </w:r>
      <w:proofErr w:type="spellStart"/>
      <w:r>
        <w:t>Vega</w:t>
      </w:r>
      <w:proofErr w:type="spellEnd"/>
      <w:r>
        <w:t>.</w:t>
      </w:r>
    </w:p>
    <w:p w14:paraId="4EAD98EC" w14:textId="77777777" w:rsidR="00D035C8" w:rsidRDefault="00D035C8" w:rsidP="00D035C8">
      <w:pPr>
        <w:pStyle w:val="a0"/>
      </w:pPr>
      <w:r>
        <w:t>Основной научной задачей SIMBA было измерение общей солнечной радиации и радиационного баланса Земли с использованием миниатюрного радиометра. Этот прибор позволял проводить измерения как солнечного излучения, так и отраженного теплового излучения Земли, что критически важно для оценки энергетического дисбаланса планеты.</w:t>
      </w:r>
    </w:p>
    <w:p w14:paraId="74D06515" w14:textId="77777777" w:rsidR="00D035C8" w:rsidRDefault="00D035C8" w:rsidP="00D035C8">
      <w:pPr>
        <w:pStyle w:val="a0"/>
      </w:pPr>
      <w:r>
        <w:t xml:space="preserve">Для достижения высокой точности измерений спутник оснащен </w:t>
      </w:r>
      <w:proofErr w:type="spellStart"/>
      <w:r>
        <w:t>СОиС</w:t>
      </w:r>
      <w:proofErr w:type="spellEnd"/>
      <w:r>
        <w:t xml:space="preserve">, разработанной KU </w:t>
      </w:r>
      <w:proofErr w:type="spellStart"/>
      <w:r>
        <w:t>Leuven</w:t>
      </w:r>
      <w:proofErr w:type="spellEnd"/>
      <w:r>
        <w:t xml:space="preserve">. Система включает три ДМ и звездный </w:t>
      </w:r>
      <w:proofErr w:type="spellStart"/>
      <w:r>
        <w:t>трекер</w:t>
      </w:r>
      <w:proofErr w:type="spellEnd"/>
      <w:r>
        <w:t>, обеспечивая абсолютную точность наведения порядка 0,1°. Такая точность необходима для точного позиционирования радиометра для наблюдения Солнца и Земли, а также для калибровки прибора путем наведения на глубокий космос.</w:t>
      </w:r>
    </w:p>
    <w:p w14:paraId="79C2BE2D" w14:textId="77777777" w:rsidR="00D035C8" w:rsidRDefault="00D035C8" w:rsidP="00D035C8">
      <w:pPr>
        <w:pStyle w:val="a0"/>
        <w:spacing w:after="240"/>
      </w:pPr>
      <w:r>
        <w:t>Миссия SIMBA превысила запланированную продолжительность, успешно функционируя до декабря 2022 года. Тем самым она продемонстрировала возможность использования наноспутников для проведения высокоточных климатических исследований.</w:t>
      </w:r>
    </w:p>
    <w:p w14:paraId="3F06C5C0" w14:textId="77777777" w:rsidR="00D035C8" w:rsidRDefault="00D035C8" w:rsidP="00D035C8">
      <w:pPr>
        <w:pStyle w:val="a0"/>
      </w:pPr>
      <w:r>
        <w:t xml:space="preserve">Миссии QbX-1 и QbX-2 были </w:t>
      </w:r>
      <w:proofErr w:type="spellStart"/>
      <w:r>
        <w:t>реализованнаы</w:t>
      </w:r>
      <w:proofErr w:type="spellEnd"/>
      <w:r>
        <w:t xml:space="preserve"> в рамках программы Colony-1 Национального разведывательного управления США [8]. Они представляли собой технологическую демонстрацию возможностей </w:t>
      </w:r>
      <w:r>
        <w:lastRenderedPageBreak/>
        <w:t xml:space="preserve">пассивной и гибридной ориентации наноспутников на низких околоземных орбитах. Оба спутника были разработаны при участии Военно-морской исследовательской лаборатории США и компании </w:t>
      </w:r>
      <w:proofErr w:type="spellStart"/>
      <w:r>
        <w:t>Pumpkin</w:t>
      </w:r>
      <w:proofErr w:type="spellEnd"/>
      <w:r>
        <w:t xml:space="preserve"> Inc. </w:t>
      </w:r>
    </w:p>
    <w:p w14:paraId="01DD24E8" w14:textId="77777777" w:rsidR="00D035C8" w:rsidRDefault="00D035C8" w:rsidP="00D035C8">
      <w:pPr>
        <w:pStyle w:val="a0"/>
      </w:pPr>
      <w:r>
        <w:t xml:space="preserve">Запуск состоялся 8 декабря 2010 с помощью ракеты Falcon 9 v1.0 в рамках первого демонстрационного полета </w:t>
      </w:r>
      <w:proofErr w:type="spellStart"/>
      <w:r>
        <w:t>SpaceX</w:t>
      </w:r>
      <w:proofErr w:type="spellEnd"/>
      <w:r>
        <w:t xml:space="preserve"> по программе NASA COTS. QbX-1 и QbX-2 были выведены на орбиту с перигеем 275 км, апогеем 300 км и наклонением 34,5°, что обусловило их короткий срок службы и быстрое схождение с орбиты под действием под действием аэродинамического сопротивления. </w:t>
      </w:r>
    </w:p>
    <w:p w14:paraId="1BDD76B4" w14:textId="77777777" w:rsidR="00D035C8" w:rsidRDefault="00D035C8" w:rsidP="00D035C8">
      <w:pPr>
        <w:pStyle w:val="a0"/>
      </w:pPr>
      <w:r>
        <w:t xml:space="preserve">Каждый спутник представлял собой 3U </w:t>
      </w:r>
      <w:proofErr w:type="spellStart"/>
      <w:r>
        <w:t>CubeSat</w:t>
      </w:r>
      <w:proofErr w:type="spellEnd"/>
      <w:r>
        <w:t xml:space="preserve"> массой около 5 кг, оснащенный раскладывающимися солнечными панелями и экспериментальной системой ориентации. Система управления ориентацией использовала уникальный режим, в котором аэродинамическое сопротивление на низкой орбите создаёт стабилизирующий момент. Этот момент в сочетании с ДМ и </w:t>
      </w:r>
      <w:proofErr w:type="spellStart"/>
      <w:r>
        <w:t>магнитнитоприводами</w:t>
      </w:r>
      <w:proofErr w:type="spellEnd"/>
      <w:r>
        <w:t xml:space="preserve"> обеспечил стабильную ориентацию спутника с точностью до 5° по направлению к центру Земли. </w:t>
      </w:r>
    </w:p>
    <w:p w14:paraId="1A1FA77E" w14:textId="77777777" w:rsidR="00D035C8" w:rsidRDefault="00D035C8" w:rsidP="00D035C8">
      <w:pPr>
        <w:pStyle w:val="a0"/>
      </w:pPr>
      <w:r>
        <w:t xml:space="preserve">Основной полезной нагрузкой спутников был экспериментальный коммуникационный модем и антенная система, разработанные. Они предназначались для тестирования новых методов передачи данных и оценки воздействия космической среды на электронные компоненты. </w:t>
      </w:r>
    </w:p>
    <w:p w14:paraId="4B695DEC" w14:textId="77777777" w:rsidR="00D035C8" w:rsidRDefault="00D035C8" w:rsidP="00D035C8">
      <w:pPr>
        <w:pStyle w:val="a0"/>
        <w:spacing w:after="240"/>
      </w:pPr>
      <w:r>
        <w:t xml:space="preserve">Несмотря на ограниченный срок службы, миссия QbX-1/2 стала важным этапом в развитии </w:t>
      </w:r>
      <w:proofErr w:type="spellStart"/>
      <w:r>
        <w:t>СОиС</w:t>
      </w:r>
      <w:proofErr w:type="spellEnd"/>
      <w:r>
        <w:t xml:space="preserve"> малых спутников, продемонстрировав эффективность гибридных систем, сочетающих пассивные и активные методы управления. </w:t>
      </w:r>
    </w:p>
    <w:p w14:paraId="2444F5B6" w14:textId="77777777" w:rsidR="00D035C8" w:rsidRDefault="00D035C8" w:rsidP="00D035C8">
      <w:pPr>
        <w:pStyle w:val="a0"/>
      </w:pPr>
      <w:r>
        <w:t xml:space="preserve">Теперь рассмотрим подробнее спутники </w:t>
      </w:r>
      <w:proofErr w:type="spellStart"/>
      <w:r>
        <w:t>MarCO</w:t>
      </w:r>
      <w:proofErr w:type="spellEnd"/>
      <w:r>
        <w:t xml:space="preserve">-A и </w:t>
      </w:r>
      <w:proofErr w:type="spellStart"/>
      <w:r>
        <w:t>MarCO</w:t>
      </w:r>
      <w:proofErr w:type="spellEnd"/>
      <w:r>
        <w:t xml:space="preserve">-B о которых уже упоминалось ранее. Каждый спутник имел размеры 36,6 × 24,3 × 11,8 см и массу около 13,5 кг [9]. Система ориентации и стабилизации включала 3 ДМ, звёздный </w:t>
      </w:r>
      <w:proofErr w:type="spellStart"/>
      <w:r>
        <w:t>трекер</w:t>
      </w:r>
      <w:proofErr w:type="spellEnd"/>
      <w:r>
        <w:t xml:space="preserve">, солнечные сенсоры и гироскопы, обеспечивая необходимую точность наведения для успешной передачи данных. Для сброса накопленного </w:t>
      </w:r>
      <w:r>
        <w:lastRenderedPageBreak/>
        <w:t xml:space="preserve">ДМ момента и выполнения коррекций траектории использовалась система </w:t>
      </w:r>
      <w:proofErr w:type="spellStart"/>
      <w:r>
        <w:t>холодногазовой</w:t>
      </w:r>
      <w:proofErr w:type="spellEnd"/>
      <w:r>
        <w:t xml:space="preserve"> тяги с восемью микродвигателями. Эта система обеспечивала общий импульс до 755 </w:t>
      </w:r>
      <w:proofErr w:type="spellStart"/>
      <w:r>
        <w:t>Н·с</w:t>
      </w:r>
      <w:proofErr w:type="spellEnd"/>
      <w:r>
        <w:t xml:space="preserve"> и использовалась для управления ориентацией и выполнения манёвров на протяжении всего полёта к Марсу. </w:t>
      </w:r>
    </w:p>
    <w:p w14:paraId="04930BD5" w14:textId="77777777" w:rsidR="00D035C8" w:rsidRDefault="00D035C8" w:rsidP="00D035C8">
      <w:pPr>
        <w:pStyle w:val="a0"/>
        <w:spacing w:after="240"/>
      </w:pPr>
      <w:r>
        <w:t xml:space="preserve">Во время посадки </w:t>
      </w:r>
      <w:proofErr w:type="spellStart"/>
      <w:r>
        <w:t>InSight</w:t>
      </w:r>
      <w:proofErr w:type="spellEnd"/>
      <w:r>
        <w:t xml:space="preserve">, спутники </w:t>
      </w:r>
      <w:proofErr w:type="spellStart"/>
      <w:r>
        <w:t>MarCO</w:t>
      </w:r>
      <w:proofErr w:type="spellEnd"/>
      <w:r>
        <w:t xml:space="preserve"> находились на расстоянии около 3 500 км от модуля и успешно передавали данные о его спуске и посадке на Землю. Это достижение подтвердило жизнеспособность использования </w:t>
      </w:r>
      <w:proofErr w:type="spellStart"/>
      <w:r>
        <w:t>CubeSat</w:t>
      </w:r>
      <w:proofErr w:type="spellEnd"/>
      <w:r>
        <w:t xml:space="preserve"> в межпланетных миссиях и открыло новые возможности для будущих исследований.</w:t>
      </w:r>
    </w:p>
    <w:p w14:paraId="18398D26" w14:textId="77777777" w:rsidR="00D035C8" w:rsidRDefault="00D035C8" w:rsidP="00D035C8">
      <w:pPr>
        <w:pStyle w:val="a0"/>
      </w:pPr>
      <w:r>
        <w:t xml:space="preserve"> Миссия </w:t>
      </w:r>
      <w:proofErr w:type="spellStart"/>
      <w:proofErr w:type="gramStart"/>
      <w:r>
        <w:t>CuSP</w:t>
      </w:r>
      <w:proofErr w:type="spellEnd"/>
      <w:r>
        <w:t>(</w:t>
      </w:r>
      <w:proofErr w:type="spellStart"/>
      <w:proofErr w:type="gramEnd"/>
      <w:r>
        <w:t>CubeSat</w:t>
      </w:r>
      <w:proofErr w:type="spellEnd"/>
      <w:r>
        <w:t xml:space="preserve"> </w:t>
      </w:r>
      <w:proofErr w:type="spellStart"/>
      <w:r>
        <w:t>for</w:t>
      </w:r>
      <w:proofErr w:type="spellEnd"/>
      <w:r>
        <w:t xml:space="preserve"> </w:t>
      </w:r>
      <w:proofErr w:type="spellStart"/>
      <w:r>
        <w:t>Solar</w:t>
      </w:r>
      <w:proofErr w:type="spellEnd"/>
      <w:r>
        <w:t xml:space="preserve"> </w:t>
      </w:r>
      <w:proofErr w:type="spellStart"/>
      <w:r>
        <w:t>Particles</w:t>
      </w:r>
      <w:proofErr w:type="spellEnd"/>
      <w:r>
        <w:t xml:space="preserve">) являлась совместным проектом NASA, Southwest Research Institute и Лаборатории реактивного движения [10]. Она была направлена на изучение потоков заряженных частиц и магнитных полей в межпланетном пространстве. Спутник был запущен 16 ноября 2022 года в рамках миссии </w:t>
      </w:r>
      <w:proofErr w:type="spellStart"/>
      <w:r>
        <w:t>Artemis</w:t>
      </w:r>
      <w:proofErr w:type="spellEnd"/>
      <w:r>
        <w:t xml:space="preserve"> I на ракете SLS.</w:t>
      </w:r>
    </w:p>
    <w:p w14:paraId="72E8A911" w14:textId="77777777" w:rsidR="00D035C8" w:rsidRDefault="00D035C8" w:rsidP="00D035C8">
      <w:pPr>
        <w:pStyle w:val="a0"/>
      </w:pPr>
      <w:proofErr w:type="spellStart"/>
      <w:r>
        <w:t>CuSP</w:t>
      </w:r>
      <w:proofErr w:type="spellEnd"/>
      <w:r>
        <w:t xml:space="preserve"> представляет собой 6U </w:t>
      </w:r>
      <w:proofErr w:type="spellStart"/>
      <w:r>
        <w:t>CubeSat</w:t>
      </w:r>
      <w:proofErr w:type="spellEnd"/>
      <w:r>
        <w:t xml:space="preserve"> с размерами 10 × 20 × 30 см и массой около 10,2 кг. Он оснащён </w:t>
      </w:r>
      <w:proofErr w:type="spellStart"/>
      <w:r>
        <w:t>СОиС</w:t>
      </w:r>
      <w:proofErr w:type="spellEnd"/>
      <w:r>
        <w:t xml:space="preserve"> компании Blue </w:t>
      </w:r>
      <w:proofErr w:type="spellStart"/>
      <w:r>
        <w:t>Canyon</w:t>
      </w:r>
      <w:proofErr w:type="spellEnd"/>
      <w:r>
        <w:t xml:space="preserve"> Technologies XACT, включающей 3 ДМ, солнечные датчики, звёздный </w:t>
      </w:r>
      <w:proofErr w:type="spellStart"/>
      <w:r>
        <w:t>трекер</w:t>
      </w:r>
      <w:proofErr w:type="spellEnd"/>
      <w:r>
        <w:t xml:space="preserve"> и гироскопы. Эта система позволила обеспечить наведение с точностью до ±0,007</w:t>
      </w:r>
      <w:proofErr w:type="gramStart"/>
      <w:r>
        <w:t>° .</w:t>
      </w:r>
      <w:proofErr w:type="gramEnd"/>
    </w:p>
    <w:p w14:paraId="62AAEF34" w14:textId="77777777" w:rsidR="00D035C8" w:rsidRDefault="00D035C8" w:rsidP="00D035C8">
      <w:pPr>
        <w:pStyle w:val="a0"/>
      </w:pPr>
      <w:r>
        <w:t xml:space="preserve">Для сброса накопленного кинетического момента ДМ </w:t>
      </w:r>
      <w:proofErr w:type="spellStart"/>
      <w:r>
        <w:t>CuSP</w:t>
      </w:r>
      <w:proofErr w:type="spellEnd"/>
      <w:r>
        <w:t xml:space="preserve"> использовал систему </w:t>
      </w:r>
      <w:proofErr w:type="spellStart"/>
      <w:r>
        <w:t>холодногазовой</w:t>
      </w:r>
      <w:proofErr w:type="spellEnd"/>
      <w:r>
        <w:t xml:space="preserve"> тяги VACCO </w:t>
      </w:r>
      <w:proofErr w:type="spellStart"/>
      <w:r>
        <w:t>MiPS</w:t>
      </w:r>
      <w:proofErr w:type="spellEnd"/>
      <w:r>
        <w:t xml:space="preserve">. Эта система занимает объём около 0,3U и включает четыре микродвигателя с тягой по 25 мН каждый. </w:t>
      </w:r>
    </w:p>
    <w:p w14:paraId="52A78BCF" w14:textId="77777777" w:rsidR="00D035C8" w:rsidRDefault="00D035C8" w:rsidP="00D035C8">
      <w:pPr>
        <w:pStyle w:val="a0"/>
      </w:pPr>
      <w:r>
        <w:t xml:space="preserve">Основной целью миссии было изучение солнечных частиц и магнитных полей в межпланетном пространстве. Для этого </w:t>
      </w:r>
      <w:proofErr w:type="spellStart"/>
      <w:r>
        <w:t>CuSP</w:t>
      </w:r>
      <w:proofErr w:type="spellEnd"/>
      <w:r>
        <w:t xml:space="preserve"> был оснащён тремя научными приборами: спектрографом </w:t>
      </w:r>
      <w:proofErr w:type="spellStart"/>
      <w:r>
        <w:t>надтепловых</w:t>
      </w:r>
      <w:proofErr w:type="spellEnd"/>
      <w:r>
        <w:t xml:space="preserve"> ионов, миниатюрным электронно-протонным телескопом, и векторным магнитометром. </w:t>
      </w:r>
    </w:p>
    <w:p w14:paraId="00AB6FF3" w14:textId="77777777" w:rsidR="00D035C8" w:rsidRDefault="00D035C8" w:rsidP="00D035C8">
      <w:pPr>
        <w:pStyle w:val="a0"/>
      </w:pPr>
      <w:r>
        <w:t xml:space="preserve">После успешного запуска и развёртывания </w:t>
      </w:r>
      <w:proofErr w:type="spellStart"/>
      <w:r>
        <w:t>CuSP</w:t>
      </w:r>
      <w:proofErr w:type="spellEnd"/>
      <w:r>
        <w:t xml:space="preserve"> стабилизировался и начал передачу данных. Однако связь со спутником была потеряна примерно через 81 минуту после стабилизации. Несмотря на преждевременное завершение миссии, </w:t>
      </w:r>
      <w:proofErr w:type="spellStart"/>
      <w:r>
        <w:t>CuSP</w:t>
      </w:r>
      <w:proofErr w:type="spellEnd"/>
      <w:r>
        <w:t xml:space="preserve"> продемонстрировал потенциал использования </w:t>
      </w:r>
      <w:proofErr w:type="spellStart"/>
      <w:r>
        <w:lastRenderedPageBreak/>
        <w:t>CubeSat</w:t>
      </w:r>
      <w:proofErr w:type="spellEnd"/>
      <w:r>
        <w:t xml:space="preserve"> для научных исследований в межпланетном пространстве и возможности высокоточной ориентации в малых космических аппаратах.</w:t>
      </w:r>
    </w:p>
    <w:p w14:paraId="1408469E" w14:textId="4BF27865" w:rsidR="003C7131" w:rsidRDefault="00D035C8" w:rsidP="00D035C8">
      <w:pPr>
        <w:pStyle w:val="a0"/>
      </w:pPr>
      <w:r>
        <w:t xml:space="preserve">Следует отметить, что применение наноспутниках с </w:t>
      </w:r>
      <w:proofErr w:type="spellStart"/>
      <w:r>
        <w:t>маховичными</w:t>
      </w:r>
      <w:proofErr w:type="spellEnd"/>
      <w:r>
        <w:t xml:space="preserve"> </w:t>
      </w:r>
      <w:proofErr w:type="spellStart"/>
      <w:r>
        <w:t>СОиС</w:t>
      </w:r>
      <w:proofErr w:type="spellEnd"/>
      <w:r>
        <w:t xml:space="preserve"> доказало свою эффективность в различных научных, технологических и исследовательских миссиях. Такие проекты, как </w:t>
      </w:r>
      <w:proofErr w:type="spellStart"/>
      <w:r>
        <w:t>MinXSS</w:t>
      </w:r>
      <w:proofErr w:type="spellEnd"/>
      <w:r>
        <w:t xml:space="preserve">, Aalto-1, SIMBA, </w:t>
      </w:r>
      <w:proofErr w:type="spellStart"/>
      <w:r>
        <w:t>QbX</w:t>
      </w:r>
      <w:proofErr w:type="spellEnd"/>
      <w:r>
        <w:t xml:space="preserve">, </w:t>
      </w:r>
      <w:proofErr w:type="spellStart"/>
      <w:r>
        <w:t>MarCO</w:t>
      </w:r>
      <w:proofErr w:type="spellEnd"/>
      <w:r>
        <w:t xml:space="preserve"> и </w:t>
      </w:r>
      <w:proofErr w:type="spellStart"/>
      <w:r>
        <w:t>CuSP</w:t>
      </w:r>
      <w:proofErr w:type="spellEnd"/>
      <w:r>
        <w:t xml:space="preserve">, демонстрируют широкие возможности, которые открываются благодаря использованию компактных, но высокоточных систем </w:t>
      </w:r>
      <w:proofErr w:type="spellStart"/>
      <w:r>
        <w:t>маховичной</w:t>
      </w:r>
      <w:proofErr w:type="spellEnd"/>
      <w:r>
        <w:t xml:space="preserve"> ориентации и стабилизации. Они позволяют обеспечивать точное наведение научных приборов, выполнение орбитальных манёвров и стабилизацию в условиях межпланетного полёта.</w:t>
      </w:r>
      <w:r w:rsidR="001C61E2">
        <w:rPr>
          <w:highlight w:val="yellow"/>
        </w:rPr>
        <w:br w:type="page"/>
      </w:r>
      <w:bookmarkStart w:id="16" w:name="_Toc198763546"/>
    </w:p>
    <w:p w14:paraId="1D0A042E" w14:textId="2469D55D" w:rsidR="00632CCF" w:rsidRPr="00E00B07" w:rsidRDefault="00632CCF" w:rsidP="003C7131">
      <w:pPr>
        <w:pStyle w:val="Heading1"/>
        <w:rPr>
          <w:rStyle w:val="BookTitle"/>
          <w:b/>
          <w:bCs/>
          <w:smallCaps w:val="0"/>
          <w:spacing w:val="0"/>
        </w:rPr>
      </w:pPr>
      <w:r w:rsidRPr="00E00B07">
        <w:rPr>
          <w:rStyle w:val="BookTitle"/>
          <w:b/>
          <w:bCs/>
          <w:smallCaps w:val="0"/>
          <w:spacing w:val="0"/>
        </w:rPr>
        <w:lastRenderedPageBreak/>
        <w:t xml:space="preserve">ТЕОРИЯ НЕОБХОДИМАЯ ДЛЯ Разработки макета </w:t>
      </w:r>
      <w:bookmarkEnd w:id="16"/>
    </w:p>
    <w:p w14:paraId="244F0A2A" w14:textId="77777777" w:rsidR="00632CCF" w:rsidRPr="008958AA" w:rsidRDefault="00632CCF" w:rsidP="003C7131">
      <w:pPr>
        <w:pStyle w:val="a0"/>
        <w:rPr>
          <w:lang w:eastAsia="en-US"/>
        </w:rPr>
      </w:pPr>
    </w:p>
    <w:p w14:paraId="0745C29B" w14:textId="77777777" w:rsidR="00632CCF" w:rsidRPr="00901ECD" w:rsidRDefault="00632CCF" w:rsidP="00901ECD">
      <w:pPr>
        <w:pStyle w:val="a0"/>
      </w:pPr>
      <w:r>
        <w:t>При р</w:t>
      </w:r>
      <w:r w:rsidRPr="008958AA">
        <w:t>а</w:t>
      </w:r>
      <w:r>
        <w:t>зработке</w:t>
      </w:r>
      <w:r w:rsidRPr="008958AA">
        <w:t xml:space="preserve"> систем ориентации и стабилизации наноспутников требует</w:t>
      </w:r>
      <w:r>
        <w:t>ся</w:t>
      </w:r>
      <w:r w:rsidRPr="008958AA">
        <w:t xml:space="preserve"> </w:t>
      </w:r>
      <w:r w:rsidRPr="00C955F1">
        <w:t>пон</w:t>
      </w:r>
      <w:r>
        <w:t>и</w:t>
      </w:r>
      <w:r w:rsidRPr="00C955F1">
        <w:t>мани</w:t>
      </w:r>
      <w:r>
        <w:t>е</w:t>
      </w:r>
      <w:r w:rsidRPr="00C955F1">
        <w:t xml:space="preserve"> законов механики</w:t>
      </w:r>
      <w:r>
        <w:t xml:space="preserve">, </w:t>
      </w:r>
      <w:r w:rsidRPr="00C955F1">
        <w:t xml:space="preserve">принципов работы </w:t>
      </w:r>
      <w:r>
        <w:t>двигателей-маховиков</w:t>
      </w:r>
      <w:r w:rsidRPr="008958AA">
        <w:t xml:space="preserve"> и измерительных </w:t>
      </w:r>
      <w:r>
        <w:t>модулей, которые</w:t>
      </w:r>
      <w:r w:rsidRPr="008958AA">
        <w:t xml:space="preserve"> </w:t>
      </w:r>
      <w:r>
        <w:t xml:space="preserve">применяются </w:t>
      </w:r>
      <w:r w:rsidRPr="008958AA">
        <w:t xml:space="preserve">в составе </w:t>
      </w:r>
      <w:r>
        <w:t>таких</w:t>
      </w:r>
      <w:r w:rsidRPr="008958AA">
        <w:t xml:space="preserve"> систем. </w:t>
      </w:r>
    </w:p>
    <w:p w14:paraId="1A476384" w14:textId="77777777" w:rsidR="00632CCF" w:rsidRPr="00901ECD" w:rsidRDefault="00632CCF" w:rsidP="00901ECD">
      <w:pPr>
        <w:pStyle w:val="a0"/>
      </w:pPr>
      <w:bookmarkStart w:id="17" w:name="_Hlk198499382"/>
    </w:p>
    <w:p w14:paraId="3FC18310" w14:textId="2E9A5703" w:rsidR="00632CCF" w:rsidRPr="00901ECD" w:rsidRDefault="00632CCF" w:rsidP="00666871">
      <w:pPr>
        <w:pStyle w:val="12"/>
        <w:ind w:left="0" w:firstLine="709"/>
      </w:pPr>
      <w:bookmarkStart w:id="18" w:name="_Toc198763547"/>
      <w:r w:rsidRPr="00901ECD">
        <w:t xml:space="preserve">Принципы построения </w:t>
      </w:r>
      <w:proofErr w:type="spellStart"/>
      <w:r w:rsidR="00666871">
        <w:t>СОиС</w:t>
      </w:r>
      <w:proofErr w:type="spellEnd"/>
      <w:r w:rsidRPr="00901ECD">
        <w:t xml:space="preserve"> с использованием </w:t>
      </w:r>
      <w:bookmarkEnd w:id="18"/>
      <w:r w:rsidR="00666871">
        <w:t>ДМ</w:t>
      </w:r>
    </w:p>
    <w:p w14:paraId="7DCDDAEB" w14:textId="77777777" w:rsidR="00632CCF" w:rsidRPr="00F22DB9" w:rsidRDefault="00632CCF" w:rsidP="00632CCF">
      <w:pPr>
        <w:spacing w:line="360" w:lineRule="auto"/>
        <w:ind w:firstLine="709"/>
        <w:jc w:val="both"/>
        <w:rPr>
          <w:sz w:val="28"/>
          <w:szCs w:val="28"/>
        </w:rPr>
      </w:pPr>
      <w:proofErr w:type="spellStart"/>
      <w:r w:rsidRPr="00F22DB9">
        <w:rPr>
          <w:sz w:val="28"/>
          <w:szCs w:val="28"/>
        </w:rPr>
        <w:t>Маховичные</w:t>
      </w:r>
      <w:proofErr w:type="spellEnd"/>
      <w:r w:rsidRPr="00F22DB9">
        <w:rPr>
          <w:sz w:val="28"/>
          <w:szCs w:val="28"/>
        </w:rPr>
        <w:t xml:space="preserve"> системы ориентации и стабилизации относятся к замкнутым системам автоматического регулирования, в которых в качестве исполнительных </w:t>
      </w:r>
      <w:r>
        <w:rPr>
          <w:sz w:val="28"/>
          <w:szCs w:val="28"/>
        </w:rPr>
        <w:t>механизмов</w:t>
      </w:r>
      <w:r w:rsidRPr="00F22DB9">
        <w:rPr>
          <w:sz w:val="28"/>
          <w:szCs w:val="28"/>
        </w:rPr>
        <w:t xml:space="preserve"> применяются</w:t>
      </w:r>
      <w:r>
        <w:rPr>
          <w:sz w:val="28"/>
          <w:szCs w:val="28"/>
        </w:rPr>
        <w:t xml:space="preserve"> </w:t>
      </w:r>
      <w:r w:rsidRPr="00F22DB9">
        <w:rPr>
          <w:sz w:val="28"/>
          <w:szCs w:val="28"/>
        </w:rPr>
        <w:t>маховики</w:t>
      </w:r>
      <w:r>
        <w:rPr>
          <w:sz w:val="28"/>
          <w:szCs w:val="28"/>
        </w:rPr>
        <w:t>, вращаемые двигателями</w:t>
      </w:r>
      <w:r w:rsidRPr="00F22DB9">
        <w:rPr>
          <w:sz w:val="28"/>
          <w:szCs w:val="28"/>
        </w:rPr>
        <w:t xml:space="preserve">. Основу принципа действия </w:t>
      </w:r>
      <w:proofErr w:type="spellStart"/>
      <w:r>
        <w:rPr>
          <w:sz w:val="28"/>
          <w:szCs w:val="28"/>
        </w:rPr>
        <w:t>маховичных</w:t>
      </w:r>
      <w:proofErr w:type="spellEnd"/>
      <w:r>
        <w:rPr>
          <w:sz w:val="28"/>
          <w:szCs w:val="28"/>
        </w:rPr>
        <w:t xml:space="preserve"> систем </w:t>
      </w:r>
      <w:r w:rsidRPr="00F22DB9">
        <w:rPr>
          <w:sz w:val="28"/>
          <w:szCs w:val="28"/>
        </w:rPr>
        <w:t>составляет закон сохранения момента количества движения: при изменении угловой скорости маховика возникает момент</w:t>
      </w:r>
      <w:r>
        <w:rPr>
          <w:sz w:val="28"/>
          <w:szCs w:val="28"/>
        </w:rPr>
        <w:t xml:space="preserve"> силы</w:t>
      </w:r>
      <w:r w:rsidRPr="00F22DB9">
        <w:rPr>
          <w:sz w:val="28"/>
          <w:szCs w:val="28"/>
        </w:rPr>
        <w:t xml:space="preserve">, </w:t>
      </w:r>
      <w:r>
        <w:rPr>
          <w:sz w:val="28"/>
          <w:szCs w:val="28"/>
        </w:rPr>
        <w:t>вращающий</w:t>
      </w:r>
      <w:r w:rsidRPr="00F22DB9">
        <w:rPr>
          <w:sz w:val="28"/>
          <w:szCs w:val="28"/>
        </w:rPr>
        <w:t xml:space="preserve"> космическ</w:t>
      </w:r>
      <w:r>
        <w:rPr>
          <w:sz w:val="28"/>
          <w:szCs w:val="28"/>
        </w:rPr>
        <w:t>ий</w:t>
      </w:r>
      <w:r w:rsidRPr="00F22DB9">
        <w:rPr>
          <w:sz w:val="28"/>
          <w:szCs w:val="28"/>
        </w:rPr>
        <w:t xml:space="preserve"> аппарат (КА) в противоположную сторону.</w:t>
      </w:r>
    </w:p>
    <w:p w14:paraId="5D546EF7" w14:textId="77777777" w:rsidR="00632CCF" w:rsidRPr="00F22DB9" w:rsidRDefault="00632CCF" w:rsidP="00632CCF">
      <w:pPr>
        <w:spacing w:line="360" w:lineRule="auto"/>
        <w:ind w:firstLine="709"/>
        <w:jc w:val="both"/>
        <w:rPr>
          <w:sz w:val="28"/>
          <w:szCs w:val="28"/>
        </w:rPr>
      </w:pPr>
      <w:proofErr w:type="spellStart"/>
      <w:r w:rsidRPr="00F22DB9">
        <w:rPr>
          <w:sz w:val="28"/>
          <w:szCs w:val="28"/>
        </w:rPr>
        <w:t>Маховичные</w:t>
      </w:r>
      <w:proofErr w:type="spellEnd"/>
      <w:r w:rsidRPr="00F22DB9">
        <w:rPr>
          <w:sz w:val="28"/>
          <w:szCs w:val="28"/>
        </w:rPr>
        <w:t xml:space="preserve"> системы могут функционировать в нескольких основных режимах, </w:t>
      </w:r>
      <w:r>
        <w:rPr>
          <w:sz w:val="28"/>
          <w:szCs w:val="28"/>
        </w:rPr>
        <w:t>позволяющих решать задачи</w:t>
      </w:r>
      <w:r w:rsidRPr="00F22DB9">
        <w:rPr>
          <w:sz w:val="28"/>
          <w:szCs w:val="28"/>
        </w:rPr>
        <w:t xml:space="preserve"> ориентации и </w:t>
      </w:r>
      <w:r>
        <w:rPr>
          <w:sz w:val="28"/>
          <w:szCs w:val="28"/>
        </w:rPr>
        <w:t>стабилизации</w:t>
      </w:r>
      <w:r w:rsidRPr="00F22DB9">
        <w:rPr>
          <w:sz w:val="28"/>
          <w:szCs w:val="28"/>
        </w:rPr>
        <w:t xml:space="preserve"> </w:t>
      </w:r>
      <w:r>
        <w:rPr>
          <w:sz w:val="28"/>
          <w:szCs w:val="28"/>
        </w:rPr>
        <w:t>наноспутника. Рассмотрим данные режимы на примере канала рысканья. Предположим, что каналы крена и тангажа работают идеально. Моменты сил и угловые скорости представлены на рисунке 1.</w:t>
      </w:r>
    </w:p>
    <w:p w14:paraId="0B31F4D7" w14:textId="7246946E" w:rsidR="00632CCF" w:rsidRDefault="00632CCF" w:rsidP="00632CCF">
      <w:pPr>
        <w:spacing w:line="360" w:lineRule="auto"/>
        <w:ind w:firstLine="709"/>
        <w:jc w:val="both"/>
        <w:rPr>
          <w:sz w:val="28"/>
          <w:szCs w:val="28"/>
        </w:rPr>
      </w:pPr>
      <w:r w:rsidRPr="00F22DB9">
        <w:rPr>
          <w:sz w:val="28"/>
          <w:szCs w:val="28"/>
        </w:rPr>
        <w:t>Режим стабилизации углового положения</w:t>
      </w:r>
      <w:r>
        <w:rPr>
          <w:sz w:val="28"/>
          <w:szCs w:val="28"/>
        </w:rPr>
        <w:t xml:space="preserve"> </w:t>
      </w:r>
      <w:r w:rsidRPr="00F22DB9">
        <w:rPr>
          <w:sz w:val="28"/>
          <w:szCs w:val="28"/>
        </w:rPr>
        <w:t>реализуется при наличии внешн</w:t>
      </w:r>
      <w:r>
        <w:rPr>
          <w:sz w:val="28"/>
          <w:szCs w:val="28"/>
        </w:rPr>
        <w:t>его</w:t>
      </w:r>
      <w:r w:rsidRPr="00F22DB9">
        <w:rPr>
          <w:sz w:val="28"/>
          <w:szCs w:val="28"/>
        </w:rPr>
        <w:t xml:space="preserve"> возмущающ</w:t>
      </w:r>
      <w:r>
        <w:rPr>
          <w:sz w:val="28"/>
          <w:szCs w:val="28"/>
        </w:rPr>
        <w:t>его</w:t>
      </w:r>
      <w:r w:rsidRPr="00F22DB9">
        <w:rPr>
          <w:sz w:val="28"/>
          <w:szCs w:val="28"/>
        </w:rPr>
        <w:t xml:space="preserve"> момент</w:t>
      </w:r>
      <w:r>
        <w:rPr>
          <w:sz w:val="28"/>
          <w:szCs w:val="28"/>
        </w:rPr>
        <w:t xml:space="preserve">а </w:t>
      </w:r>
      <m:oMath>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y</m:t>
            </m:r>
          </m:sub>
        </m:sSub>
      </m:oMath>
      <w:r w:rsidRPr="00F22DB9">
        <w:rPr>
          <w:sz w:val="28"/>
          <w:szCs w:val="28"/>
        </w:rPr>
        <w:t>, стремящ</w:t>
      </w:r>
      <w:r w:rsidR="007A480D">
        <w:rPr>
          <w:sz w:val="28"/>
          <w:szCs w:val="28"/>
        </w:rPr>
        <w:t>е</w:t>
      </w:r>
      <w:r w:rsidR="000230EB">
        <w:rPr>
          <w:sz w:val="28"/>
          <w:szCs w:val="28"/>
        </w:rPr>
        <w:t>гося</w:t>
      </w:r>
      <w:r w:rsidRPr="00F22DB9">
        <w:rPr>
          <w:sz w:val="28"/>
          <w:szCs w:val="28"/>
        </w:rPr>
        <w:t xml:space="preserve"> отклонить КА от заданного положения. </w:t>
      </w:r>
      <w:r>
        <w:rPr>
          <w:sz w:val="28"/>
          <w:szCs w:val="28"/>
        </w:rPr>
        <w:t>Пусть у</w:t>
      </w:r>
      <w:r w:rsidRPr="00637A66">
        <w:rPr>
          <w:sz w:val="28"/>
          <w:szCs w:val="28"/>
        </w:rPr>
        <w:t>г</w:t>
      </w:r>
      <w:r>
        <w:rPr>
          <w:sz w:val="28"/>
          <w:szCs w:val="28"/>
        </w:rPr>
        <w:t>ловые скорости и проекции кажущегося ускорения измеряет микромеханический инерциальный модуль, который передаёт данные в микроконтроллер</w:t>
      </w:r>
      <w:r w:rsidRPr="000A6D36">
        <w:rPr>
          <w:sz w:val="28"/>
          <w:szCs w:val="28"/>
        </w:rPr>
        <w:t>.</w:t>
      </w:r>
      <w:r>
        <w:rPr>
          <w:sz w:val="28"/>
          <w:szCs w:val="28"/>
        </w:rPr>
        <w:t xml:space="preserve"> Микроконтроллер обрабатывает эти данные и </w:t>
      </w:r>
      <w:r w:rsidRPr="00637A66">
        <w:rPr>
          <w:sz w:val="28"/>
          <w:szCs w:val="28"/>
        </w:rPr>
        <w:t xml:space="preserve">выработает команду на изменение угловой скорости маховика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М</m:t>
            </m:r>
          </m:sub>
        </m:sSub>
      </m:oMath>
      <w:r>
        <w:rPr>
          <w:sz w:val="28"/>
          <w:szCs w:val="28"/>
        </w:rPr>
        <w:t xml:space="preserve"> </w:t>
      </w:r>
      <w:r w:rsidRPr="00637A66">
        <w:rPr>
          <w:sz w:val="28"/>
          <w:szCs w:val="28"/>
        </w:rPr>
        <w:t>таким образом, чтобы ликвидирова</w:t>
      </w:r>
      <w:r>
        <w:rPr>
          <w:sz w:val="28"/>
          <w:szCs w:val="28"/>
        </w:rPr>
        <w:t>ть</w:t>
      </w:r>
      <w:r w:rsidRPr="00637A66">
        <w:rPr>
          <w:sz w:val="28"/>
          <w:szCs w:val="28"/>
        </w:rPr>
        <w:t xml:space="preserve"> возникшее отклонение </w:t>
      </w:r>
      <m:oMath>
        <m:r>
          <w:rPr>
            <w:rFonts w:ascii="Cambria Math" w:hAnsi="Cambria Math"/>
            <w:sz w:val="28"/>
            <w:szCs w:val="28"/>
          </w:rPr>
          <m:t>ψ</m:t>
        </m:r>
      </m:oMath>
      <w:r>
        <w:rPr>
          <w:sz w:val="28"/>
          <w:szCs w:val="28"/>
        </w:rPr>
        <w:t xml:space="preserve">. Ускорение и замедление вращения маховика происходит за счёт приложенного к нему </w:t>
      </w:r>
      <w:r>
        <w:rPr>
          <w:sz w:val="28"/>
          <w:szCs w:val="28"/>
        </w:rPr>
        <w:lastRenderedPageBreak/>
        <w:t xml:space="preserve">момента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Д</m:t>
            </m:r>
          </m:sub>
        </m:sSub>
        <m:d>
          <m:dPr>
            <m:ctrlPr>
              <w:rPr>
                <w:rFonts w:ascii="Cambria Math" w:hAnsi="Cambria Math"/>
                <w:i/>
                <w:sz w:val="28"/>
                <w:szCs w:val="28"/>
              </w:rPr>
            </m:ctrlPr>
          </m:dPr>
          <m:e>
            <m:r>
              <w:rPr>
                <w:rFonts w:ascii="Cambria Math" w:hAnsi="Cambria Math"/>
                <w:sz w:val="28"/>
                <w:szCs w:val="28"/>
                <w:lang w:val="en-US"/>
              </w:rPr>
              <m:t>t</m:t>
            </m:r>
          </m:e>
        </m:d>
      </m:oMath>
      <w:r>
        <w:rPr>
          <w:sz w:val="28"/>
          <w:szCs w:val="28"/>
        </w:rPr>
        <w:t xml:space="preserve">. Этот момент может быть, как постоянным, так и изменяющимся во времени.  </w:t>
      </w:r>
    </w:p>
    <w:p w14:paraId="2537FC64" w14:textId="56F162C0" w:rsidR="0028168F" w:rsidRDefault="0028168F" w:rsidP="00632CCF">
      <w:pPr>
        <w:spacing w:line="360" w:lineRule="auto"/>
        <w:ind w:firstLine="709"/>
        <w:jc w:val="both"/>
        <w:rPr>
          <w:sz w:val="28"/>
          <w:szCs w:val="28"/>
        </w:rPr>
      </w:pPr>
    </w:p>
    <w:p w14:paraId="168AA04B" w14:textId="7331C221" w:rsidR="00632CCF" w:rsidRPr="007E5BA8" w:rsidRDefault="00632CCF" w:rsidP="00632CCF">
      <w:pPr>
        <w:spacing w:line="360" w:lineRule="auto"/>
        <w:jc w:val="center"/>
        <w:rPr>
          <w:sz w:val="28"/>
          <w:szCs w:val="28"/>
        </w:rPr>
      </w:pPr>
      <w:r>
        <w:rPr>
          <w:noProof/>
          <w:sz w:val="28"/>
          <w:szCs w:val="28"/>
        </w:rPr>
        <w:drawing>
          <wp:anchor distT="0" distB="0" distL="114300" distR="114300" simplePos="0" relativeHeight="251659264" behindDoc="0" locked="0" layoutInCell="1" allowOverlap="1" wp14:anchorId="2EAE220C" wp14:editId="3D2C6DFE">
            <wp:simplePos x="0" y="0"/>
            <wp:positionH relativeFrom="margin">
              <wp:align>center</wp:align>
            </wp:positionH>
            <wp:positionV relativeFrom="paragraph">
              <wp:posOffset>0</wp:posOffset>
            </wp:positionV>
            <wp:extent cx="4381500" cy="43815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8" cstate="print">
                      <a:extLst>
                        <a:ext uri="{28A0092B-C50C-407E-A947-70E740481C1C}">
                          <a14:useLocalDpi xmlns:a14="http://schemas.microsoft.com/office/drawing/2010/main" val="0"/>
                        </a:ext>
                      </a:extLst>
                    </a:blip>
                    <a:srcRect l="19134" t="15197" r="7107" b="32629"/>
                    <a:stretch/>
                  </pic:blipFill>
                  <pic:spPr bwMode="auto">
                    <a:xfrm>
                      <a:off x="0" y="0"/>
                      <a:ext cx="4381500" cy="438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Рисунок 1 - Схема одноосной маховиковой стабилизации</w:t>
      </w:r>
    </w:p>
    <w:p w14:paraId="5F341BF6" w14:textId="77777777" w:rsidR="00632CCF" w:rsidRPr="00F22DB9" w:rsidRDefault="00632CCF" w:rsidP="00632CCF">
      <w:pPr>
        <w:spacing w:line="360" w:lineRule="auto"/>
        <w:jc w:val="both"/>
        <w:rPr>
          <w:sz w:val="28"/>
          <w:szCs w:val="28"/>
        </w:rPr>
      </w:pPr>
    </w:p>
    <w:p w14:paraId="6D21877A" w14:textId="04EB03AE" w:rsidR="00632CCF" w:rsidRPr="00F22DB9" w:rsidRDefault="00632CCF" w:rsidP="00632CCF">
      <w:pPr>
        <w:spacing w:line="360" w:lineRule="auto"/>
        <w:ind w:firstLine="709"/>
        <w:jc w:val="both"/>
        <w:rPr>
          <w:sz w:val="28"/>
          <w:szCs w:val="28"/>
        </w:rPr>
      </w:pPr>
      <w:r w:rsidRPr="00F22DB9">
        <w:rPr>
          <w:sz w:val="28"/>
          <w:szCs w:val="28"/>
        </w:rPr>
        <w:t xml:space="preserve">Режим сброса кинетического момента </w:t>
      </w:r>
      <w:r>
        <w:rPr>
          <w:sz w:val="28"/>
          <w:szCs w:val="28"/>
        </w:rPr>
        <w:t>требуется п</w:t>
      </w:r>
      <w:r w:rsidRPr="00F22DB9">
        <w:rPr>
          <w:sz w:val="28"/>
          <w:szCs w:val="28"/>
        </w:rPr>
        <w:t>ри длительном воздействии возмущающих моментов</w:t>
      </w:r>
      <w:r>
        <w:rPr>
          <w:sz w:val="28"/>
          <w:szCs w:val="28"/>
        </w:rPr>
        <w:t>, когда</w:t>
      </w:r>
      <w:r w:rsidRPr="00F22DB9">
        <w:rPr>
          <w:sz w:val="28"/>
          <w:szCs w:val="28"/>
        </w:rPr>
        <w:t xml:space="preserve"> скорость вращения маховика достигает предельного значения и система переходит в режим насыщения</w:t>
      </w:r>
      <w:r>
        <w:rPr>
          <w:sz w:val="28"/>
          <w:szCs w:val="28"/>
        </w:rPr>
        <w:t xml:space="preserve">. В этом режиме </w:t>
      </w:r>
      <w:r w:rsidRPr="00F22DB9">
        <w:rPr>
          <w:sz w:val="28"/>
          <w:szCs w:val="28"/>
        </w:rPr>
        <w:t>управление</w:t>
      </w:r>
      <w:r>
        <w:rPr>
          <w:sz w:val="28"/>
          <w:szCs w:val="28"/>
        </w:rPr>
        <w:t xml:space="preserve"> ориентацией наноспутника</w:t>
      </w:r>
      <w:r w:rsidRPr="00F22DB9">
        <w:rPr>
          <w:sz w:val="28"/>
          <w:szCs w:val="28"/>
        </w:rPr>
        <w:t xml:space="preserve"> становится невозможным. Для возвращения </w:t>
      </w:r>
      <w:r>
        <w:rPr>
          <w:sz w:val="28"/>
          <w:szCs w:val="28"/>
        </w:rPr>
        <w:t xml:space="preserve">системы стабилизации и ориентации </w:t>
      </w:r>
      <w:r w:rsidRPr="00F22DB9">
        <w:rPr>
          <w:sz w:val="28"/>
          <w:szCs w:val="28"/>
        </w:rPr>
        <w:t>в рабочее состояние необходимо сброс</w:t>
      </w:r>
      <w:r>
        <w:rPr>
          <w:sz w:val="28"/>
          <w:szCs w:val="28"/>
        </w:rPr>
        <w:t>ить</w:t>
      </w:r>
      <w:r w:rsidRPr="00F22DB9">
        <w:rPr>
          <w:sz w:val="28"/>
          <w:szCs w:val="28"/>
        </w:rPr>
        <w:t xml:space="preserve"> накопленн</w:t>
      </w:r>
      <w:r>
        <w:rPr>
          <w:sz w:val="28"/>
          <w:szCs w:val="28"/>
        </w:rPr>
        <w:t>ый</w:t>
      </w:r>
      <w:r w:rsidRPr="00F22DB9">
        <w:rPr>
          <w:sz w:val="28"/>
          <w:szCs w:val="28"/>
        </w:rPr>
        <w:t xml:space="preserve"> кинетическ</w:t>
      </w:r>
      <w:r>
        <w:rPr>
          <w:sz w:val="28"/>
          <w:szCs w:val="28"/>
        </w:rPr>
        <w:t>ий</w:t>
      </w:r>
      <w:r w:rsidRPr="00F22DB9">
        <w:rPr>
          <w:sz w:val="28"/>
          <w:szCs w:val="28"/>
        </w:rPr>
        <w:t xml:space="preserve"> момент.  </w:t>
      </w:r>
      <w:r>
        <w:rPr>
          <w:sz w:val="28"/>
          <w:szCs w:val="28"/>
        </w:rPr>
        <w:t xml:space="preserve">Сброс момента </w:t>
      </w:r>
      <w:r w:rsidRPr="00F22DB9">
        <w:rPr>
          <w:sz w:val="28"/>
          <w:szCs w:val="28"/>
        </w:rPr>
        <w:t xml:space="preserve">осуществляется путём торможения </w:t>
      </w:r>
      <w:r>
        <w:rPr>
          <w:sz w:val="28"/>
          <w:szCs w:val="28"/>
        </w:rPr>
        <w:t>двигателя-</w:t>
      </w:r>
      <w:r w:rsidRPr="00F22DB9">
        <w:rPr>
          <w:sz w:val="28"/>
          <w:szCs w:val="28"/>
        </w:rPr>
        <w:t xml:space="preserve">маховика и одновременного включения резервных исполнительных органов (например, </w:t>
      </w:r>
      <w:r w:rsidRPr="001C2A46">
        <w:rPr>
          <w:sz w:val="28"/>
          <w:szCs w:val="28"/>
        </w:rPr>
        <w:t>магнитн</w:t>
      </w:r>
      <w:r>
        <w:rPr>
          <w:sz w:val="28"/>
          <w:szCs w:val="28"/>
        </w:rPr>
        <w:t>ых</w:t>
      </w:r>
      <w:r w:rsidRPr="001C2A46">
        <w:rPr>
          <w:sz w:val="28"/>
          <w:szCs w:val="28"/>
        </w:rPr>
        <w:t xml:space="preserve"> привод</w:t>
      </w:r>
      <w:r>
        <w:rPr>
          <w:sz w:val="28"/>
          <w:szCs w:val="28"/>
        </w:rPr>
        <w:t>ов</w:t>
      </w:r>
      <w:r w:rsidRPr="00F22DB9">
        <w:rPr>
          <w:sz w:val="28"/>
          <w:szCs w:val="28"/>
        </w:rPr>
        <w:t>)</w:t>
      </w:r>
      <w:r>
        <w:rPr>
          <w:sz w:val="28"/>
          <w:szCs w:val="28"/>
        </w:rPr>
        <w:t xml:space="preserve">. Резервные исполнительные органы должны </w:t>
      </w:r>
      <w:r w:rsidRPr="00F22DB9">
        <w:rPr>
          <w:sz w:val="28"/>
          <w:szCs w:val="28"/>
        </w:rPr>
        <w:t>созда</w:t>
      </w:r>
      <w:r>
        <w:rPr>
          <w:sz w:val="28"/>
          <w:szCs w:val="28"/>
        </w:rPr>
        <w:t>ть</w:t>
      </w:r>
      <w:r w:rsidRPr="00F22DB9">
        <w:rPr>
          <w:sz w:val="28"/>
          <w:szCs w:val="28"/>
        </w:rPr>
        <w:t xml:space="preserve"> </w:t>
      </w:r>
      <w:r w:rsidRPr="00F22DB9">
        <w:rPr>
          <w:sz w:val="28"/>
          <w:szCs w:val="28"/>
        </w:rPr>
        <w:lastRenderedPageBreak/>
        <w:t xml:space="preserve">момент, достаточный для компенсации </w:t>
      </w:r>
      <w:r>
        <w:rPr>
          <w:sz w:val="28"/>
          <w:szCs w:val="28"/>
        </w:rPr>
        <w:t>момента внешних сил и момента, возникающего при торможении двигателя-маховика</w:t>
      </w:r>
      <w:r w:rsidRPr="00F22DB9">
        <w:rPr>
          <w:sz w:val="28"/>
          <w:szCs w:val="28"/>
        </w:rPr>
        <w:t>.</w:t>
      </w:r>
    </w:p>
    <w:p w14:paraId="3A574EBA" w14:textId="5CD5B172" w:rsidR="00632CCF" w:rsidRPr="00F22DB9" w:rsidRDefault="00632CCF" w:rsidP="00632CCF">
      <w:pPr>
        <w:spacing w:line="360" w:lineRule="auto"/>
        <w:ind w:firstLine="709"/>
        <w:jc w:val="both"/>
        <w:rPr>
          <w:sz w:val="28"/>
          <w:szCs w:val="28"/>
        </w:rPr>
      </w:pPr>
      <w:r w:rsidRPr="00F22DB9">
        <w:rPr>
          <w:sz w:val="28"/>
          <w:szCs w:val="28"/>
        </w:rPr>
        <w:t>Р</w:t>
      </w:r>
      <w:r>
        <w:rPr>
          <w:sz w:val="28"/>
          <w:szCs w:val="28"/>
        </w:rPr>
        <w:t>ассмотрим р</w:t>
      </w:r>
      <w:r w:rsidRPr="00F22DB9">
        <w:rPr>
          <w:sz w:val="28"/>
          <w:szCs w:val="28"/>
        </w:rPr>
        <w:t>ежим программных разворотов</w:t>
      </w:r>
      <w:r>
        <w:rPr>
          <w:sz w:val="28"/>
          <w:szCs w:val="28"/>
        </w:rPr>
        <w:t xml:space="preserve">. </w:t>
      </w:r>
      <w:r w:rsidRPr="00F22DB9">
        <w:rPr>
          <w:sz w:val="28"/>
          <w:szCs w:val="28"/>
        </w:rPr>
        <w:t>Для изменения ориентации КА по заданной программе маховику сообщается момент, направление которого определя</w:t>
      </w:r>
      <w:r w:rsidR="000230EB">
        <w:rPr>
          <w:sz w:val="28"/>
          <w:szCs w:val="28"/>
        </w:rPr>
        <w:t>ется</w:t>
      </w:r>
      <w:r w:rsidRPr="00F22DB9">
        <w:rPr>
          <w:sz w:val="28"/>
          <w:szCs w:val="28"/>
        </w:rPr>
        <w:t xml:space="preserve"> требуемым углом разворота. В результате возникает момент, который </w:t>
      </w:r>
      <w:r>
        <w:rPr>
          <w:sz w:val="28"/>
          <w:szCs w:val="28"/>
        </w:rPr>
        <w:t>вращает наноспутник</w:t>
      </w:r>
      <w:r w:rsidRPr="00F22DB9">
        <w:rPr>
          <w:sz w:val="28"/>
          <w:szCs w:val="28"/>
        </w:rPr>
        <w:t xml:space="preserve">. По мере приближения к </w:t>
      </w:r>
      <w:r>
        <w:rPr>
          <w:sz w:val="28"/>
          <w:szCs w:val="28"/>
        </w:rPr>
        <w:t>требуемому</w:t>
      </w:r>
      <w:r w:rsidRPr="00F22DB9">
        <w:rPr>
          <w:sz w:val="28"/>
          <w:szCs w:val="28"/>
        </w:rPr>
        <w:t xml:space="preserve"> углу </w:t>
      </w:r>
      <m:oMath>
        <m:sSub>
          <m:sSubPr>
            <m:ctrlPr>
              <w:rPr>
                <w:rFonts w:ascii="Cambria Math" w:hAnsi="Cambria Math"/>
                <w:i/>
                <w:sz w:val="28"/>
                <w:szCs w:val="28"/>
              </w:rPr>
            </m:ctrlPr>
          </m:sSubPr>
          <m:e>
            <m:r>
              <w:rPr>
                <w:rFonts w:ascii="Cambria Math" w:hAnsi="Cambria Math"/>
                <w:sz w:val="28"/>
                <w:szCs w:val="28"/>
              </w:rPr>
              <m:t>ψ</m:t>
            </m:r>
          </m:e>
          <m:sub>
            <m:r>
              <w:rPr>
                <w:rFonts w:ascii="Cambria Math" w:hAnsi="Cambria Math"/>
                <w:sz w:val="28"/>
                <w:szCs w:val="28"/>
              </w:rPr>
              <m:t>п</m:t>
            </m:r>
          </m:sub>
        </m:sSub>
      </m:oMath>
      <w:r w:rsidRPr="00F22DB9">
        <w:rPr>
          <w:sz w:val="28"/>
          <w:szCs w:val="28"/>
        </w:rPr>
        <w:t xml:space="preserve"> система осуществляет демпфирование угловой скорости и колебаний, обеспечивая точную остановку</w:t>
      </w:r>
      <w:r>
        <w:rPr>
          <w:sz w:val="28"/>
          <w:szCs w:val="28"/>
        </w:rPr>
        <w:t>.</w:t>
      </w:r>
      <w:r w:rsidRPr="00F22DB9">
        <w:rPr>
          <w:sz w:val="28"/>
          <w:szCs w:val="28"/>
        </w:rPr>
        <w:t xml:space="preserve"> </w:t>
      </w:r>
    </w:p>
    <w:p w14:paraId="427415B4" w14:textId="77777777" w:rsidR="00632CCF" w:rsidRPr="00F22DB9" w:rsidRDefault="00632CCF" w:rsidP="00632CCF">
      <w:pPr>
        <w:spacing w:line="360" w:lineRule="auto"/>
        <w:ind w:firstLine="709"/>
        <w:jc w:val="both"/>
        <w:rPr>
          <w:sz w:val="28"/>
          <w:szCs w:val="28"/>
        </w:rPr>
      </w:pPr>
      <w:r w:rsidRPr="00F22DB9">
        <w:rPr>
          <w:sz w:val="28"/>
          <w:szCs w:val="28"/>
        </w:rPr>
        <w:t xml:space="preserve">В </w:t>
      </w:r>
      <w:r>
        <w:rPr>
          <w:sz w:val="28"/>
          <w:szCs w:val="28"/>
        </w:rPr>
        <w:t>р</w:t>
      </w:r>
      <w:r w:rsidRPr="00F22DB9">
        <w:rPr>
          <w:sz w:val="28"/>
          <w:szCs w:val="28"/>
        </w:rPr>
        <w:t>ежим</w:t>
      </w:r>
      <w:r>
        <w:rPr>
          <w:sz w:val="28"/>
          <w:szCs w:val="28"/>
        </w:rPr>
        <w:t>е</w:t>
      </w:r>
      <w:r w:rsidRPr="00F22DB9">
        <w:rPr>
          <w:sz w:val="28"/>
          <w:szCs w:val="28"/>
        </w:rPr>
        <w:t xml:space="preserve"> стабилизации угловой скорости маховик используется как источник или аккумулятор кинетической энергии. Его заранее заданная скорость вращения позволяет компенсировать потери угловой скорости, вызванные тормозящими внешними факторами. Контролируемое торможение маховика позволяет поддерживать постоян</w:t>
      </w:r>
      <w:r>
        <w:rPr>
          <w:sz w:val="28"/>
          <w:szCs w:val="28"/>
        </w:rPr>
        <w:t>ную скорость</w:t>
      </w:r>
      <w:r w:rsidRPr="00F22DB9">
        <w:rPr>
          <w:sz w:val="28"/>
          <w:szCs w:val="28"/>
        </w:rPr>
        <w:t xml:space="preserve"> </w:t>
      </w:r>
      <w:r>
        <w:rPr>
          <w:sz w:val="28"/>
          <w:szCs w:val="28"/>
        </w:rPr>
        <w:t>стабилизированного вращением</w:t>
      </w:r>
      <w:r w:rsidRPr="00F22DB9">
        <w:rPr>
          <w:sz w:val="28"/>
          <w:szCs w:val="28"/>
        </w:rPr>
        <w:t xml:space="preserve"> </w:t>
      </w:r>
      <w:r>
        <w:rPr>
          <w:sz w:val="28"/>
          <w:szCs w:val="28"/>
        </w:rPr>
        <w:t>наноспутника</w:t>
      </w:r>
      <w:r w:rsidRPr="00F22DB9">
        <w:rPr>
          <w:sz w:val="28"/>
          <w:szCs w:val="28"/>
        </w:rPr>
        <w:t>.</w:t>
      </w:r>
    </w:p>
    <w:p w14:paraId="7A7175F3" w14:textId="77777777" w:rsidR="00632CCF" w:rsidRPr="00F22DB9" w:rsidRDefault="00632CCF" w:rsidP="00632CCF">
      <w:pPr>
        <w:spacing w:line="360" w:lineRule="auto"/>
        <w:ind w:firstLine="709"/>
        <w:jc w:val="both"/>
        <w:rPr>
          <w:sz w:val="28"/>
          <w:szCs w:val="28"/>
        </w:rPr>
      </w:pPr>
      <w:r w:rsidRPr="00F22DB9">
        <w:rPr>
          <w:sz w:val="28"/>
          <w:szCs w:val="28"/>
        </w:rPr>
        <w:t xml:space="preserve">При построении </w:t>
      </w:r>
      <w:proofErr w:type="spellStart"/>
      <w:r w:rsidRPr="00F22DB9">
        <w:rPr>
          <w:sz w:val="28"/>
          <w:szCs w:val="28"/>
        </w:rPr>
        <w:t>маховичной</w:t>
      </w:r>
      <w:proofErr w:type="spellEnd"/>
      <w:r w:rsidRPr="00F22DB9">
        <w:rPr>
          <w:sz w:val="28"/>
          <w:szCs w:val="28"/>
        </w:rPr>
        <w:t xml:space="preserve"> системы ориентации важно учитывать тип используемого привода. В случае применения привода с постоянным моментом система носит нелинейный характер, а возможность точного управления зависит от особенностей управляющих сигналов. </w:t>
      </w:r>
    </w:p>
    <w:p w14:paraId="6DC6EA21" w14:textId="77777777" w:rsidR="00632CCF" w:rsidRDefault="00632CCF" w:rsidP="00632CCF">
      <w:pPr>
        <w:spacing w:line="360" w:lineRule="auto"/>
        <w:ind w:firstLine="709"/>
        <w:jc w:val="both"/>
        <w:rPr>
          <w:color w:val="000000"/>
          <w:sz w:val="28"/>
          <w:szCs w:val="28"/>
        </w:rPr>
      </w:pPr>
      <w:r w:rsidRPr="00F22DB9">
        <w:rPr>
          <w:sz w:val="28"/>
          <w:szCs w:val="28"/>
        </w:rPr>
        <w:t xml:space="preserve">Таким образом, построение эффективной одноосной </w:t>
      </w:r>
      <w:proofErr w:type="spellStart"/>
      <w:r w:rsidRPr="00F22DB9">
        <w:rPr>
          <w:sz w:val="28"/>
          <w:szCs w:val="28"/>
        </w:rPr>
        <w:t>маховичной</w:t>
      </w:r>
      <w:proofErr w:type="spellEnd"/>
      <w:r w:rsidRPr="00F22DB9">
        <w:rPr>
          <w:sz w:val="28"/>
          <w:szCs w:val="28"/>
        </w:rPr>
        <w:t xml:space="preserve"> системы ориентации и стабилизации требует учёта режимов работы, принципа замкнутого регулирования, пределов накопления кинетического момента и способов его сброса. Эти аспекты критичны для разработки как макета, так и полноценной системы управления наноспутником.</w:t>
      </w:r>
      <w:r w:rsidRPr="00F22DB9">
        <w:rPr>
          <w:color w:val="000000"/>
          <w:sz w:val="28"/>
          <w:szCs w:val="28"/>
        </w:rPr>
        <w:t xml:space="preserve"> </w:t>
      </w:r>
    </w:p>
    <w:p w14:paraId="0310E1C3" w14:textId="77777777" w:rsidR="00632CCF" w:rsidRDefault="00632CCF" w:rsidP="00632CCF">
      <w:pPr>
        <w:spacing w:line="360" w:lineRule="auto"/>
        <w:ind w:firstLine="709"/>
        <w:jc w:val="both"/>
        <w:rPr>
          <w:color w:val="000000"/>
          <w:sz w:val="28"/>
          <w:szCs w:val="28"/>
        </w:rPr>
      </w:pPr>
    </w:p>
    <w:p w14:paraId="39B1AD5D" w14:textId="08C1C6FE" w:rsidR="00632CCF" w:rsidRPr="0070194B" w:rsidRDefault="00632CCF" w:rsidP="00666871">
      <w:pPr>
        <w:pStyle w:val="12"/>
        <w:ind w:left="0" w:firstLine="709"/>
        <w:rPr>
          <w:color w:val="000000"/>
        </w:rPr>
      </w:pPr>
      <w:bookmarkStart w:id="19" w:name="_Toc198763548"/>
      <w:r w:rsidRPr="0070194B">
        <w:t xml:space="preserve">Математическое моделирование и динамика </w:t>
      </w:r>
      <w:proofErr w:type="spellStart"/>
      <w:r w:rsidRPr="0070194B">
        <w:t>маховичных</w:t>
      </w:r>
      <w:bookmarkEnd w:id="19"/>
      <w:proofErr w:type="spellEnd"/>
      <w:r w:rsidR="00D035C8">
        <w:t xml:space="preserve"> </w:t>
      </w:r>
      <w:proofErr w:type="spellStart"/>
      <w:r w:rsidR="00666871">
        <w:t>СОиС</w:t>
      </w:r>
      <w:proofErr w:type="spellEnd"/>
    </w:p>
    <w:p w14:paraId="7054931D" w14:textId="77777777" w:rsidR="00632CCF" w:rsidRDefault="00632CCF" w:rsidP="00632CCF">
      <w:pPr>
        <w:spacing w:line="360" w:lineRule="auto"/>
        <w:ind w:firstLine="709"/>
        <w:jc w:val="both"/>
        <w:rPr>
          <w:color w:val="000000"/>
          <w:sz w:val="28"/>
          <w:szCs w:val="28"/>
        </w:rPr>
      </w:pPr>
      <w:r w:rsidRPr="00661E5D">
        <w:rPr>
          <w:color w:val="000000"/>
          <w:sz w:val="28"/>
          <w:szCs w:val="28"/>
        </w:rPr>
        <w:t xml:space="preserve">В соответствии с рис. </w:t>
      </w:r>
      <w:r>
        <w:rPr>
          <w:color w:val="000000"/>
          <w:sz w:val="28"/>
          <w:szCs w:val="28"/>
        </w:rPr>
        <w:t>1</w:t>
      </w:r>
      <w:r w:rsidRPr="00661E5D">
        <w:rPr>
          <w:color w:val="000000"/>
          <w:sz w:val="28"/>
          <w:szCs w:val="28"/>
        </w:rPr>
        <w:t xml:space="preserve"> и сделанными ранее допущениями уравнение</w:t>
      </w:r>
      <w:r>
        <w:rPr>
          <w:color w:val="000000"/>
          <w:sz w:val="28"/>
          <w:szCs w:val="28"/>
        </w:rPr>
        <w:t xml:space="preserve"> </w:t>
      </w:r>
      <w:r w:rsidRPr="00661E5D">
        <w:rPr>
          <w:color w:val="000000"/>
          <w:sz w:val="28"/>
          <w:szCs w:val="28"/>
        </w:rPr>
        <w:t xml:space="preserve">движения </w:t>
      </w:r>
      <w:r>
        <w:rPr>
          <w:color w:val="000000"/>
          <w:sz w:val="28"/>
          <w:szCs w:val="28"/>
        </w:rPr>
        <w:t>наноспутника</w:t>
      </w:r>
      <w:r w:rsidRPr="00661E5D">
        <w:rPr>
          <w:color w:val="000000"/>
          <w:sz w:val="28"/>
          <w:szCs w:val="28"/>
        </w:rPr>
        <w:t xml:space="preserve"> запишем в виде</w:t>
      </w:r>
    </w:p>
    <w:p w14:paraId="779CB791" w14:textId="77777777" w:rsidR="00632CCF" w:rsidRDefault="00632CCF" w:rsidP="00632CCF">
      <w:pPr>
        <w:spacing w:line="360" w:lineRule="auto"/>
        <w:ind w:firstLine="709"/>
        <w:jc w:val="both"/>
        <w:rPr>
          <w:color w:val="000000"/>
          <w:sz w:val="28"/>
          <w:szCs w:val="28"/>
        </w:rPr>
      </w:pPr>
    </w:p>
    <w:p w14:paraId="523B3594" w14:textId="77777777" w:rsidR="00632CCF" w:rsidRPr="007F7181" w:rsidRDefault="00632CCF" w:rsidP="00632CCF">
      <w:pPr>
        <w:spacing w:line="360" w:lineRule="auto"/>
        <w:ind w:left="2832" w:firstLine="708"/>
        <w:jc w:val="right"/>
        <w:rPr>
          <w:color w:val="000000"/>
          <w:sz w:val="28"/>
          <w:szCs w:val="28"/>
        </w:rPr>
      </w:pPr>
      <w:r w:rsidRPr="00AA1374">
        <w:rPr>
          <w:color w:val="000000"/>
          <w:sz w:val="28"/>
          <w:szCs w:val="28"/>
        </w:rPr>
        <w:t xml:space="preserve">  </w:t>
      </w:r>
      <m:oMath>
        <m:sSub>
          <m:sSubPr>
            <m:ctrlPr>
              <w:rPr>
                <w:rFonts w:ascii="Cambria Math" w:hAnsi="Cambria Math"/>
                <w:i/>
                <w:color w:val="000000"/>
                <w:sz w:val="28"/>
                <w:szCs w:val="28"/>
              </w:rPr>
            </m:ctrlPr>
          </m:sSubPr>
          <m:e>
            <m:r>
              <w:rPr>
                <w:rFonts w:ascii="Cambria Math" w:hAnsi="Cambria Math"/>
                <w:color w:val="000000"/>
                <w:sz w:val="28"/>
                <w:szCs w:val="28"/>
                <w:lang w:val="en-US"/>
              </w:rPr>
              <m:t>I</m:t>
            </m:r>
          </m:e>
          <m:sub>
            <m:r>
              <w:rPr>
                <w:rFonts w:ascii="Cambria Math" w:hAnsi="Cambria Math"/>
                <w:color w:val="000000"/>
                <w:sz w:val="28"/>
                <w:szCs w:val="28"/>
              </w:rPr>
              <m:t>yм</m:t>
            </m:r>
          </m:sub>
        </m:sSub>
        <m:acc>
          <m:accPr>
            <m:chr m:val="̈"/>
            <m:ctrlPr>
              <w:rPr>
                <w:rFonts w:ascii="Cambria Math" w:hAnsi="Cambria Math"/>
                <w:i/>
                <w:color w:val="000000"/>
                <w:sz w:val="28"/>
                <w:szCs w:val="28"/>
              </w:rPr>
            </m:ctrlPr>
          </m:accPr>
          <m:e>
            <w:commentRangeStart w:id="20"/>
            <m:r>
              <w:rPr>
                <w:rFonts w:ascii="Cambria Math" w:hAnsi="Cambria Math"/>
                <w:sz w:val="28"/>
                <w:szCs w:val="28"/>
              </w:rPr>
              <m:t>ψ</m:t>
            </m:r>
            <w:commentRangeEnd w:id="20"/>
            <m:r>
              <m:rPr>
                <m:sty m:val="p"/>
              </m:rPr>
              <w:rPr>
                <w:rStyle w:val="CommentReference"/>
              </w:rPr>
              <w:commentReference w:id="20"/>
            </m:r>
          </m:e>
        </m:acc>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д</m:t>
            </m:r>
          </m:sub>
        </m:sSub>
      </m:oMath>
      <w:proofErr w:type="gramStart"/>
      <w:r>
        <w:rPr>
          <w:color w:val="000000"/>
          <w:sz w:val="28"/>
          <w:szCs w:val="28"/>
        </w:rPr>
        <w:t>,</w:t>
      </w:r>
      <w:r w:rsidRPr="00AA1374">
        <w:rPr>
          <w:color w:val="000000"/>
          <w:sz w:val="28"/>
          <w:szCs w:val="28"/>
        </w:rPr>
        <w:t xml:space="preserve">   </w:t>
      </w:r>
      <w:proofErr w:type="gramEnd"/>
      <w:r w:rsidRPr="00AA1374">
        <w:rPr>
          <w:color w:val="000000"/>
          <w:sz w:val="28"/>
          <w:szCs w:val="28"/>
        </w:rPr>
        <w:t xml:space="preserve">   </w:t>
      </w:r>
      <w:r>
        <w:rPr>
          <w:color w:val="000000"/>
          <w:sz w:val="28"/>
          <w:szCs w:val="28"/>
        </w:rPr>
        <w:tab/>
      </w:r>
      <w:r w:rsidRPr="00C5120E">
        <w:rPr>
          <w:color w:val="000000"/>
          <w:sz w:val="28"/>
          <w:szCs w:val="28"/>
        </w:rPr>
        <w:t xml:space="preserve">     </w:t>
      </w:r>
      <w:r w:rsidRPr="00AA1374">
        <w:rPr>
          <w:color w:val="000000"/>
          <w:sz w:val="28"/>
          <w:szCs w:val="28"/>
        </w:rPr>
        <w:t xml:space="preserve">            </w:t>
      </w:r>
      <w:r w:rsidRPr="00C5120E">
        <w:rPr>
          <w:color w:val="000000"/>
          <w:sz w:val="28"/>
          <w:szCs w:val="28"/>
        </w:rPr>
        <w:t xml:space="preserve"> </w:t>
      </w:r>
      <w:r w:rsidRPr="00AA1374">
        <w:rPr>
          <w:color w:val="000000"/>
          <w:sz w:val="28"/>
          <w:szCs w:val="28"/>
        </w:rPr>
        <w:t xml:space="preserve">                   </w:t>
      </w:r>
      <w:r w:rsidRPr="00C5120E">
        <w:rPr>
          <w:color w:val="000000"/>
          <w:sz w:val="28"/>
          <w:szCs w:val="28"/>
        </w:rPr>
        <w:t>(1)</w:t>
      </w:r>
    </w:p>
    <w:p w14:paraId="08F53A14" w14:textId="77777777" w:rsidR="00632CCF" w:rsidRDefault="00632CCF" w:rsidP="00632CCF">
      <w:pPr>
        <w:spacing w:line="360" w:lineRule="auto"/>
        <w:jc w:val="both"/>
        <w:rPr>
          <w:color w:val="000000"/>
          <w:sz w:val="28"/>
          <w:szCs w:val="28"/>
        </w:rPr>
      </w:pPr>
    </w:p>
    <w:p w14:paraId="42C1C531" w14:textId="77777777" w:rsidR="00632CCF" w:rsidRPr="00632CCF" w:rsidRDefault="00632CCF" w:rsidP="00632CCF">
      <w:pPr>
        <w:spacing w:line="360" w:lineRule="auto"/>
        <w:jc w:val="both"/>
        <w:rPr>
          <w:color w:val="000000"/>
          <w:sz w:val="28"/>
          <w:szCs w:val="28"/>
        </w:rPr>
      </w:pPr>
      <w:r w:rsidRPr="00661E5D">
        <w:rPr>
          <w:color w:val="000000"/>
          <w:sz w:val="28"/>
          <w:szCs w:val="28"/>
        </w:rPr>
        <w:t>а уравнение движения маховика</w:t>
      </w:r>
    </w:p>
    <w:p w14:paraId="1EB6BDEC" w14:textId="77777777" w:rsidR="00632CCF" w:rsidRDefault="00632CCF" w:rsidP="00632CCF">
      <w:pPr>
        <w:spacing w:line="360" w:lineRule="auto"/>
        <w:jc w:val="both"/>
        <w:rPr>
          <w:color w:val="000000"/>
          <w:sz w:val="28"/>
          <w:szCs w:val="28"/>
        </w:rPr>
      </w:pPr>
    </w:p>
    <w:p w14:paraId="63A0C765" w14:textId="77777777" w:rsidR="00632CCF" w:rsidRPr="00AA1374" w:rsidRDefault="00632CCF" w:rsidP="00632CCF">
      <w:pPr>
        <w:spacing w:line="360" w:lineRule="auto"/>
        <w:jc w:val="center"/>
        <w:rPr>
          <w:color w:val="000000"/>
          <w:sz w:val="28"/>
          <w:szCs w:val="28"/>
        </w:rPr>
      </w:pPr>
      <m:oMath>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 xml:space="preserve"> </m:t>
            </m:r>
            <m:r>
              <w:rPr>
                <w:rFonts w:ascii="Cambria Math" w:hAnsi="Cambria Math"/>
                <w:color w:val="000000"/>
                <w:sz w:val="28"/>
                <w:szCs w:val="28"/>
                <w:lang w:val="en-US"/>
              </w:rPr>
              <m:t>I</m:t>
            </m:r>
          </m:e>
          <m:sub>
            <m:r>
              <w:rPr>
                <w:rFonts w:ascii="Cambria Math" w:hAnsi="Cambria Math"/>
                <w:color w:val="000000"/>
                <w:sz w:val="28"/>
                <w:szCs w:val="28"/>
              </w:rPr>
              <m:t>м</m:t>
            </m:r>
          </m:sub>
        </m:sSub>
        <m:d>
          <m:dPr>
            <m:ctrlPr>
              <w:rPr>
                <w:rFonts w:ascii="Cambria Math" w:hAnsi="Cambria Math"/>
                <w:i/>
                <w:color w:val="000000"/>
                <w:sz w:val="28"/>
                <w:szCs w:val="28"/>
              </w:rPr>
            </m:ctrlPr>
          </m:dPr>
          <m:e>
            <m:sSub>
              <m:sSubPr>
                <m:ctrlPr>
                  <w:rPr>
                    <w:rFonts w:ascii="Cambria Math" w:hAnsi="Cambria Math"/>
                    <w:i/>
                    <w:color w:val="000000"/>
                    <w:sz w:val="28"/>
                    <w:szCs w:val="28"/>
                  </w:rPr>
                </m:ctrlPr>
              </m:sSubPr>
              <m:e>
                <m:acc>
                  <m:accPr>
                    <m:chr m:val="̇"/>
                    <m:ctrlPr>
                      <w:rPr>
                        <w:rFonts w:ascii="Cambria Math" w:hAnsi="Cambria Math"/>
                        <w:i/>
                        <w:color w:val="000000"/>
                        <w:sz w:val="28"/>
                        <w:szCs w:val="28"/>
                      </w:rPr>
                    </m:ctrlPr>
                  </m:accPr>
                  <m:e>
                    <m:r>
                      <w:rPr>
                        <w:rFonts w:ascii="Cambria Math" w:hAnsi="Cambria Math"/>
                        <w:color w:val="000000"/>
                        <w:sz w:val="28"/>
                        <w:szCs w:val="28"/>
                      </w:rPr>
                      <m:t>ω</m:t>
                    </m:r>
                  </m:e>
                </m:acc>
              </m:e>
              <m:sub>
                <m:r>
                  <w:rPr>
                    <w:rFonts w:ascii="Cambria Math" w:hAnsi="Cambria Math"/>
                    <w:color w:val="000000"/>
                    <w:sz w:val="28"/>
                    <w:szCs w:val="28"/>
                  </w:rPr>
                  <m:t>м</m:t>
                </m:r>
              </m:sub>
            </m:sSub>
            <m:r>
              <w:rPr>
                <w:rFonts w:ascii="Cambria Math" w:hAnsi="Cambria Math"/>
                <w:color w:val="000000"/>
                <w:sz w:val="28"/>
                <w:szCs w:val="28"/>
              </w:rPr>
              <m:t>-</m:t>
            </m:r>
            <m:acc>
              <m:accPr>
                <m:chr m:val="̈"/>
                <m:ctrlPr>
                  <w:rPr>
                    <w:rFonts w:ascii="Cambria Math" w:hAnsi="Cambria Math"/>
                    <w:i/>
                    <w:color w:val="000000"/>
                    <w:sz w:val="28"/>
                    <w:szCs w:val="28"/>
                  </w:rPr>
                </m:ctrlPr>
              </m:accPr>
              <m:e>
                <m:r>
                  <w:rPr>
                    <w:rFonts w:ascii="Cambria Math" w:hAnsi="Cambria Math"/>
                    <w:sz w:val="28"/>
                    <w:szCs w:val="28"/>
                  </w:rPr>
                  <m:t>ψ</m:t>
                </m:r>
              </m:e>
            </m:acc>
          </m:e>
        </m:d>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д</m:t>
            </m:r>
          </m:sub>
        </m:sSub>
      </m:oMath>
      <w:r>
        <w:rPr>
          <w:color w:val="000000"/>
          <w:sz w:val="28"/>
          <w:szCs w:val="28"/>
        </w:rPr>
        <w:t>,</w:t>
      </w:r>
      <w:r w:rsidRPr="00AA1374">
        <w:rPr>
          <w:color w:val="000000"/>
          <w:sz w:val="28"/>
          <w:szCs w:val="28"/>
        </w:rPr>
        <w:t xml:space="preserve"> </w:t>
      </w:r>
      <w:r>
        <w:rPr>
          <w:color w:val="000000"/>
          <w:sz w:val="28"/>
          <w:szCs w:val="28"/>
        </w:rPr>
        <w:tab/>
      </w:r>
      <w:r>
        <w:rPr>
          <w:color w:val="000000"/>
          <w:sz w:val="28"/>
          <w:szCs w:val="28"/>
        </w:rPr>
        <w:tab/>
      </w:r>
      <w:r w:rsidRPr="00AA1374">
        <w:rPr>
          <w:color w:val="000000"/>
          <w:sz w:val="28"/>
          <w:szCs w:val="28"/>
        </w:rPr>
        <w:t xml:space="preserve">       </w:t>
      </w:r>
      <w:r>
        <w:rPr>
          <w:color w:val="000000"/>
          <w:sz w:val="28"/>
          <w:szCs w:val="28"/>
        </w:rPr>
        <w:tab/>
      </w:r>
      <w:r w:rsidRPr="00AA1374">
        <w:rPr>
          <w:color w:val="000000"/>
          <w:sz w:val="28"/>
          <w:szCs w:val="28"/>
        </w:rPr>
        <w:t xml:space="preserve">              </w:t>
      </w:r>
      <w:proofErr w:type="gramStart"/>
      <w:r w:rsidRPr="00AA1374">
        <w:rPr>
          <w:color w:val="000000"/>
          <w:sz w:val="28"/>
          <w:szCs w:val="28"/>
        </w:rPr>
        <w:t xml:space="preserve">   (</w:t>
      </w:r>
      <w:proofErr w:type="gramEnd"/>
      <w:r w:rsidRPr="00AA1374">
        <w:rPr>
          <w:color w:val="000000"/>
          <w:sz w:val="28"/>
          <w:szCs w:val="28"/>
        </w:rPr>
        <w:t>2)</w:t>
      </w:r>
    </w:p>
    <w:p w14:paraId="2A0E6488" w14:textId="14DF8898" w:rsidR="00632CCF" w:rsidRPr="00661E5D" w:rsidRDefault="00632CCF" w:rsidP="00632CCF">
      <w:pPr>
        <w:spacing w:line="360" w:lineRule="auto"/>
        <w:jc w:val="both"/>
        <w:rPr>
          <w:color w:val="000000"/>
          <w:sz w:val="28"/>
          <w:szCs w:val="28"/>
        </w:rPr>
      </w:pPr>
      <w:r w:rsidRPr="00661E5D">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lang w:val="en-US"/>
              </w:rPr>
              <m:t>I</m:t>
            </m:r>
          </m:e>
          <m:sub>
            <m:r>
              <w:rPr>
                <w:rFonts w:ascii="Cambria Math" w:hAnsi="Cambria Math"/>
                <w:color w:val="000000"/>
                <w:sz w:val="28"/>
                <w:szCs w:val="28"/>
              </w:rPr>
              <m:t>м</m:t>
            </m:r>
          </m:sub>
        </m:sSub>
      </m:oMath>
      <w:r w:rsidRPr="00661E5D">
        <w:rPr>
          <w:color w:val="000000"/>
          <w:sz w:val="28"/>
          <w:szCs w:val="28"/>
        </w:rPr>
        <w:t xml:space="preserve"> — момент инерции маховика и вращающ</w:t>
      </w:r>
      <w:r w:rsidR="007A480D">
        <w:rPr>
          <w:color w:val="000000"/>
          <w:sz w:val="28"/>
          <w:szCs w:val="28"/>
        </w:rPr>
        <w:t>е</w:t>
      </w:r>
      <w:r w:rsidR="000230EB">
        <w:rPr>
          <w:color w:val="000000"/>
          <w:sz w:val="28"/>
          <w:szCs w:val="28"/>
        </w:rPr>
        <w:t>гося</w:t>
      </w:r>
      <w:r w:rsidRPr="00661E5D">
        <w:rPr>
          <w:color w:val="000000"/>
          <w:sz w:val="28"/>
          <w:szCs w:val="28"/>
        </w:rPr>
        <w:t xml:space="preserve"> </w:t>
      </w:r>
      <w:r>
        <w:rPr>
          <w:color w:val="000000"/>
          <w:sz w:val="28"/>
          <w:szCs w:val="28"/>
        </w:rPr>
        <w:t>ротора двигателя</w:t>
      </w:r>
      <w:r w:rsidRPr="00661E5D">
        <w:rPr>
          <w:color w:val="000000"/>
          <w:sz w:val="28"/>
          <w:szCs w:val="28"/>
        </w:rPr>
        <w:t>. Сложив (1) и (2), получим</w:t>
      </w:r>
    </w:p>
    <w:p w14:paraId="05336C08" w14:textId="77777777" w:rsidR="00632CCF" w:rsidRDefault="00632CCF" w:rsidP="00632CCF">
      <w:pPr>
        <w:spacing w:line="360" w:lineRule="auto"/>
        <w:jc w:val="both"/>
        <w:rPr>
          <w:color w:val="000000"/>
          <w:sz w:val="28"/>
          <w:szCs w:val="28"/>
        </w:rPr>
      </w:pPr>
    </w:p>
    <w:p w14:paraId="20C43258" w14:textId="77777777" w:rsidR="00632CCF" w:rsidRPr="0086630A" w:rsidRDefault="001E69D0" w:rsidP="00632CCF">
      <w:pPr>
        <w:spacing w:line="360" w:lineRule="auto"/>
        <w:jc w:val="right"/>
        <w:rPr>
          <w:color w:val="000000"/>
          <w:sz w:val="28"/>
          <w:szCs w:val="28"/>
        </w:rPr>
      </w:pPr>
      <m:oMath>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yм</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м</m:t>
                </m:r>
              </m:sub>
            </m:sSub>
          </m:e>
        </m:d>
        <m:acc>
          <m:accPr>
            <m:chr m:val="̈"/>
            <m:ctrlPr>
              <w:rPr>
                <w:rFonts w:ascii="Cambria Math" w:hAnsi="Cambria Math"/>
                <w:i/>
                <w:color w:val="000000"/>
                <w:sz w:val="28"/>
                <w:szCs w:val="28"/>
              </w:rPr>
            </m:ctrlPr>
          </m:accPr>
          <m:e>
            <m:r>
              <w:rPr>
                <w:rFonts w:ascii="Cambria Math" w:hAnsi="Cambria Math"/>
                <w:sz w:val="28"/>
                <w:szCs w:val="28"/>
              </w:rPr>
              <m:t>ψ</m:t>
            </m:r>
          </m:e>
        </m:acc>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lang w:val="en-US"/>
              </w:rPr>
              <m:t>I</m:t>
            </m:r>
          </m:e>
          <m:sub>
            <m:r>
              <w:rPr>
                <w:rFonts w:ascii="Cambria Math" w:hAnsi="Cambria Math"/>
                <w:color w:val="000000"/>
                <w:sz w:val="28"/>
                <w:szCs w:val="28"/>
              </w:rPr>
              <m:t>м</m:t>
            </m:r>
          </m:sub>
        </m:sSub>
        <m:sSub>
          <m:sSubPr>
            <m:ctrlPr>
              <w:rPr>
                <w:rFonts w:ascii="Cambria Math" w:hAnsi="Cambria Math"/>
                <w:i/>
                <w:color w:val="000000"/>
                <w:sz w:val="28"/>
                <w:szCs w:val="28"/>
              </w:rPr>
            </m:ctrlPr>
          </m:sSubPr>
          <m:e>
            <m:acc>
              <m:accPr>
                <m:chr m:val="̇"/>
                <m:ctrlPr>
                  <w:rPr>
                    <w:rFonts w:ascii="Cambria Math" w:hAnsi="Cambria Math"/>
                    <w:i/>
                    <w:color w:val="000000"/>
                    <w:sz w:val="28"/>
                    <w:szCs w:val="28"/>
                  </w:rPr>
                </m:ctrlPr>
              </m:accPr>
              <m:e>
                <m:r>
                  <w:rPr>
                    <w:rFonts w:ascii="Cambria Math" w:hAnsi="Cambria Math"/>
                    <w:color w:val="000000"/>
                    <w:sz w:val="28"/>
                    <w:szCs w:val="28"/>
                  </w:rPr>
                  <m:t>ω</m:t>
                </m:r>
              </m:e>
            </m:acc>
          </m:e>
          <m:sub>
            <m:r>
              <w:rPr>
                <w:rFonts w:ascii="Cambria Math" w:hAnsi="Cambria Math"/>
                <w:color w:val="000000"/>
                <w:sz w:val="28"/>
                <w:szCs w:val="28"/>
              </w:rPr>
              <m:t>м</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oMath>
      <w:r w:rsidR="00632CCF" w:rsidRPr="00100C1D">
        <w:rPr>
          <w:color w:val="000000"/>
          <w:sz w:val="28"/>
          <w:szCs w:val="28"/>
        </w:rPr>
        <w:t>.</w:t>
      </w:r>
      <w:r w:rsidR="00632CCF" w:rsidRPr="0086630A">
        <w:rPr>
          <w:color w:val="000000"/>
          <w:sz w:val="28"/>
          <w:szCs w:val="28"/>
        </w:rPr>
        <w:t xml:space="preserve">           </w:t>
      </w:r>
      <w:r w:rsidR="00632CCF" w:rsidRPr="004E22F9">
        <w:rPr>
          <w:color w:val="000000"/>
          <w:sz w:val="28"/>
          <w:szCs w:val="28"/>
        </w:rPr>
        <w:t xml:space="preserve"> </w:t>
      </w:r>
      <w:r w:rsidR="00632CCF" w:rsidRPr="0086630A">
        <w:rPr>
          <w:color w:val="000000"/>
          <w:sz w:val="28"/>
          <w:szCs w:val="28"/>
        </w:rPr>
        <w:t xml:space="preserve">                            </w:t>
      </w:r>
      <w:r w:rsidR="00632CCF" w:rsidRPr="00C112A5">
        <w:rPr>
          <w:color w:val="000000"/>
          <w:sz w:val="28"/>
          <w:szCs w:val="28"/>
        </w:rPr>
        <w:t>(3)</w:t>
      </w:r>
    </w:p>
    <w:p w14:paraId="21CC1FBB" w14:textId="77777777" w:rsidR="00632CCF" w:rsidRDefault="00632CCF" w:rsidP="00632CCF">
      <w:pPr>
        <w:spacing w:line="360" w:lineRule="auto"/>
        <w:jc w:val="both"/>
        <w:rPr>
          <w:color w:val="000000"/>
          <w:sz w:val="28"/>
          <w:szCs w:val="28"/>
        </w:rPr>
      </w:pPr>
    </w:p>
    <w:p w14:paraId="2EEA0088" w14:textId="77777777" w:rsidR="00632CCF" w:rsidRPr="00DC63C7" w:rsidRDefault="00632CCF" w:rsidP="00632CCF">
      <w:pPr>
        <w:spacing w:line="360" w:lineRule="auto"/>
        <w:ind w:firstLine="709"/>
        <w:jc w:val="both"/>
        <w:rPr>
          <w:color w:val="000000"/>
          <w:sz w:val="28"/>
          <w:szCs w:val="28"/>
        </w:rPr>
      </w:pPr>
      <w:r w:rsidRPr="00661E5D">
        <w:rPr>
          <w:color w:val="000000"/>
          <w:sz w:val="28"/>
          <w:szCs w:val="28"/>
        </w:rPr>
        <w:t xml:space="preserve">В режиме стабилизации </w:t>
      </w:r>
      <w:r>
        <w:rPr>
          <w:color w:val="000000"/>
          <w:sz w:val="28"/>
          <w:szCs w:val="28"/>
        </w:rPr>
        <w:t>п</w:t>
      </w:r>
      <w:r w:rsidRPr="00661E5D">
        <w:rPr>
          <w:color w:val="000000"/>
          <w:sz w:val="28"/>
          <w:szCs w:val="28"/>
        </w:rPr>
        <w:t xml:space="preserve">ри нулевых начальных условиях и </w:t>
      </w:r>
      <m:oMath>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r>
          <w:rPr>
            <w:rFonts w:ascii="Cambria Math" w:hAnsi="Cambria Math"/>
            <w:sz w:val="28"/>
            <w:szCs w:val="28"/>
          </w:rPr>
          <m:t>=</m:t>
        </m:r>
        <m:r>
          <m:rPr>
            <m:sty m:val="p"/>
          </m:rPr>
          <w:rPr>
            <w:rFonts w:ascii="Cambria Math" w:hAnsi="Cambria Math"/>
            <w:sz w:val="28"/>
            <w:szCs w:val="28"/>
          </w:rPr>
          <m:t>const</m:t>
        </m:r>
      </m:oMath>
      <w:r w:rsidRPr="00661E5D">
        <w:rPr>
          <w:color w:val="000000"/>
          <w:sz w:val="28"/>
          <w:szCs w:val="28"/>
        </w:rPr>
        <w:t xml:space="preserve"> интегрирование уравнения (3) дает</w:t>
      </w:r>
      <w:r w:rsidRPr="00DC63C7">
        <w:rPr>
          <w:color w:val="000000"/>
          <w:sz w:val="28"/>
          <w:szCs w:val="28"/>
        </w:rPr>
        <w:t>:</w:t>
      </w:r>
    </w:p>
    <w:p w14:paraId="622332B4" w14:textId="77777777" w:rsidR="00632CCF" w:rsidRDefault="00632CCF" w:rsidP="00632CCF">
      <w:pPr>
        <w:spacing w:line="360" w:lineRule="auto"/>
        <w:jc w:val="both"/>
        <w:rPr>
          <w:color w:val="000000"/>
          <w:sz w:val="28"/>
          <w:szCs w:val="28"/>
        </w:rPr>
      </w:pPr>
    </w:p>
    <w:p w14:paraId="7B5D004C" w14:textId="77777777" w:rsidR="00632CCF" w:rsidRPr="0086630A" w:rsidRDefault="001E69D0" w:rsidP="00632CCF">
      <w:pPr>
        <w:spacing w:line="360" w:lineRule="auto"/>
        <w:jc w:val="right"/>
        <w:rPr>
          <w:iCs/>
          <w:color w:val="000000"/>
          <w:sz w:val="28"/>
          <w:szCs w:val="28"/>
        </w:rPr>
      </w:pPr>
      <m:oMath>
        <m:acc>
          <m:accPr>
            <m:chr m:val="̇"/>
            <m:ctrlPr>
              <w:rPr>
                <w:rFonts w:ascii="Cambria Math" w:hAnsi="Cambria Math"/>
                <w:i/>
                <w:color w:val="000000"/>
                <w:sz w:val="28"/>
                <w:szCs w:val="28"/>
              </w:rPr>
            </m:ctrlPr>
          </m:accPr>
          <m:e>
            <w:bookmarkStart w:id="21" w:name="_Hlk198521666"/>
            <m:r>
              <w:rPr>
                <w:rFonts w:ascii="Cambria Math" w:hAnsi="Cambria Math"/>
                <w:sz w:val="28"/>
                <w:szCs w:val="28"/>
              </w:rPr>
              <m:t>ψ</m:t>
            </m:r>
            <w:bookmarkEnd w:id="21"/>
          </m:e>
        </m:acc>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den>
        </m:f>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r>
              <w:rPr>
                <w:rFonts w:ascii="Cambria Math" w:hAnsi="Cambria Math"/>
                <w:color w:val="000000"/>
                <w:sz w:val="28"/>
                <w:szCs w:val="28"/>
              </w:rPr>
              <m:t>t-</m:t>
            </m:r>
            <m:sSub>
              <m:sSubPr>
                <m:ctrlPr>
                  <w:rPr>
                    <w:rFonts w:ascii="Cambria Math" w:hAnsi="Cambria Math"/>
                    <w:i/>
                    <w:color w:val="000000"/>
                    <w:sz w:val="28"/>
                    <w:szCs w:val="28"/>
                  </w:rPr>
                </m:ctrlPr>
              </m:sSubPr>
              <m:e>
                <m:r>
                  <w:rPr>
                    <w:rFonts w:ascii="Cambria Math" w:hAnsi="Cambria Math"/>
                    <w:color w:val="000000"/>
                    <w:sz w:val="28"/>
                    <w:szCs w:val="28"/>
                    <w:lang w:val="en-US"/>
                  </w:rPr>
                  <m:t>I</m:t>
                </m:r>
              </m:e>
              <m:sub>
                <m:r>
                  <w:rPr>
                    <w:rFonts w:ascii="Cambria Math" w:hAnsi="Cambria Math"/>
                    <w:color w:val="000000"/>
                    <w:sz w:val="28"/>
                    <w:szCs w:val="28"/>
                  </w:rPr>
                  <m:t>м</m:t>
                </m:r>
              </m:sub>
            </m:sSub>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e>
        </m:d>
      </m:oMath>
      <w:proofErr w:type="gramStart"/>
      <w:r w:rsidR="00632CCF" w:rsidRPr="001E1945">
        <w:rPr>
          <w:iCs/>
          <w:color w:val="000000"/>
          <w:sz w:val="28"/>
          <w:szCs w:val="28"/>
        </w:rPr>
        <w:t>,</w:t>
      </w:r>
      <w:r w:rsidR="00632CCF" w:rsidRPr="0086630A">
        <w:rPr>
          <w:iCs/>
          <w:color w:val="000000"/>
          <w:sz w:val="28"/>
          <w:szCs w:val="28"/>
        </w:rPr>
        <w:t xml:space="preserve">   </w:t>
      </w:r>
      <w:proofErr w:type="gramEnd"/>
      <w:r w:rsidR="00632CCF" w:rsidRPr="0086630A">
        <w:rPr>
          <w:iCs/>
          <w:color w:val="000000"/>
          <w:sz w:val="28"/>
          <w:szCs w:val="28"/>
        </w:rPr>
        <w:t xml:space="preserve">                                          (4)</w:t>
      </w:r>
    </w:p>
    <w:p w14:paraId="39E16CCE" w14:textId="77777777" w:rsidR="00632CCF" w:rsidRDefault="00632CCF" w:rsidP="00632CCF">
      <w:pPr>
        <w:spacing w:line="360" w:lineRule="auto"/>
        <w:jc w:val="both"/>
        <w:rPr>
          <w:color w:val="000000"/>
          <w:sz w:val="28"/>
          <w:szCs w:val="28"/>
        </w:rPr>
      </w:pPr>
    </w:p>
    <w:p w14:paraId="1817E4CB" w14:textId="651722E5" w:rsidR="00632CCF" w:rsidRDefault="00632CCF" w:rsidP="00632CCF">
      <w:pPr>
        <w:spacing w:line="360" w:lineRule="auto"/>
        <w:jc w:val="both"/>
        <w:rPr>
          <w:color w:val="000000"/>
          <w:sz w:val="28"/>
          <w:szCs w:val="28"/>
        </w:rPr>
      </w:pPr>
      <w:r w:rsidRPr="00661E5D">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yм</m:t>
            </m:r>
          </m:sub>
        </m:sSub>
        <m:r>
          <w:rPr>
            <w:rFonts w:ascii="Cambria Math" w:hAnsi="Cambria Math"/>
            <w:color w:val="000000"/>
            <w:sz w:val="28"/>
            <w:szCs w:val="28"/>
          </w:rPr>
          <m:t>-</m:t>
        </m:r>
        <m:sSub>
          <m:sSubPr>
            <m:ctrlPr>
              <w:del w:id="22" w:author="Илья Белан" w:date="2025-05-23T14:08:00Z">
                <w:rPr>
                  <w:rFonts w:ascii="Cambria Math" w:hAnsi="Cambria Math"/>
                  <w:i/>
                  <w:color w:val="000000"/>
                  <w:sz w:val="28"/>
                  <w:szCs w:val="28"/>
                </w:rPr>
              </w:del>
            </m:ctrlPr>
          </m:sSubPr>
          <m:e>
            <m:r>
              <w:del w:id="23" w:author="Илья Белан" w:date="2025-05-23T14:08:00Z">
                <w:rPr>
                  <w:rFonts w:ascii="Cambria Math" w:hAnsi="Cambria Math"/>
                  <w:color w:val="000000"/>
                  <w:sz w:val="28"/>
                  <w:szCs w:val="28"/>
                </w:rPr>
                <m:t>I</m:t>
              </w:del>
            </m:r>
          </m:e>
          <m:sub>
            <m:r>
              <w:del w:id="24" w:author="Илья Белан" w:date="2025-05-23T14:08:00Z">
                <w:rPr>
                  <w:rFonts w:ascii="Cambria Math" w:hAnsi="Cambria Math"/>
                  <w:color w:val="000000"/>
                  <w:sz w:val="28"/>
                  <w:szCs w:val="28"/>
                </w:rPr>
                <m:t>y</m:t>
              </w:del>
            </m:r>
          </m:sub>
        </m:sSub>
        <m:sSub>
          <m:sSubPr>
            <m:ctrlPr>
              <w:ins w:id="25" w:author="Илья Белан" w:date="2025-05-23T14:09:00Z">
                <w:rPr>
                  <w:rFonts w:ascii="Cambria Math" w:hAnsi="Cambria Math"/>
                  <w:i/>
                  <w:color w:val="000000"/>
                  <w:sz w:val="28"/>
                  <w:szCs w:val="28"/>
                </w:rPr>
              </w:ins>
            </m:ctrlPr>
          </m:sSubPr>
          <m:e>
            <m:r>
              <w:ins w:id="26" w:author="Илья Белан" w:date="2025-05-23T14:10:00Z">
                <w:rPr>
                  <w:rFonts w:ascii="Cambria Math" w:hAnsi="Cambria Math"/>
                  <w:color w:val="000000"/>
                  <w:sz w:val="28"/>
                  <w:szCs w:val="28"/>
                  <w:lang w:val="en-US"/>
                </w:rPr>
                <m:t>I</m:t>
              </w:ins>
            </m:r>
          </m:e>
          <m:sub>
            <m:r>
              <w:ins w:id="27" w:author="Илья Белан" w:date="2025-05-23T14:10:00Z">
                <w:rPr>
                  <w:rFonts w:ascii="Cambria Math" w:hAnsi="Cambria Math"/>
                  <w:color w:val="000000"/>
                  <w:sz w:val="28"/>
                  <w:szCs w:val="28"/>
                </w:rPr>
                <m:t>м</m:t>
              </w:ins>
            </m:r>
          </m:sub>
        </m:sSub>
      </m:oMath>
      <w:r w:rsidRPr="001E1945">
        <w:rPr>
          <w:color w:val="000000"/>
          <w:sz w:val="28"/>
          <w:szCs w:val="28"/>
        </w:rPr>
        <w:t xml:space="preserve"> </w:t>
      </w:r>
      <w:r w:rsidRPr="00661E5D">
        <w:rPr>
          <w:color w:val="000000"/>
          <w:sz w:val="28"/>
          <w:szCs w:val="28"/>
        </w:rPr>
        <w:t>—</w:t>
      </w:r>
      <w:r w:rsidRPr="001E1945">
        <w:rPr>
          <w:color w:val="000000"/>
          <w:sz w:val="28"/>
          <w:szCs w:val="28"/>
        </w:rPr>
        <w:t xml:space="preserve"> </w:t>
      </w:r>
      <w:r w:rsidRPr="00661E5D">
        <w:rPr>
          <w:color w:val="000000"/>
          <w:sz w:val="28"/>
          <w:szCs w:val="28"/>
        </w:rPr>
        <w:t>момент инерции аппарата со снятым маховиком.</w:t>
      </w:r>
      <w:r w:rsidRPr="001E1945">
        <w:rPr>
          <w:color w:val="000000"/>
          <w:sz w:val="28"/>
          <w:szCs w:val="28"/>
        </w:rPr>
        <w:t xml:space="preserve"> </w:t>
      </w:r>
      <w:r w:rsidRPr="00661E5D">
        <w:rPr>
          <w:color w:val="000000"/>
          <w:sz w:val="28"/>
          <w:szCs w:val="28"/>
        </w:rPr>
        <w:t xml:space="preserve">Для этого режима необходимо, чтобы </w:t>
      </w:r>
      <m:oMath>
        <m:acc>
          <m:accPr>
            <m:chr m:val="̇"/>
            <m:ctrlPr>
              <w:rPr>
                <w:rFonts w:ascii="Cambria Math" w:hAnsi="Cambria Math"/>
                <w:i/>
                <w:color w:val="000000"/>
                <w:sz w:val="28"/>
                <w:szCs w:val="28"/>
              </w:rPr>
            </m:ctrlPr>
          </m:accPr>
          <m:e>
            <m:r>
              <w:rPr>
                <w:rFonts w:ascii="Cambria Math" w:hAnsi="Cambria Math"/>
                <w:sz w:val="28"/>
                <w:szCs w:val="28"/>
              </w:rPr>
              <m:t>ψ</m:t>
            </m:r>
          </m:e>
        </m:acc>
        <m:r>
          <w:rPr>
            <w:rFonts w:ascii="Cambria Math" w:hAnsi="Cambria Math"/>
            <w:color w:val="000000"/>
            <w:sz w:val="28"/>
            <w:szCs w:val="28"/>
          </w:rPr>
          <m:t>=0</m:t>
        </m:r>
      </m:oMath>
      <w:r w:rsidRPr="00661E5D">
        <w:rPr>
          <w:color w:val="000000"/>
          <w:sz w:val="28"/>
          <w:szCs w:val="28"/>
        </w:rPr>
        <w:t>, тогда из (4) получим</w:t>
      </w:r>
      <w:r w:rsidRPr="001E1945">
        <w:rPr>
          <w:color w:val="000000"/>
          <w:sz w:val="28"/>
          <w:szCs w:val="28"/>
        </w:rPr>
        <w:t xml:space="preserve"> </w:t>
      </w:r>
    </w:p>
    <w:p w14:paraId="67B0FDEF" w14:textId="77777777" w:rsidR="00632CCF" w:rsidRDefault="00632CCF" w:rsidP="00632CCF">
      <w:pPr>
        <w:spacing w:line="360" w:lineRule="auto"/>
        <w:jc w:val="both"/>
        <w:rPr>
          <w:color w:val="000000"/>
          <w:sz w:val="28"/>
          <w:szCs w:val="28"/>
        </w:rPr>
      </w:pPr>
    </w:p>
    <w:p w14:paraId="0C0AB0E4" w14:textId="77777777" w:rsidR="00632CCF" w:rsidRPr="00AA1374" w:rsidRDefault="00632CCF" w:rsidP="00632CCF">
      <w:pPr>
        <w:spacing w:line="360" w:lineRule="auto"/>
        <w:jc w:val="right"/>
        <w:rPr>
          <w:iCs/>
          <w:color w:val="000000"/>
          <w:sz w:val="28"/>
          <w:szCs w:val="28"/>
        </w:rPr>
      </w:pPr>
      <w:r w:rsidRPr="00C112A5">
        <w:rPr>
          <w:color w:val="000000"/>
          <w:sz w:val="28"/>
          <w:szCs w:val="28"/>
        </w:rPr>
        <w:t xml:space="preserve">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lang w:val="en-US"/>
                  </w:rPr>
                  <m:t>y</m:t>
                </m:r>
              </m:sub>
            </m:sSub>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den>
        </m:f>
        <m:r>
          <w:rPr>
            <w:rFonts w:ascii="Cambria Math" w:hAnsi="Cambria Math"/>
            <w:color w:val="000000"/>
            <w:sz w:val="28"/>
            <w:szCs w:val="28"/>
          </w:rPr>
          <m:t>t</m:t>
        </m:r>
      </m:oMath>
      <w:r w:rsidRPr="00957E25">
        <w:rPr>
          <w:iCs/>
          <w:color w:val="000000"/>
          <w:sz w:val="28"/>
          <w:szCs w:val="28"/>
        </w:rPr>
        <w:t>.</w:t>
      </w:r>
      <w:r w:rsidRPr="00AA1374">
        <w:rPr>
          <w:iCs/>
          <w:color w:val="000000"/>
          <w:sz w:val="28"/>
          <w:szCs w:val="28"/>
        </w:rPr>
        <w:t xml:space="preserve">                                                      (5)</w:t>
      </w:r>
    </w:p>
    <w:p w14:paraId="1130BFFF" w14:textId="77777777" w:rsidR="00632CCF" w:rsidRDefault="00632CCF" w:rsidP="00632CCF">
      <w:pPr>
        <w:spacing w:line="360" w:lineRule="auto"/>
        <w:jc w:val="both"/>
        <w:rPr>
          <w:color w:val="000000"/>
          <w:sz w:val="28"/>
          <w:szCs w:val="28"/>
        </w:rPr>
      </w:pPr>
    </w:p>
    <w:p w14:paraId="164250B6" w14:textId="5A9EFF5E" w:rsidR="00632CCF" w:rsidRPr="00661E5D" w:rsidRDefault="00632CCF" w:rsidP="00632CCF">
      <w:pPr>
        <w:spacing w:line="360" w:lineRule="auto"/>
        <w:ind w:firstLine="709"/>
        <w:jc w:val="both"/>
        <w:rPr>
          <w:color w:val="000000"/>
          <w:sz w:val="28"/>
          <w:szCs w:val="28"/>
        </w:rPr>
      </w:pPr>
      <w:r w:rsidRPr="00661E5D">
        <w:rPr>
          <w:color w:val="000000"/>
          <w:sz w:val="28"/>
          <w:szCs w:val="28"/>
        </w:rPr>
        <w:t xml:space="preserve">Следовательно, для решения </w:t>
      </w:r>
      <w:r w:rsidR="000230EB">
        <w:rPr>
          <w:color w:val="000000"/>
          <w:sz w:val="28"/>
          <w:szCs w:val="28"/>
        </w:rPr>
        <w:t xml:space="preserve">задачи стабилизации необходимо </w:t>
      </w:r>
      <w:r w:rsidRPr="00661E5D">
        <w:rPr>
          <w:color w:val="000000"/>
          <w:sz w:val="28"/>
          <w:szCs w:val="28"/>
        </w:rPr>
        <w:t xml:space="preserve">постоянно увеличивать скорость вращения маховика. Очевидно, что это может длиться до тех пор, пока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м.н</m:t>
            </m:r>
          </m:sub>
        </m:sSub>
      </m:oMath>
      <w:r w:rsidRPr="00661E5D">
        <w:rPr>
          <w:color w:val="000000"/>
          <w:sz w:val="28"/>
          <w:szCs w:val="28"/>
        </w:rPr>
        <w:t xml:space="preserve">, где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м.н</m:t>
            </m:r>
          </m:sub>
        </m:sSub>
      </m:oMath>
      <w:r w:rsidRPr="00661E5D">
        <w:rPr>
          <w:color w:val="000000"/>
          <w:sz w:val="28"/>
          <w:szCs w:val="28"/>
        </w:rPr>
        <w:t xml:space="preserve"> — угловая скорость маховика, </w:t>
      </w:r>
      <w:r>
        <w:rPr>
          <w:color w:val="000000"/>
          <w:sz w:val="28"/>
          <w:szCs w:val="28"/>
        </w:rPr>
        <w:t>при которой начинается режим насыщения</w:t>
      </w:r>
      <w:r w:rsidRPr="00661E5D">
        <w:rPr>
          <w:color w:val="000000"/>
          <w:sz w:val="28"/>
          <w:szCs w:val="28"/>
        </w:rPr>
        <w:t>.</w:t>
      </w:r>
    </w:p>
    <w:p w14:paraId="091F1D01" w14:textId="77777777" w:rsidR="00632CCF" w:rsidRPr="00661E5D" w:rsidRDefault="00632CCF" w:rsidP="00632CCF">
      <w:pPr>
        <w:spacing w:line="360" w:lineRule="auto"/>
        <w:ind w:firstLine="709"/>
        <w:jc w:val="both"/>
        <w:rPr>
          <w:color w:val="000000"/>
          <w:sz w:val="28"/>
          <w:szCs w:val="28"/>
        </w:rPr>
      </w:pPr>
      <w:r w:rsidRPr="00661E5D">
        <w:rPr>
          <w:color w:val="000000"/>
          <w:sz w:val="28"/>
          <w:szCs w:val="28"/>
        </w:rPr>
        <w:t xml:space="preserve">При заданных </w:t>
      </w:r>
      <m:oMath>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oMath>
      <w:r w:rsidRPr="00661E5D">
        <w:rPr>
          <w:color w:val="000000"/>
          <w:sz w:val="28"/>
          <w:szCs w:val="28"/>
        </w:rPr>
        <w:t xml:space="preserve"> и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м.н</m:t>
            </m:r>
          </m:sub>
        </m:sSub>
      </m:oMath>
      <w:r>
        <w:rPr>
          <w:color w:val="000000"/>
          <w:sz w:val="28"/>
          <w:szCs w:val="28"/>
        </w:rPr>
        <w:t xml:space="preserve"> </w:t>
      </w:r>
      <w:r w:rsidRPr="00661E5D">
        <w:rPr>
          <w:color w:val="000000"/>
          <w:sz w:val="28"/>
          <w:szCs w:val="28"/>
        </w:rPr>
        <w:t>из выражения (5) можно найти время насыщения</w:t>
      </w:r>
    </w:p>
    <w:p w14:paraId="09A85C66" w14:textId="77777777" w:rsidR="00632CCF" w:rsidRDefault="00632CCF" w:rsidP="00632CCF">
      <w:pPr>
        <w:spacing w:line="360" w:lineRule="auto"/>
        <w:jc w:val="both"/>
        <w:rPr>
          <w:color w:val="000000"/>
          <w:sz w:val="28"/>
          <w:szCs w:val="28"/>
        </w:rPr>
      </w:pPr>
    </w:p>
    <w:p w14:paraId="1AED6EE7" w14:textId="77777777" w:rsidR="00632CCF" w:rsidRPr="00AA1374" w:rsidRDefault="001E69D0" w:rsidP="00632CCF">
      <w:pPr>
        <w:spacing w:line="360" w:lineRule="auto"/>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н</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H</m:t>
                </m:r>
              </m:e>
              <m:sub>
                <m:r>
                  <w:rPr>
                    <w:rFonts w:ascii="Cambria Math" w:hAnsi="Cambria Math"/>
                    <w:color w:val="000000"/>
                    <w:sz w:val="28"/>
                    <w:szCs w:val="28"/>
                  </w:rPr>
                  <m:t>м</m:t>
                </m:r>
              </m:sub>
            </m:sSub>
          </m:num>
          <m:den>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den>
        </m:f>
      </m:oMath>
      <w:proofErr w:type="gramStart"/>
      <w:r w:rsidR="00632CCF">
        <w:rPr>
          <w:color w:val="000000"/>
          <w:sz w:val="28"/>
          <w:szCs w:val="28"/>
        </w:rPr>
        <w:t>,</w:t>
      </w:r>
      <w:r w:rsidR="00632CCF" w:rsidRPr="00AA1374">
        <w:rPr>
          <w:color w:val="000000"/>
          <w:sz w:val="28"/>
          <w:szCs w:val="28"/>
        </w:rPr>
        <w:t xml:space="preserve">   </w:t>
      </w:r>
      <w:proofErr w:type="gramEnd"/>
      <w:r w:rsidR="00632CCF" w:rsidRPr="00AA1374">
        <w:rPr>
          <w:color w:val="000000"/>
          <w:sz w:val="28"/>
          <w:szCs w:val="28"/>
        </w:rPr>
        <w:t xml:space="preserve">                                                     (6)</w:t>
      </w:r>
    </w:p>
    <w:p w14:paraId="21C45016" w14:textId="77777777" w:rsidR="00632CCF" w:rsidRDefault="00632CCF" w:rsidP="00632CCF">
      <w:pPr>
        <w:spacing w:line="360" w:lineRule="auto"/>
        <w:jc w:val="both"/>
        <w:rPr>
          <w:color w:val="000000"/>
          <w:sz w:val="28"/>
          <w:szCs w:val="28"/>
        </w:rPr>
      </w:pPr>
    </w:p>
    <w:p w14:paraId="0341305E" w14:textId="77777777" w:rsidR="00632CCF" w:rsidRPr="00661E5D" w:rsidRDefault="00632CCF" w:rsidP="00632CCF">
      <w:pPr>
        <w:spacing w:line="360" w:lineRule="auto"/>
        <w:jc w:val="both"/>
        <w:rPr>
          <w:color w:val="000000"/>
          <w:sz w:val="28"/>
          <w:szCs w:val="28"/>
        </w:rPr>
      </w:pPr>
      <w:r w:rsidRPr="00661E5D">
        <w:rPr>
          <w:color w:val="000000"/>
          <w:sz w:val="28"/>
          <w:szCs w:val="28"/>
        </w:rPr>
        <w:lastRenderedPageBreak/>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H</m:t>
            </m:r>
          </m:e>
          <m:sub>
            <m:r>
              <w:rPr>
                <w:rFonts w:ascii="Cambria Math" w:hAnsi="Cambria Math"/>
                <w:color w:val="000000"/>
                <w:sz w:val="28"/>
                <w:szCs w:val="28"/>
              </w:rPr>
              <m:t>м</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lang w:val="en-US"/>
              </w:rPr>
              <m:t>I</m:t>
            </m:r>
          </m:e>
          <m:sub>
            <m:r>
              <w:rPr>
                <w:rFonts w:ascii="Cambria Math" w:hAnsi="Cambria Math"/>
                <w:color w:val="000000"/>
                <w:sz w:val="28"/>
                <w:szCs w:val="28"/>
              </w:rPr>
              <m:t>м</m:t>
            </m:r>
          </m:sub>
        </m:sSub>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м.н</m:t>
            </m:r>
          </m:sub>
        </m:sSub>
      </m:oMath>
      <w:r w:rsidRPr="00661E5D">
        <w:rPr>
          <w:color w:val="000000"/>
          <w:sz w:val="28"/>
          <w:szCs w:val="28"/>
        </w:rPr>
        <w:t xml:space="preserve"> — кинетический момент маковика, соответствующий </w:t>
      </w:r>
      <w:r>
        <w:rPr>
          <w:color w:val="000000"/>
          <w:sz w:val="28"/>
          <w:szCs w:val="28"/>
        </w:rPr>
        <w:t xml:space="preserve">скорости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м.н</m:t>
            </m:r>
          </m:sub>
        </m:sSub>
      </m:oMath>
      <w:r>
        <w:rPr>
          <w:color w:val="000000"/>
          <w:sz w:val="28"/>
          <w:szCs w:val="28"/>
        </w:rPr>
        <w:t>.</w:t>
      </w:r>
    </w:p>
    <w:p w14:paraId="76E9277D" w14:textId="77777777" w:rsidR="00632CCF" w:rsidRDefault="00632CCF" w:rsidP="00632CCF">
      <w:pPr>
        <w:spacing w:line="360" w:lineRule="auto"/>
        <w:ind w:firstLine="709"/>
        <w:jc w:val="both"/>
        <w:rPr>
          <w:color w:val="000000"/>
          <w:sz w:val="28"/>
          <w:szCs w:val="28"/>
        </w:rPr>
      </w:pPr>
      <w:r>
        <w:rPr>
          <w:color w:val="000000"/>
          <w:sz w:val="28"/>
          <w:szCs w:val="28"/>
        </w:rPr>
        <w:t>Предположим, что</w:t>
      </w:r>
      <w:r w:rsidRPr="00661E5D">
        <w:rPr>
          <w:color w:val="000000"/>
          <w:sz w:val="28"/>
          <w:szCs w:val="28"/>
        </w:rPr>
        <w:t xml:space="preserve"> внешний возмущающий момент изменяется по гармоническому закону</w:t>
      </w:r>
    </w:p>
    <w:p w14:paraId="699CE018" w14:textId="77777777" w:rsidR="00632CCF" w:rsidRPr="007E5BA8" w:rsidRDefault="001E69D0" w:rsidP="00632CCF">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y0</m:t>
            </m:r>
          </m:sub>
        </m:sSub>
        <m:func>
          <m:funcPr>
            <m:ctrlPr>
              <w:rPr>
                <w:rFonts w:ascii="Cambria Math" w:hAnsi="Cambria Math"/>
                <w:i/>
                <w:color w:val="000000"/>
                <w:sz w:val="28"/>
                <w:szCs w:val="28"/>
              </w:rPr>
            </m:ctrlPr>
          </m:funcPr>
          <m:fName>
            <m:r>
              <m:rPr>
                <m:sty m:val="p"/>
              </m:rPr>
              <w:rPr>
                <w:rFonts w:ascii="Cambria Math" w:hAnsi="Cambria Math"/>
                <w:color w:val="000000"/>
                <w:sz w:val="28"/>
                <w:szCs w:val="28"/>
              </w:rPr>
              <m:t>sin</m:t>
            </m:r>
          </m:fName>
          <m:e>
            <m:r>
              <w:rPr>
                <w:rFonts w:ascii="Cambria Math" w:hAnsi="Cambria Math"/>
                <w:color w:val="000000"/>
                <w:sz w:val="28"/>
                <w:szCs w:val="28"/>
              </w:rPr>
              <m:t>αt</m:t>
            </m:r>
          </m:e>
        </m:func>
      </m:oMath>
      <w:proofErr w:type="gramStart"/>
      <w:r w:rsidR="00632CCF" w:rsidRPr="00957E25">
        <w:rPr>
          <w:color w:val="000000"/>
          <w:sz w:val="28"/>
          <w:szCs w:val="28"/>
        </w:rPr>
        <w:t>,</w:t>
      </w:r>
      <w:r w:rsidR="00632CCF" w:rsidRPr="007E5BA8">
        <w:rPr>
          <w:color w:val="000000"/>
          <w:sz w:val="28"/>
          <w:szCs w:val="28"/>
        </w:rPr>
        <w:t xml:space="preserve">   </w:t>
      </w:r>
      <w:proofErr w:type="gramEnd"/>
      <w:r w:rsidR="00632CCF" w:rsidRPr="007E5BA8">
        <w:rPr>
          <w:color w:val="000000"/>
          <w:sz w:val="28"/>
          <w:szCs w:val="28"/>
        </w:rPr>
        <w:t xml:space="preserve">                                              (7)</w:t>
      </w:r>
    </w:p>
    <w:p w14:paraId="424DE909" w14:textId="77777777" w:rsidR="00632CCF" w:rsidRPr="00661E5D" w:rsidRDefault="00632CCF" w:rsidP="00632CCF">
      <w:pPr>
        <w:spacing w:line="360" w:lineRule="auto"/>
        <w:jc w:val="both"/>
        <w:rPr>
          <w:color w:val="000000"/>
          <w:sz w:val="28"/>
          <w:szCs w:val="28"/>
        </w:rPr>
      </w:pPr>
    </w:p>
    <w:p w14:paraId="41F1E2D3" w14:textId="77777777" w:rsidR="00632CCF" w:rsidRDefault="00632CCF" w:rsidP="00632CCF">
      <w:pPr>
        <w:spacing w:line="360" w:lineRule="auto"/>
        <w:jc w:val="both"/>
        <w:rPr>
          <w:color w:val="000000"/>
          <w:sz w:val="28"/>
          <w:szCs w:val="28"/>
        </w:rPr>
      </w:pPr>
      <w:r w:rsidRPr="00661E5D">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lang w:val="en-US"/>
              </w:rPr>
              <m:t>y</m:t>
            </m:r>
            <m:r>
              <w:rPr>
                <w:rFonts w:ascii="Cambria Math" w:hAnsi="Cambria Math"/>
                <w:color w:val="000000"/>
                <w:sz w:val="28"/>
                <w:szCs w:val="28"/>
              </w:rPr>
              <m:t>0</m:t>
            </m:r>
          </m:sub>
        </m:sSub>
      </m:oMath>
      <w:r w:rsidRPr="00661E5D">
        <w:rPr>
          <w:color w:val="000000"/>
          <w:sz w:val="28"/>
          <w:szCs w:val="28"/>
        </w:rPr>
        <w:t xml:space="preserve">, </w:t>
      </w:r>
      <m:oMath>
        <m:r>
          <w:rPr>
            <w:rFonts w:ascii="Cambria Math" w:hAnsi="Cambria Math"/>
            <w:color w:val="000000"/>
            <w:sz w:val="28"/>
            <w:szCs w:val="28"/>
          </w:rPr>
          <m:t>α</m:t>
        </m:r>
      </m:oMath>
      <w:r w:rsidRPr="00661E5D">
        <w:rPr>
          <w:color w:val="000000"/>
          <w:sz w:val="28"/>
          <w:szCs w:val="28"/>
        </w:rPr>
        <w:t xml:space="preserve"> — амплитудное значение и круговая частота изменения</w:t>
      </w:r>
      <w:r w:rsidRPr="007E5BA8">
        <w:rPr>
          <w:color w:val="000000"/>
          <w:sz w:val="28"/>
          <w:szCs w:val="28"/>
        </w:rPr>
        <w:t xml:space="preserve">, </w:t>
      </w:r>
      <w:r>
        <w:rPr>
          <w:color w:val="000000"/>
          <w:sz w:val="28"/>
          <w:szCs w:val="28"/>
        </w:rPr>
        <w:t>приложенного к наноспутнику</w:t>
      </w:r>
      <w:r w:rsidRPr="00661E5D">
        <w:rPr>
          <w:color w:val="000000"/>
          <w:sz w:val="28"/>
          <w:szCs w:val="28"/>
        </w:rPr>
        <w:t xml:space="preserve"> внешнего момента</w:t>
      </w:r>
      <w:r>
        <w:rPr>
          <w:color w:val="000000"/>
          <w:sz w:val="28"/>
          <w:szCs w:val="28"/>
        </w:rPr>
        <w:t>.</w:t>
      </w:r>
      <w:r w:rsidRPr="00661E5D">
        <w:rPr>
          <w:color w:val="000000"/>
          <w:sz w:val="28"/>
          <w:szCs w:val="28"/>
        </w:rPr>
        <w:t xml:space="preserve"> </w:t>
      </w:r>
      <w:r>
        <w:rPr>
          <w:color w:val="000000"/>
          <w:sz w:val="28"/>
          <w:szCs w:val="28"/>
        </w:rPr>
        <w:t>В этом случае</w:t>
      </w:r>
      <w:r w:rsidRPr="00661E5D">
        <w:rPr>
          <w:color w:val="000000"/>
          <w:sz w:val="28"/>
          <w:szCs w:val="28"/>
        </w:rPr>
        <w:t xml:space="preserve"> решение уравнения (3) запишется следующим образом:</w:t>
      </w:r>
    </w:p>
    <w:p w14:paraId="77978959" w14:textId="77777777" w:rsidR="00632CCF" w:rsidRDefault="00632CCF" w:rsidP="00632CCF">
      <w:pPr>
        <w:spacing w:line="360" w:lineRule="auto"/>
        <w:jc w:val="both"/>
        <w:rPr>
          <w:color w:val="000000"/>
          <w:sz w:val="28"/>
          <w:szCs w:val="28"/>
        </w:rPr>
      </w:pPr>
    </w:p>
    <w:p w14:paraId="0B7D0D3A" w14:textId="77777777" w:rsidR="00632CCF" w:rsidRPr="004E22F9" w:rsidRDefault="001E69D0" w:rsidP="00632CCF">
      <w:pPr>
        <w:spacing w:line="360" w:lineRule="auto"/>
        <w:jc w:val="right"/>
        <w:rPr>
          <w:iCs/>
          <w:color w:val="000000"/>
          <w:sz w:val="28"/>
          <w:szCs w:val="28"/>
        </w:rPr>
      </w:pPr>
      <m:oMath>
        <m:acc>
          <m:accPr>
            <m:chr m:val="̇"/>
            <m:ctrlPr>
              <w:rPr>
                <w:rFonts w:ascii="Cambria Math" w:hAnsi="Cambria Math"/>
                <w:i/>
                <w:color w:val="000000"/>
                <w:sz w:val="28"/>
                <w:szCs w:val="28"/>
              </w:rPr>
            </m:ctrlPr>
          </m:accPr>
          <m:e>
            <m:r>
              <w:rPr>
                <w:rFonts w:ascii="Cambria Math" w:hAnsi="Cambria Math"/>
                <w:sz w:val="28"/>
                <w:szCs w:val="28"/>
              </w:rPr>
              <m:t>ψ</m:t>
            </m:r>
          </m:e>
        </m:acc>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den>
        </m:f>
        <m:d>
          <m:dPr>
            <m:ctrlPr>
              <w:rPr>
                <w:rFonts w:ascii="Cambria Math" w:hAnsi="Cambria Math"/>
                <w:i/>
                <w:color w:val="000000"/>
                <w:sz w:val="28"/>
                <w:szCs w:val="28"/>
              </w:rPr>
            </m:ctrlPr>
          </m:dPr>
          <m:e>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y0</m:t>
                    </m:r>
                  </m:sub>
                </m:sSub>
              </m:num>
              <m:den>
                <m:r>
                  <w:rPr>
                    <w:rFonts w:ascii="Cambria Math" w:hAnsi="Cambria Math"/>
                    <w:color w:val="000000"/>
                    <w:sz w:val="28"/>
                    <w:szCs w:val="28"/>
                  </w:rPr>
                  <m:t>α</m:t>
                </m:r>
              </m:den>
            </m:f>
            <m:func>
              <m:funcPr>
                <m:ctrlPr>
                  <w:rPr>
                    <w:rFonts w:ascii="Cambria Math" w:hAnsi="Cambria Math"/>
                    <w:color w:val="000000"/>
                    <w:sz w:val="28"/>
                    <w:szCs w:val="28"/>
                    <w:lang w:val="en-US"/>
                  </w:rPr>
                </m:ctrlPr>
              </m:funcPr>
              <m:fName>
                <m:r>
                  <m:rPr>
                    <m:sty m:val="p"/>
                  </m:rPr>
                  <w:rPr>
                    <w:rFonts w:ascii="Cambria Math" w:hAnsi="Cambria Math"/>
                    <w:color w:val="000000"/>
                    <w:sz w:val="28"/>
                    <w:szCs w:val="28"/>
                    <w:lang w:val="en-US"/>
                  </w:rPr>
                  <m:t>cos</m:t>
                </m:r>
              </m:fName>
              <m:e>
                <m:r>
                  <w:rPr>
                    <w:rFonts w:ascii="Cambria Math" w:hAnsi="Cambria Math"/>
                    <w:color w:val="000000"/>
                    <w:sz w:val="28"/>
                    <w:szCs w:val="28"/>
                  </w:rPr>
                  <m:t>αt</m:t>
                </m:r>
              </m:e>
            </m:func>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lang w:val="en-US"/>
                  </w:rPr>
                  <m:t>I</m:t>
                </m:r>
              </m:e>
              <m:sub>
                <m:r>
                  <w:rPr>
                    <w:rFonts w:ascii="Cambria Math" w:hAnsi="Cambria Math"/>
                    <w:color w:val="000000"/>
                    <w:sz w:val="28"/>
                    <w:szCs w:val="28"/>
                  </w:rPr>
                  <m:t>м</m:t>
                </m:r>
              </m:sub>
            </m:sSub>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e>
        </m:d>
      </m:oMath>
      <w:proofErr w:type="gramStart"/>
      <w:r w:rsidR="00632CCF" w:rsidRPr="00957E25">
        <w:rPr>
          <w:iCs/>
          <w:color w:val="000000"/>
          <w:sz w:val="28"/>
          <w:szCs w:val="28"/>
        </w:rPr>
        <w:t>,</w:t>
      </w:r>
      <w:r w:rsidR="00632CCF" w:rsidRPr="004E22F9">
        <w:rPr>
          <w:iCs/>
          <w:color w:val="000000"/>
          <w:sz w:val="28"/>
          <w:szCs w:val="28"/>
        </w:rPr>
        <w:t xml:space="preserve">   </w:t>
      </w:r>
      <w:proofErr w:type="gramEnd"/>
      <w:r w:rsidR="00632CCF" w:rsidRPr="004E22F9">
        <w:rPr>
          <w:iCs/>
          <w:color w:val="000000"/>
          <w:sz w:val="28"/>
          <w:szCs w:val="28"/>
        </w:rPr>
        <w:t xml:space="preserve">                                   (8)</w:t>
      </w:r>
    </w:p>
    <w:p w14:paraId="57712124" w14:textId="77777777" w:rsidR="00632CCF" w:rsidRPr="00957E25" w:rsidRDefault="00632CCF" w:rsidP="00632CCF">
      <w:pPr>
        <w:spacing w:line="360" w:lineRule="auto"/>
        <w:jc w:val="both"/>
        <w:rPr>
          <w:color w:val="000000"/>
          <w:sz w:val="28"/>
          <w:szCs w:val="28"/>
        </w:rPr>
      </w:pPr>
    </w:p>
    <w:p w14:paraId="2A114F53" w14:textId="77777777" w:rsidR="00632CCF" w:rsidRPr="00661E5D" w:rsidRDefault="00632CCF" w:rsidP="00632CCF">
      <w:pPr>
        <w:spacing w:line="360" w:lineRule="auto"/>
        <w:jc w:val="both"/>
        <w:rPr>
          <w:color w:val="000000"/>
          <w:sz w:val="28"/>
          <w:szCs w:val="28"/>
        </w:rPr>
      </w:pPr>
      <w:r w:rsidRPr="00661E5D">
        <w:rPr>
          <w:color w:val="000000"/>
          <w:sz w:val="28"/>
          <w:szCs w:val="28"/>
        </w:rPr>
        <w:t>Задав, как и ранее</w:t>
      </w:r>
      <w:r w:rsidRPr="00D97C6B">
        <w:rPr>
          <w:color w:val="000000"/>
          <w:sz w:val="28"/>
          <w:szCs w:val="28"/>
        </w:rPr>
        <w:t xml:space="preserve"> </w:t>
      </w:r>
      <m:oMath>
        <m:acc>
          <m:accPr>
            <m:chr m:val="̇"/>
            <m:ctrlPr>
              <w:rPr>
                <w:rFonts w:ascii="Cambria Math" w:hAnsi="Cambria Math"/>
                <w:i/>
                <w:color w:val="000000"/>
                <w:sz w:val="28"/>
                <w:szCs w:val="28"/>
              </w:rPr>
            </m:ctrlPr>
          </m:accPr>
          <m:e>
            <m:r>
              <w:rPr>
                <w:rFonts w:ascii="Cambria Math" w:hAnsi="Cambria Math"/>
                <w:sz w:val="28"/>
                <w:szCs w:val="28"/>
              </w:rPr>
              <m:t>ψ</m:t>
            </m:r>
          </m:e>
        </m:acc>
        <m:r>
          <w:rPr>
            <w:rFonts w:ascii="Cambria Math" w:hAnsi="Cambria Math"/>
            <w:color w:val="000000"/>
            <w:sz w:val="28"/>
            <w:szCs w:val="28"/>
          </w:rPr>
          <m:t>=0</m:t>
        </m:r>
      </m:oMath>
      <w:r w:rsidRPr="00661E5D">
        <w:rPr>
          <w:color w:val="000000"/>
          <w:sz w:val="28"/>
          <w:szCs w:val="28"/>
        </w:rPr>
        <w:t>, получим</w:t>
      </w:r>
    </w:p>
    <w:p w14:paraId="751CF68B" w14:textId="77777777" w:rsidR="00632CCF" w:rsidRDefault="00632CCF" w:rsidP="00632CCF">
      <w:pPr>
        <w:spacing w:line="360" w:lineRule="auto"/>
        <w:jc w:val="both"/>
        <w:rPr>
          <w:color w:val="000000"/>
          <w:sz w:val="28"/>
          <w:szCs w:val="28"/>
        </w:rPr>
      </w:pPr>
    </w:p>
    <w:p w14:paraId="732B3911" w14:textId="77777777" w:rsidR="00632CCF" w:rsidRPr="004E22F9" w:rsidRDefault="001E69D0" w:rsidP="00632CCF">
      <w:pPr>
        <w:spacing w:line="360" w:lineRule="auto"/>
        <w:jc w:val="right"/>
        <w:rPr>
          <w:iCs/>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y0</m:t>
                </m:r>
              </m:sub>
            </m:sSub>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м</m:t>
                </m:r>
              </m:sub>
            </m:sSub>
            <m:r>
              <w:rPr>
                <w:rFonts w:ascii="Cambria Math" w:hAnsi="Cambria Math"/>
                <w:color w:val="000000"/>
                <w:sz w:val="28"/>
                <w:szCs w:val="28"/>
              </w:rPr>
              <m:t>α</m:t>
            </m:r>
          </m:den>
        </m:f>
        <m:func>
          <m:funcPr>
            <m:ctrlPr>
              <w:rPr>
                <w:rFonts w:ascii="Cambria Math" w:hAnsi="Cambria Math"/>
                <w:i/>
                <w:color w:val="000000"/>
                <w:sz w:val="28"/>
                <w:szCs w:val="28"/>
              </w:rPr>
            </m:ctrlPr>
          </m:funcPr>
          <m:fName>
            <m:r>
              <m:rPr>
                <m:sty m:val="p"/>
              </m:rPr>
              <w:rPr>
                <w:rFonts w:ascii="Cambria Math" w:hAnsi="Cambria Math"/>
                <w:color w:val="000000"/>
                <w:sz w:val="28"/>
                <w:szCs w:val="28"/>
              </w:rPr>
              <m:t>cos</m:t>
            </m:r>
          </m:fName>
          <m:e>
            <m:r>
              <w:rPr>
                <w:rFonts w:ascii="Cambria Math" w:hAnsi="Cambria Math"/>
                <w:color w:val="000000"/>
                <w:sz w:val="28"/>
                <w:szCs w:val="28"/>
              </w:rPr>
              <m:t>α</m:t>
            </m:r>
            <m:r>
              <w:rPr>
                <w:rFonts w:ascii="Cambria Math" w:hAnsi="Cambria Math"/>
                <w:color w:val="000000"/>
                <w:sz w:val="28"/>
                <w:szCs w:val="28"/>
                <w:lang w:val="en-US"/>
              </w:rPr>
              <m:t>t</m:t>
            </m:r>
          </m:e>
        </m:func>
      </m:oMath>
      <w:r w:rsidR="00632CCF" w:rsidRPr="00C17D7B">
        <w:rPr>
          <w:iCs/>
          <w:color w:val="000000"/>
          <w:sz w:val="28"/>
          <w:szCs w:val="28"/>
        </w:rPr>
        <w:t>.</w:t>
      </w:r>
      <w:r w:rsidR="00632CCF" w:rsidRPr="004E22F9">
        <w:rPr>
          <w:iCs/>
          <w:color w:val="000000"/>
          <w:sz w:val="28"/>
          <w:szCs w:val="28"/>
        </w:rPr>
        <w:t xml:space="preserve">                                             (9)</w:t>
      </w:r>
    </w:p>
    <w:p w14:paraId="5C3923B5" w14:textId="77777777" w:rsidR="00632CCF" w:rsidRDefault="00632CCF" w:rsidP="00632CCF">
      <w:pPr>
        <w:spacing w:line="360" w:lineRule="auto"/>
        <w:jc w:val="both"/>
        <w:rPr>
          <w:color w:val="000000"/>
          <w:sz w:val="28"/>
          <w:szCs w:val="28"/>
        </w:rPr>
      </w:pPr>
    </w:p>
    <w:p w14:paraId="171BAB33" w14:textId="77777777" w:rsidR="00632CCF" w:rsidRPr="00661E5D" w:rsidRDefault="00632CCF" w:rsidP="00632CCF">
      <w:pPr>
        <w:spacing w:line="360" w:lineRule="auto"/>
        <w:ind w:firstLine="709"/>
        <w:jc w:val="both"/>
        <w:rPr>
          <w:color w:val="000000"/>
          <w:sz w:val="28"/>
          <w:szCs w:val="28"/>
        </w:rPr>
      </w:pPr>
      <w:r w:rsidRPr="00661E5D">
        <w:rPr>
          <w:color w:val="000000"/>
          <w:sz w:val="28"/>
          <w:szCs w:val="28"/>
        </w:rPr>
        <w:t xml:space="preserve">Из этого выражения следует важный вывод: если </w:t>
      </w:r>
      <m:oMath>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H</m:t>
                </m:r>
              </m:e>
              <m:sub>
                <m:r>
                  <w:rPr>
                    <w:rFonts w:ascii="Cambria Math" w:hAnsi="Cambria Math"/>
                    <w:color w:val="000000"/>
                    <w:sz w:val="28"/>
                    <w:szCs w:val="28"/>
                  </w:rPr>
                  <m:t>м</m:t>
                </m:r>
              </m:sub>
            </m:sSub>
          </m:num>
          <m:den>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y0</m:t>
                </m:r>
              </m:sub>
            </m:sSub>
          </m:den>
        </m:f>
        <m:r>
          <w:rPr>
            <w:rFonts w:ascii="Cambria Math" w:hAnsi="Cambria Math"/>
            <w:color w:val="000000"/>
            <w:sz w:val="28"/>
            <w:szCs w:val="28"/>
          </w:rPr>
          <m:t>&lt;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н</m:t>
            </m:r>
          </m:sub>
        </m:sSub>
      </m:oMath>
      <w:r w:rsidRPr="00661E5D">
        <w:rPr>
          <w:color w:val="000000"/>
          <w:sz w:val="28"/>
          <w:szCs w:val="28"/>
        </w:rPr>
        <w:t xml:space="preserve">, то режим насыщения не </w:t>
      </w:r>
      <w:r>
        <w:rPr>
          <w:color w:val="000000"/>
          <w:sz w:val="28"/>
          <w:szCs w:val="28"/>
        </w:rPr>
        <w:t>представляет опасности для системы ориентации и стабилизации наноспутника</w:t>
      </w:r>
      <w:r w:rsidRPr="00661E5D">
        <w:rPr>
          <w:color w:val="000000"/>
          <w:sz w:val="28"/>
          <w:szCs w:val="28"/>
        </w:rPr>
        <w:t>. Этим объясняется то обстоятельство, что маховики успешно работают при гармонических возмущениях.</w:t>
      </w:r>
    </w:p>
    <w:p w14:paraId="1B839234" w14:textId="77777777" w:rsidR="00632CCF" w:rsidRDefault="00632CCF" w:rsidP="00632CCF">
      <w:pPr>
        <w:spacing w:line="360" w:lineRule="auto"/>
        <w:ind w:firstLine="709"/>
        <w:jc w:val="both"/>
        <w:rPr>
          <w:color w:val="000000"/>
          <w:sz w:val="28"/>
          <w:szCs w:val="28"/>
        </w:rPr>
      </w:pPr>
      <w:r w:rsidRPr="00661E5D">
        <w:rPr>
          <w:color w:val="000000"/>
          <w:sz w:val="28"/>
          <w:szCs w:val="28"/>
        </w:rPr>
        <w:t xml:space="preserve">Если </w:t>
      </w:r>
      <m:oMath>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lang w:val="en-US"/>
              </w:rPr>
              <m:t>y</m:t>
            </m:r>
          </m:sub>
        </m:sSub>
        <m:r>
          <w:rPr>
            <w:rFonts w:ascii="Cambria Math" w:hAnsi="Cambria Math"/>
            <w:color w:val="000000"/>
            <w:sz w:val="28"/>
            <w:szCs w:val="28"/>
          </w:rPr>
          <m:t>=0</m:t>
        </m:r>
      </m:oMath>
      <w:r w:rsidRPr="00661E5D">
        <w:rPr>
          <w:color w:val="000000"/>
          <w:sz w:val="28"/>
          <w:szCs w:val="28"/>
        </w:rPr>
        <w:t>, то при тех же начальных условиях из (3.3) получим</w:t>
      </w:r>
    </w:p>
    <w:p w14:paraId="218CA418" w14:textId="77777777" w:rsidR="00632CCF" w:rsidRPr="00661E5D" w:rsidRDefault="00632CCF" w:rsidP="00632CCF">
      <w:pPr>
        <w:spacing w:line="360" w:lineRule="auto"/>
        <w:ind w:firstLine="709"/>
        <w:jc w:val="both"/>
        <w:rPr>
          <w:color w:val="000000"/>
          <w:sz w:val="28"/>
          <w:szCs w:val="28"/>
        </w:rPr>
      </w:pPr>
    </w:p>
    <w:p w14:paraId="2B7FDFF9" w14:textId="77777777" w:rsidR="00632CCF" w:rsidRPr="004E22F9" w:rsidRDefault="001E69D0" w:rsidP="00632CCF">
      <w:pPr>
        <w:spacing w:line="360" w:lineRule="auto"/>
        <w:jc w:val="right"/>
        <w:rPr>
          <w:color w:val="000000"/>
          <w:sz w:val="28"/>
          <w:szCs w:val="28"/>
        </w:rPr>
      </w:pPr>
      <m:oMath>
        <m:acc>
          <m:accPr>
            <m:chr m:val="̇"/>
            <m:ctrlPr>
              <w:rPr>
                <w:rFonts w:ascii="Cambria Math" w:hAnsi="Cambria Math"/>
                <w:i/>
                <w:color w:val="000000"/>
                <w:sz w:val="28"/>
                <w:szCs w:val="28"/>
              </w:rPr>
            </m:ctrlPr>
          </m:accPr>
          <m:e>
            <m:r>
              <w:rPr>
                <w:rFonts w:ascii="Cambria Math" w:hAnsi="Cambria Math"/>
                <w:sz w:val="28"/>
                <w:szCs w:val="28"/>
              </w:rPr>
              <m:t>ψ</m:t>
            </m:r>
          </m:e>
        </m:acc>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м</m:t>
                </m:r>
              </m:sub>
            </m:sSub>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den>
        </m:f>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oMath>
      <w:r w:rsidR="00632CCF">
        <w:rPr>
          <w:color w:val="000000"/>
          <w:sz w:val="28"/>
          <w:szCs w:val="28"/>
        </w:rPr>
        <w:t>.</w:t>
      </w:r>
      <w:r w:rsidR="00632CCF" w:rsidRPr="004E22F9">
        <w:rPr>
          <w:color w:val="000000"/>
          <w:sz w:val="28"/>
          <w:szCs w:val="28"/>
        </w:rPr>
        <w:t xml:space="preserve">                                                (10)</w:t>
      </w:r>
    </w:p>
    <w:p w14:paraId="63C01039" w14:textId="77777777" w:rsidR="00632CCF" w:rsidRPr="00661E5D" w:rsidRDefault="00632CCF" w:rsidP="00632CCF">
      <w:pPr>
        <w:spacing w:line="360" w:lineRule="auto"/>
        <w:jc w:val="center"/>
        <w:rPr>
          <w:color w:val="000000"/>
          <w:sz w:val="28"/>
          <w:szCs w:val="28"/>
        </w:rPr>
      </w:pPr>
    </w:p>
    <w:p w14:paraId="5A3B4075" w14:textId="77777777" w:rsidR="00632CCF" w:rsidRPr="00661E5D" w:rsidRDefault="00632CCF" w:rsidP="00632CCF">
      <w:pPr>
        <w:spacing w:line="360" w:lineRule="auto"/>
        <w:jc w:val="both"/>
        <w:rPr>
          <w:color w:val="000000"/>
          <w:sz w:val="28"/>
          <w:szCs w:val="28"/>
        </w:rPr>
      </w:pPr>
      <w:r w:rsidRPr="00661E5D">
        <w:rPr>
          <w:color w:val="000000"/>
          <w:sz w:val="28"/>
          <w:szCs w:val="28"/>
        </w:rPr>
        <w:t xml:space="preserve">Так как </w:t>
      </w:r>
      <m:oMath>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м</m:t>
            </m:r>
          </m:sub>
        </m:sSub>
      </m:oMath>
      <w:r w:rsidRPr="00661E5D">
        <w:rPr>
          <w:color w:val="000000"/>
          <w:sz w:val="28"/>
          <w:szCs w:val="28"/>
        </w:rPr>
        <w:t>, то всегда</w:t>
      </w:r>
      <m:oMath>
        <m:d>
          <m:dPr>
            <m:begChr m:val="|"/>
            <m:endChr m:val="|"/>
            <m:ctrlPr>
              <w:rPr>
                <w:rFonts w:ascii="Cambria Math" w:hAnsi="Cambria Math"/>
                <w:i/>
                <w:color w:val="000000"/>
                <w:sz w:val="28"/>
                <w:szCs w:val="28"/>
              </w:rPr>
            </m:ctrlPr>
          </m:dPr>
          <m:e>
            <m:acc>
              <m:accPr>
                <m:chr m:val="̇"/>
                <m:ctrlPr>
                  <w:rPr>
                    <w:rFonts w:ascii="Cambria Math" w:hAnsi="Cambria Math"/>
                    <w:i/>
                    <w:color w:val="000000"/>
                    <w:sz w:val="28"/>
                    <w:szCs w:val="28"/>
                  </w:rPr>
                </m:ctrlPr>
              </m:accPr>
              <m:e>
                <m:r>
                  <w:rPr>
                    <w:rFonts w:ascii="Cambria Math" w:hAnsi="Cambria Math"/>
                    <w:sz w:val="28"/>
                    <w:szCs w:val="28"/>
                  </w:rPr>
                  <m:t>ψ</m:t>
                </m:r>
              </m:e>
            </m:acc>
          </m:e>
        </m:d>
        <m:r>
          <w:rPr>
            <w:rFonts w:ascii="Cambria Math" w:hAnsi="Cambria Math"/>
            <w:color w:val="000000"/>
            <w:sz w:val="28"/>
            <w:szCs w:val="28"/>
          </w:rPr>
          <m:t>≪</m:t>
        </m:r>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e>
        </m:d>
      </m:oMath>
      <w:r w:rsidRPr="00661E5D">
        <w:rPr>
          <w:color w:val="000000"/>
          <w:sz w:val="28"/>
          <w:szCs w:val="28"/>
        </w:rPr>
        <w:t>.</w:t>
      </w:r>
    </w:p>
    <w:p w14:paraId="2E24BBF8" w14:textId="77777777" w:rsidR="00632CCF" w:rsidRPr="00661E5D" w:rsidRDefault="00632CCF" w:rsidP="00632CCF">
      <w:pPr>
        <w:spacing w:line="360" w:lineRule="auto"/>
        <w:ind w:firstLine="709"/>
        <w:jc w:val="both"/>
        <w:rPr>
          <w:color w:val="000000"/>
          <w:sz w:val="28"/>
          <w:szCs w:val="28"/>
        </w:rPr>
      </w:pPr>
      <w:r w:rsidRPr="00661E5D">
        <w:rPr>
          <w:color w:val="000000"/>
          <w:sz w:val="28"/>
          <w:szCs w:val="28"/>
        </w:rPr>
        <w:t xml:space="preserve">При программных разворотах для сообщения </w:t>
      </w:r>
      <w:r>
        <w:rPr>
          <w:color w:val="000000"/>
          <w:sz w:val="28"/>
          <w:szCs w:val="28"/>
        </w:rPr>
        <w:t>наноспутнику</w:t>
      </w:r>
      <w:r w:rsidRPr="00661E5D">
        <w:rPr>
          <w:color w:val="000000"/>
          <w:sz w:val="28"/>
          <w:szCs w:val="28"/>
        </w:rPr>
        <w:t xml:space="preserve"> угловой скорости </w:t>
      </w:r>
      <m:oMath>
        <m:r>
          <w:rPr>
            <w:rFonts w:ascii="Cambria Math" w:hAnsi="Cambria Math"/>
            <w:color w:val="000000"/>
            <w:sz w:val="28"/>
            <w:szCs w:val="28"/>
          </w:rPr>
          <m:t>∆</m:t>
        </m:r>
        <m:acc>
          <m:accPr>
            <m:chr m:val="̇"/>
            <m:ctrlPr>
              <w:rPr>
                <w:rFonts w:ascii="Cambria Math" w:hAnsi="Cambria Math"/>
                <w:i/>
                <w:color w:val="000000"/>
                <w:sz w:val="28"/>
                <w:szCs w:val="28"/>
              </w:rPr>
            </m:ctrlPr>
          </m:accPr>
          <m:e>
            <m:r>
              <w:rPr>
                <w:rFonts w:ascii="Cambria Math" w:hAnsi="Cambria Math"/>
                <w:sz w:val="28"/>
                <w:szCs w:val="28"/>
              </w:rPr>
              <m:t>ψ</m:t>
            </m:r>
          </m:e>
        </m:acc>
      </m:oMath>
      <w:r>
        <w:rPr>
          <w:color w:val="000000"/>
          <w:sz w:val="28"/>
          <w:szCs w:val="28"/>
        </w:rPr>
        <w:t xml:space="preserve"> </w:t>
      </w:r>
      <w:r w:rsidRPr="00661E5D">
        <w:rPr>
          <w:color w:val="000000"/>
          <w:sz w:val="28"/>
          <w:szCs w:val="28"/>
        </w:rPr>
        <w:t xml:space="preserve">достаточно раскрутить маховик до угловой скорости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oMath>
      <w:r w:rsidRPr="00661E5D">
        <w:rPr>
          <w:color w:val="000000"/>
          <w:sz w:val="28"/>
          <w:szCs w:val="28"/>
        </w:rPr>
        <w:t>.</w:t>
      </w:r>
    </w:p>
    <w:p w14:paraId="524BEF69" w14:textId="77777777" w:rsidR="00632CCF" w:rsidRDefault="00632CCF" w:rsidP="00632CCF">
      <w:pPr>
        <w:spacing w:line="360" w:lineRule="auto"/>
        <w:ind w:firstLine="709"/>
        <w:jc w:val="both"/>
        <w:rPr>
          <w:color w:val="000000"/>
          <w:sz w:val="28"/>
          <w:szCs w:val="28"/>
        </w:rPr>
      </w:pPr>
      <w:r w:rsidRPr="00661E5D">
        <w:rPr>
          <w:color w:val="000000"/>
          <w:sz w:val="28"/>
          <w:szCs w:val="28"/>
        </w:rPr>
        <w:lastRenderedPageBreak/>
        <w:t xml:space="preserve">В режиме стабилизации кинетического момента вращающегося с угловой скоростью </w:t>
      </w:r>
      <m:oMath>
        <m:sSub>
          <m:sSubPr>
            <m:ctrlPr>
              <w:rPr>
                <w:rFonts w:ascii="Cambria Math" w:hAnsi="Cambria Math"/>
                <w:i/>
                <w:color w:val="000000"/>
                <w:sz w:val="28"/>
                <w:szCs w:val="28"/>
              </w:rPr>
            </m:ctrlPr>
          </m:sSubPr>
          <m:e>
            <m:acc>
              <m:accPr>
                <m:chr m:val="̇"/>
                <m:ctrlPr>
                  <w:rPr>
                    <w:rFonts w:ascii="Cambria Math" w:hAnsi="Cambria Math"/>
                    <w:i/>
                    <w:color w:val="000000"/>
                    <w:sz w:val="28"/>
                    <w:szCs w:val="28"/>
                  </w:rPr>
                </m:ctrlPr>
              </m:accPr>
              <m:e>
                <m:r>
                  <w:rPr>
                    <w:rFonts w:ascii="Cambria Math" w:hAnsi="Cambria Math"/>
                    <w:sz w:val="28"/>
                    <w:szCs w:val="28"/>
                  </w:rPr>
                  <m:t>ψ</m:t>
                </m:r>
              </m:e>
            </m:acc>
          </m:e>
          <m:sub>
            <m:r>
              <w:rPr>
                <w:rFonts w:ascii="Cambria Math" w:hAnsi="Cambria Math"/>
                <w:color w:val="000000"/>
                <w:sz w:val="28"/>
                <w:szCs w:val="28"/>
              </w:rPr>
              <m:t>0</m:t>
            </m:r>
          </m:sub>
        </m:sSub>
      </m:oMath>
      <w:r>
        <w:rPr>
          <w:color w:val="000000"/>
          <w:sz w:val="28"/>
          <w:szCs w:val="28"/>
        </w:rPr>
        <w:t xml:space="preserve"> наноспутника,</w:t>
      </w:r>
      <w:r w:rsidRPr="00661E5D">
        <w:rPr>
          <w:color w:val="000000"/>
          <w:sz w:val="28"/>
          <w:szCs w:val="28"/>
        </w:rPr>
        <w:t xml:space="preserve"> при отсутствии тормозящих факторов имеем</w:t>
      </w:r>
    </w:p>
    <w:p w14:paraId="462C7293" w14:textId="77777777" w:rsidR="00632CCF" w:rsidRDefault="00632CCF" w:rsidP="00632CCF">
      <w:pPr>
        <w:spacing w:line="360" w:lineRule="auto"/>
        <w:ind w:firstLine="709"/>
        <w:jc w:val="both"/>
        <w:rPr>
          <w:color w:val="000000"/>
          <w:sz w:val="28"/>
          <w:szCs w:val="28"/>
        </w:rPr>
      </w:pPr>
    </w:p>
    <w:p w14:paraId="32344CAB" w14:textId="77777777" w:rsidR="00632CCF" w:rsidRPr="00AA1374" w:rsidRDefault="001E69D0" w:rsidP="00632CCF">
      <w:pPr>
        <w:spacing w:line="360" w:lineRule="auto"/>
        <w:jc w:val="right"/>
        <w:rPr>
          <w:color w:val="000000"/>
          <w:sz w:val="28"/>
          <w:szCs w:val="28"/>
        </w:rPr>
      </w:pPr>
      <m:oMath>
        <m:sSub>
          <m:sSubPr>
            <m:ctrlPr>
              <w:rPr>
                <w:rFonts w:ascii="Cambria Math" w:hAnsi="Cambria Math"/>
                <w:i/>
                <w:color w:val="000000"/>
                <w:sz w:val="28"/>
                <w:szCs w:val="28"/>
              </w:rPr>
            </m:ctrlPr>
          </m:sSubPr>
          <m:e>
            <m:acc>
              <m:accPr>
                <m:chr m:val="̇"/>
                <m:ctrlPr>
                  <w:rPr>
                    <w:rFonts w:ascii="Cambria Math" w:hAnsi="Cambria Math"/>
                    <w:i/>
                    <w:color w:val="000000"/>
                    <w:sz w:val="28"/>
                    <w:szCs w:val="28"/>
                  </w:rPr>
                </m:ctrlPr>
              </m:accPr>
              <m:e>
                <m:r>
                  <w:rPr>
                    <w:rFonts w:ascii="Cambria Math" w:hAnsi="Cambria Math"/>
                    <w:sz w:val="28"/>
                    <w:szCs w:val="28"/>
                  </w:rPr>
                  <m:t>ψ</m:t>
                </m:r>
              </m:e>
            </m:acc>
          </m:e>
          <m:sub>
            <m:r>
              <w:rPr>
                <w:rFonts w:ascii="Cambria Math" w:hAnsi="Cambria Math"/>
                <w:color w:val="000000"/>
                <w:sz w:val="28"/>
                <w:szCs w:val="28"/>
              </w:rPr>
              <m:t>0</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м</m:t>
                </m:r>
              </m:sub>
            </m:sSub>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den>
        </m:f>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м0</m:t>
            </m:r>
          </m:sub>
        </m:sSub>
      </m:oMath>
      <w:proofErr w:type="gramStart"/>
      <w:r w:rsidR="00632CCF">
        <w:rPr>
          <w:color w:val="000000"/>
          <w:sz w:val="28"/>
          <w:szCs w:val="28"/>
        </w:rPr>
        <w:t>,</w:t>
      </w:r>
      <w:r w:rsidR="00632CCF" w:rsidRPr="00AA1374">
        <w:rPr>
          <w:color w:val="000000"/>
          <w:sz w:val="28"/>
          <w:szCs w:val="28"/>
        </w:rPr>
        <w:t xml:space="preserve">   </w:t>
      </w:r>
      <w:proofErr w:type="gramEnd"/>
      <w:r w:rsidR="00632CCF" w:rsidRPr="00AA1374">
        <w:rPr>
          <w:color w:val="000000"/>
          <w:sz w:val="28"/>
          <w:szCs w:val="28"/>
        </w:rPr>
        <w:t xml:space="preserve">                                            (11)</w:t>
      </w:r>
    </w:p>
    <w:p w14:paraId="1B6DF8BE" w14:textId="77777777" w:rsidR="00632CCF" w:rsidRDefault="00632CCF" w:rsidP="00632CCF">
      <w:pPr>
        <w:spacing w:line="360" w:lineRule="auto"/>
        <w:jc w:val="both"/>
        <w:rPr>
          <w:color w:val="000000"/>
          <w:sz w:val="28"/>
          <w:szCs w:val="28"/>
        </w:rPr>
      </w:pPr>
    </w:p>
    <w:p w14:paraId="64EC4279" w14:textId="77777777" w:rsidR="00632CCF" w:rsidRPr="00661E5D" w:rsidRDefault="00632CCF" w:rsidP="00632CCF">
      <w:pPr>
        <w:spacing w:line="360" w:lineRule="auto"/>
        <w:jc w:val="both"/>
        <w:rPr>
          <w:color w:val="000000"/>
          <w:sz w:val="28"/>
          <w:szCs w:val="28"/>
        </w:rPr>
      </w:pPr>
      <w:r w:rsidRPr="00661E5D">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м0</m:t>
            </m:r>
          </m:sub>
        </m:sSub>
      </m:oMath>
      <w:r>
        <w:rPr>
          <w:color w:val="000000"/>
          <w:sz w:val="28"/>
          <w:szCs w:val="28"/>
        </w:rPr>
        <w:t xml:space="preserve"> </w:t>
      </w:r>
      <w:r w:rsidRPr="00661E5D">
        <w:rPr>
          <w:color w:val="000000"/>
          <w:sz w:val="28"/>
          <w:szCs w:val="28"/>
        </w:rPr>
        <w:t>—</w:t>
      </w:r>
      <w:r>
        <w:rPr>
          <w:color w:val="000000"/>
          <w:sz w:val="28"/>
          <w:szCs w:val="28"/>
        </w:rPr>
        <w:t xml:space="preserve"> </w:t>
      </w:r>
      <w:r w:rsidRPr="00661E5D">
        <w:rPr>
          <w:color w:val="000000"/>
          <w:sz w:val="28"/>
          <w:szCs w:val="28"/>
        </w:rPr>
        <w:t>начальное значение угловой скорости ма</w:t>
      </w:r>
      <w:r>
        <w:rPr>
          <w:color w:val="000000"/>
          <w:sz w:val="28"/>
          <w:szCs w:val="28"/>
        </w:rPr>
        <w:t>х</w:t>
      </w:r>
      <w:r w:rsidRPr="00661E5D">
        <w:rPr>
          <w:color w:val="000000"/>
          <w:sz w:val="28"/>
          <w:szCs w:val="28"/>
        </w:rPr>
        <w:t>овика.</w:t>
      </w:r>
    </w:p>
    <w:p w14:paraId="56BF17AA" w14:textId="77777777" w:rsidR="00632CCF" w:rsidRPr="00661E5D" w:rsidRDefault="00632CCF" w:rsidP="00632CCF">
      <w:pPr>
        <w:spacing w:line="360" w:lineRule="auto"/>
        <w:ind w:firstLine="709"/>
        <w:jc w:val="both"/>
        <w:rPr>
          <w:color w:val="000000"/>
          <w:sz w:val="28"/>
          <w:szCs w:val="28"/>
        </w:rPr>
      </w:pPr>
      <w:r w:rsidRPr="00661E5D">
        <w:rPr>
          <w:color w:val="000000"/>
          <w:sz w:val="28"/>
          <w:szCs w:val="28"/>
        </w:rPr>
        <w:t xml:space="preserve">Если в течение времени </w:t>
      </w: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t</m:t>
            </m:r>
          </m:e>
          <m:sub>
            <m:r>
              <w:rPr>
                <w:rFonts w:ascii="Cambria Math" w:hAnsi="Cambria Math"/>
                <w:color w:val="000000"/>
                <w:sz w:val="28"/>
                <w:szCs w:val="28"/>
              </w:rPr>
              <m:t>1</m:t>
            </m:r>
          </m:sub>
        </m:sSub>
      </m:oMath>
      <w:r w:rsidRPr="00E73D91">
        <w:rPr>
          <w:color w:val="000000"/>
          <w:sz w:val="28"/>
          <w:szCs w:val="28"/>
        </w:rPr>
        <w:t xml:space="preserve">, </w:t>
      </w:r>
      <w:r w:rsidRPr="00661E5D">
        <w:rPr>
          <w:color w:val="000000"/>
          <w:sz w:val="28"/>
          <w:szCs w:val="28"/>
        </w:rPr>
        <w:t>по оси собственного вращения аппарата действовал тормозящий момент —</w:t>
      </w:r>
      <w:r w:rsidRPr="00E73D91">
        <w:rPr>
          <w:color w:val="000000"/>
          <w:sz w:val="28"/>
          <w:szCs w:val="28"/>
        </w:rPr>
        <w:t xml:space="preserve"> </w:t>
      </w:r>
      <m:oMath>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lang w:val="en-US"/>
              </w:rPr>
              <m:t>y</m:t>
            </m:r>
            <m:r>
              <w:rPr>
                <w:rFonts w:ascii="Cambria Math" w:hAnsi="Cambria Math"/>
                <w:color w:val="000000"/>
                <w:sz w:val="28"/>
                <w:szCs w:val="28"/>
              </w:rPr>
              <m:t>T</m:t>
            </m:r>
          </m:sub>
        </m:sSub>
      </m:oMath>
      <w:r w:rsidRPr="00661E5D">
        <w:rPr>
          <w:color w:val="000000"/>
          <w:sz w:val="28"/>
          <w:szCs w:val="28"/>
        </w:rPr>
        <w:t>, то, интегрируя (3.3) при нулевых начальных условиях, получим</w:t>
      </w:r>
    </w:p>
    <w:p w14:paraId="7BFBAA53" w14:textId="77777777" w:rsidR="00632CCF" w:rsidRDefault="00632CCF" w:rsidP="00632CCF">
      <w:pPr>
        <w:spacing w:line="360" w:lineRule="auto"/>
        <w:jc w:val="both"/>
        <w:rPr>
          <w:color w:val="000000"/>
          <w:sz w:val="28"/>
          <w:szCs w:val="28"/>
        </w:rPr>
      </w:pPr>
    </w:p>
    <w:p w14:paraId="00C21CA1" w14:textId="77777777" w:rsidR="00632CCF" w:rsidRPr="004E22F9" w:rsidRDefault="001E69D0" w:rsidP="00632CCF">
      <w:pPr>
        <w:spacing w:line="360" w:lineRule="auto"/>
        <w:jc w:val="right"/>
        <w:rPr>
          <w:iCs/>
          <w:color w:val="000000"/>
          <w:sz w:val="28"/>
          <w:szCs w:val="28"/>
        </w:rPr>
      </w:pPr>
      <m:oMath>
        <m:sSub>
          <m:sSubPr>
            <m:ctrlPr>
              <w:rPr>
                <w:rFonts w:ascii="Cambria Math" w:hAnsi="Cambria Math"/>
                <w:i/>
                <w:color w:val="000000"/>
                <w:sz w:val="28"/>
                <w:szCs w:val="28"/>
              </w:rPr>
            </m:ctrlPr>
          </m:sSubPr>
          <m:e>
            <m:acc>
              <m:accPr>
                <m:chr m:val="̇"/>
                <m:ctrlPr>
                  <w:rPr>
                    <w:rFonts w:ascii="Cambria Math" w:hAnsi="Cambria Math"/>
                    <w:i/>
                    <w:color w:val="000000"/>
                    <w:sz w:val="28"/>
                    <w:szCs w:val="28"/>
                  </w:rPr>
                </m:ctrlPr>
              </m:accPr>
              <m:e>
                <m:r>
                  <w:rPr>
                    <w:rFonts w:ascii="Cambria Math" w:hAnsi="Cambria Math"/>
                    <w:sz w:val="28"/>
                    <w:szCs w:val="28"/>
                  </w:rPr>
                  <m:t>ψ</m:t>
                </m:r>
              </m:e>
            </m:acc>
          </m:e>
          <m:sub>
            <m:r>
              <w:rPr>
                <w:rFonts w:ascii="Cambria Math" w:hAnsi="Cambria Math"/>
                <w:color w:val="000000"/>
                <w:sz w:val="28"/>
                <w:szCs w:val="28"/>
              </w:rPr>
              <m:t>0</m:t>
            </m:r>
          </m:sub>
        </m:sSub>
        <m:r>
          <w:rPr>
            <w:rFonts w:ascii="Cambria Math" w:hAnsi="Cambria Math"/>
            <w:color w:val="000000"/>
            <w:sz w:val="28"/>
            <w:szCs w:val="28"/>
          </w:rPr>
          <m:t>-∆</m:t>
        </m:r>
        <m:acc>
          <m:accPr>
            <m:chr m:val="̇"/>
            <m:ctrlPr>
              <w:rPr>
                <w:rFonts w:ascii="Cambria Math" w:hAnsi="Cambria Math"/>
                <w:i/>
                <w:color w:val="000000"/>
                <w:sz w:val="28"/>
                <w:szCs w:val="28"/>
              </w:rPr>
            </m:ctrlPr>
          </m:accPr>
          <m:e>
            <m:r>
              <w:rPr>
                <w:rFonts w:ascii="Cambria Math" w:hAnsi="Cambria Math"/>
                <w:sz w:val="28"/>
                <w:szCs w:val="28"/>
              </w:rPr>
              <m:t>ψ</m:t>
            </m:r>
          </m:e>
        </m:acc>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y</m:t>
                </m:r>
              </m:sub>
            </m:sSub>
          </m:den>
        </m:f>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yT</m:t>
                </m:r>
              </m:sub>
            </m:sSub>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м</m:t>
                </m:r>
              </m:sub>
            </m:sSub>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м0</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e>
            </m:d>
          </m:e>
        </m:d>
      </m:oMath>
      <w:r w:rsidR="00632CCF" w:rsidRPr="004E22F9">
        <w:rPr>
          <w:color w:val="000000"/>
          <w:sz w:val="28"/>
          <w:szCs w:val="28"/>
        </w:rPr>
        <w:t xml:space="preserve">                         </w:t>
      </w:r>
      <w:r w:rsidR="00632CCF" w:rsidRPr="004E22F9">
        <w:rPr>
          <w:iCs/>
          <w:color w:val="000000"/>
          <w:sz w:val="28"/>
          <w:szCs w:val="28"/>
        </w:rPr>
        <w:t>(12)</w:t>
      </w:r>
    </w:p>
    <w:p w14:paraId="31D10450" w14:textId="77777777" w:rsidR="00632CCF" w:rsidRPr="00661E5D" w:rsidRDefault="00632CCF" w:rsidP="00632CCF">
      <w:pPr>
        <w:spacing w:line="360" w:lineRule="auto"/>
        <w:jc w:val="both"/>
        <w:rPr>
          <w:color w:val="000000"/>
          <w:sz w:val="28"/>
          <w:szCs w:val="28"/>
        </w:rPr>
      </w:pPr>
    </w:p>
    <w:p w14:paraId="3A9F30E7" w14:textId="77777777" w:rsidR="00632CCF" w:rsidRDefault="00632CCF" w:rsidP="00632CCF">
      <w:pPr>
        <w:spacing w:line="360" w:lineRule="auto"/>
        <w:jc w:val="both"/>
        <w:rPr>
          <w:color w:val="000000"/>
          <w:sz w:val="28"/>
          <w:szCs w:val="28"/>
        </w:rPr>
      </w:pPr>
      <w:r w:rsidRPr="00661E5D">
        <w:rPr>
          <w:color w:val="000000"/>
          <w:sz w:val="28"/>
          <w:szCs w:val="28"/>
        </w:rPr>
        <w:t xml:space="preserve">Очевидно, что </w:t>
      </w:r>
      <m:oMath>
        <m:r>
          <w:rPr>
            <w:rFonts w:ascii="Cambria Math" w:hAnsi="Cambria Math"/>
            <w:color w:val="000000"/>
            <w:sz w:val="28"/>
            <w:szCs w:val="28"/>
          </w:rPr>
          <m:t>∆</m:t>
        </m:r>
        <m:acc>
          <m:accPr>
            <m:chr m:val="̇"/>
            <m:ctrlPr>
              <w:rPr>
                <w:rFonts w:ascii="Cambria Math" w:hAnsi="Cambria Math"/>
                <w:i/>
                <w:color w:val="000000"/>
                <w:sz w:val="28"/>
                <w:szCs w:val="28"/>
              </w:rPr>
            </m:ctrlPr>
          </m:accPr>
          <m:e>
            <m:r>
              <w:rPr>
                <w:rFonts w:ascii="Cambria Math" w:hAnsi="Cambria Math"/>
                <w:sz w:val="28"/>
                <w:szCs w:val="28"/>
              </w:rPr>
              <m:t>ψ</m:t>
            </m:r>
          </m:e>
        </m:acc>
      </m:oMath>
      <w:r w:rsidRPr="00E73D91">
        <w:rPr>
          <w:color w:val="000000"/>
          <w:sz w:val="28"/>
          <w:szCs w:val="28"/>
        </w:rPr>
        <w:t xml:space="preserve"> </w:t>
      </w:r>
      <w:r w:rsidRPr="00661E5D">
        <w:rPr>
          <w:color w:val="000000"/>
          <w:sz w:val="28"/>
          <w:szCs w:val="28"/>
        </w:rPr>
        <w:t>будет равно нулю только в том случае, если</w:t>
      </w:r>
    </w:p>
    <w:p w14:paraId="0823E9F9" w14:textId="77777777" w:rsidR="00632CCF" w:rsidRDefault="00632CCF" w:rsidP="00632CCF">
      <w:pPr>
        <w:spacing w:line="360" w:lineRule="auto"/>
        <w:jc w:val="both"/>
        <w:rPr>
          <w:color w:val="000000"/>
          <w:sz w:val="28"/>
          <w:szCs w:val="28"/>
        </w:rPr>
      </w:pPr>
    </w:p>
    <w:p w14:paraId="64D39B5E" w14:textId="77777777" w:rsidR="00632CCF" w:rsidRPr="00AA1374" w:rsidRDefault="001E69D0" w:rsidP="00632CCF">
      <w:pPr>
        <w:spacing w:line="360" w:lineRule="auto"/>
        <w:jc w:val="right"/>
        <w:rPr>
          <w:iCs/>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м</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yT</m:t>
                </m:r>
              </m:sub>
            </m:sSub>
          </m:num>
          <m:den>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м</m:t>
                </m:r>
              </m:sub>
            </m:sSub>
          </m:den>
        </m:f>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1</m:t>
            </m:r>
          </m:sub>
        </m:sSub>
      </m:oMath>
      <w:r w:rsidR="00632CCF" w:rsidRPr="00C17D7B">
        <w:rPr>
          <w:iCs/>
          <w:color w:val="000000"/>
          <w:sz w:val="28"/>
          <w:szCs w:val="28"/>
        </w:rPr>
        <w:t>.</w:t>
      </w:r>
      <w:r w:rsidR="00632CCF" w:rsidRPr="00AA1374">
        <w:rPr>
          <w:iCs/>
          <w:color w:val="000000"/>
          <w:sz w:val="28"/>
          <w:szCs w:val="28"/>
        </w:rPr>
        <w:t xml:space="preserve">                                              (13)</w:t>
      </w:r>
    </w:p>
    <w:p w14:paraId="24FC61E8" w14:textId="77777777" w:rsidR="00632CCF" w:rsidRPr="00661E5D" w:rsidRDefault="00632CCF" w:rsidP="00632CCF">
      <w:pPr>
        <w:spacing w:line="360" w:lineRule="auto"/>
        <w:jc w:val="both"/>
        <w:rPr>
          <w:color w:val="000000"/>
          <w:sz w:val="28"/>
          <w:szCs w:val="28"/>
        </w:rPr>
      </w:pPr>
    </w:p>
    <w:p w14:paraId="0144C552" w14:textId="77777777" w:rsidR="00632CCF" w:rsidRPr="00661E5D" w:rsidRDefault="00632CCF" w:rsidP="00632CCF">
      <w:pPr>
        <w:spacing w:line="360" w:lineRule="auto"/>
        <w:jc w:val="both"/>
        <w:rPr>
          <w:color w:val="000000"/>
          <w:sz w:val="28"/>
          <w:szCs w:val="28"/>
        </w:rPr>
      </w:pPr>
      <w:r w:rsidRPr="00661E5D">
        <w:rPr>
          <w:color w:val="000000"/>
          <w:sz w:val="28"/>
          <w:szCs w:val="28"/>
        </w:rPr>
        <w:t>т. е. маховик должен уменьшить на эту величину скорость вращения и тем самым передать часть кинетической энергии аппарату.</w:t>
      </w:r>
    </w:p>
    <w:p w14:paraId="46528B91" w14:textId="77777777" w:rsidR="00632CCF" w:rsidRDefault="00632CCF" w:rsidP="00632CCF">
      <w:pPr>
        <w:spacing w:line="360" w:lineRule="auto"/>
        <w:ind w:firstLine="709"/>
        <w:jc w:val="both"/>
        <w:rPr>
          <w:color w:val="000000"/>
          <w:sz w:val="28"/>
          <w:szCs w:val="28"/>
        </w:rPr>
      </w:pPr>
      <w:r w:rsidRPr="00661E5D">
        <w:rPr>
          <w:color w:val="000000"/>
          <w:sz w:val="28"/>
          <w:szCs w:val="28"/>
        </w:rPr>
        <w:t xml:space="preserve">В системах с ДМ могут использоваться линейные и нелинейные законы управления. Выбор закона управления обусловливается требованиями точности, предъявляемыми </w:t>
      </w:r>
      <w:r>
        <w:rPr>
          <w:color w:val="000000"/>
          <w:sz w:val="28"/>
          <w:szCs w:val="28"/>
        </w:rPr>
        <w:t>к системе угловой стабилизации</w:t>
      </w:r>
      <w:r w:rsidRPr="00661E5D">
        <w:rPr>
          <w:color w:val="000000"/>
          <w:sz w:val="28"/>
          <w:szCs w:val="28"/>
        </w:rPr>
        <w:t xml:space="preserve">. При выборе закона управления необходимо также исходить из наличия технологически отработанных элементов </w:t>
      </w:r>
      <w:r>
        <w:rPr>
          <w:color w:val="000000"/>
          <w:sz w:val="28"/>
          <w:szCs w:val="28"/>
        </w:rPr>
        <w:t>системы угловой стабилизации</w:t>
      </w:r>
      <w:r w:rsidRPr="00661E5D">
        <w:rPr>
          <w:color w:val="000000"/>
          <w:sz w:val="28"/>
          <w:szCs w:val="28"/>
        </w:rPr>
        <w:t xml:space="preserve">: </w:t>
      </w:r>
      <w:r>
        <w:rPr>
          <w:color w:val="000000"/>
          <w:sz w:val="28"/>
          <w:szCs w:val="28"/>
        </w:rPr>
        <w:t>микромеханических датчиков</w:t>
      </w:r>
      <w:r w:rsidRPr="00661E5D">
        <w:rPr>
          <w:color w:val="000000"/>
          <w:sz w:val="28"/>
          <w:szCs w:val="28"/>
        </w:rPr>
        <w:t>, устройств для привода маховиков и т. п.</w:t>
      </w:r>
    </w:p>
    <w:p w14:paraId="67C11D08" w14:textId="77777777" w:rsidR="00632CCF" w:rsidRDefault="00632CCF" w:rsidP="00632CCF">
      <w:pPr>
        <w:spacing w:line="360" w:lineRule="auto"/>
        <w:ind w:firstLine="709"/>
        <w:jc w:val="both"/>
        <w:rPr>
          <w:color w:val="000000"/>
          <w:sz w:val="28"/>
          <w:szCs w:val="28"/>
        </w:rPr>
      </w:pPr>
    </w:p>
    <w:p w14:paraId="76839BA9" w14:textId="77777777" w:rsidR="00632CCF" w:rsidRPr="008C5488" w:rsidRDefault="00632CCF" w:rsidP="00632CCF">
      <w:pPr>
        <w:spacing w:line="360" w:lineRule="auto"/>
        <w:ind w:firstLine="709"/>
        <w:jc w:val="both"/>
        <w:rPr>
          <w:color w:val="000000"/>
          <w:sz w:val="28"/>
          <w:szCs w:val="28"/>
        </w:rPr>
      </w:pPr>
    </w:p>
    <w:bookmarkEnd w:id="17"/>
    <w:p w14:paraId="31F7A7D8" w14:textId="77777777" w:rsidR="00632CCF" w:rsidRDefault="00632CCF" w:rsidP="00632CCF">
      <w:pPr>
        <w:spacing w:line="360" w:lineRule="auto"/>
        <w:ind w:firstLine="709"/>
        <w:jc w:val="both"/>
        <w:rPr>
          <w:color w:val="000000"/>
          <w:sz w:val="28"/>
          <w:szCs w:val="28"/>
        </w:rPr>
      </w:pPr>
    </w:p>
    <w:p w14:paraId="04EED048" w14:textId="2D752EFA" w:rsidR="00632CCF" w:rsidRDefault="00632CCF" w:rsidP="00666871">
      <w:pPr>
        <w:pStyle w:val="12"/>
        <w:ind w:left="0" w:firstLine="709"/>
        <w:rPr>
          <w:shd w:val="clear" w:color="auto" w:fill="FFFFFF"/>
        </w:rPr>
      </w:pPr>
      <w:bookmarkStart w:id="28" w:name="_Toc198763549"/>
      <w:r>
        <w:rPr>
          <w:shd w:val="clear" w:color="auto" w:fill="FFFFFF"/>
        </w:rPr>
        <w:lastRenderedPageBreak/>
        <w:t>Система автоматического регулирования</w:t>
      </w:r>
      <w:bookmarkEnd w:id="28"/>
    </w:p>
    <w:p w14:paraId="58B90038" w14:textId="2D455C41" w:rsidR="00632CCF" w:rsidRDefault="00632CCF" w:rsidP="00632CCF">
      <w:pPr>
        <w:spacing w:line="360" w:lineRule="auto"/>
        <w:ind w:firstLine="709"/>
        <w:jc w:val="both"/>
        <w:rPr>
          <w:sz w:val="28"/>
          <w:szCs w:val="28"/>
        </w:rPr>
      </w:pPr>
      <w:r>
        <w:rPr>
          <w:sz w:val="28"/>
          <w:szCs w:val="28"/>
        </w:rPr>
        <w:t xml:space="preserve">Рассмотрим подробнее </w:t>
      </w:r>
      <w:r w:rsidRPr="00761477">
        <w:rPr>
          <w:sz w:val="28"/>
          <w:szCs w:val="28"/>
        </w:rPr>
        <w:t>систем</w:t>
      </w:r>
      <w:r>
        <w:rPr>
          <w:sz w:val="28"/>
          <w:szCs w:val="28"/>
        </w:rPr>
        <w:t>у</w:t>
      </w:r>
      <w:r w:rsidRPr="00761477">
        <w:rPr>
          <w:sz w:val="28"/>
          <w:szCs w:val="28"/>
        </w:rPr>
        <w:t xml:space="preserve"> автоматического регулирования,</w:t>
      </w:r>
      <w:r>
        <w:rPr>
          <w:sz w:val="28"/>
          <w:szCs w:val="28"/>
        </w:rPr>
        <w:t xml:space="preserve"> </w:t>
      </w:r>
      <w:r w:rsidRPr="00761477">
        <w:rPr>
          <w:sz w:val="28"/>
          <w:szCs w:val="28"/>
        </w:rPr>
        <w:t>используе</w:t>
      </w:r>
      <w:r>
        <w:rPr>
          <w:sz w:val="28"/>
          <w:szCs w:val="28"/>
        </w:rPr>
        <w:t>мую для стабилизации</w:t>
      </w:r>
      <w:r w:rsidRPr="00761477">
        <w:rPr>
          <w:sz w:val="28"/>
          <w:szCs w:val="28"/>
        </w:rPr>
        <w:t xml:space="preserve"> </w:t>
      </w:r>
      <w:r>
        <w:rPr>
          <w:sz w:val="28"/>
          <w:szCs w:val="28"/>
        </w:rPr>
        <w:t>наноспутника.</w:t>
      </w:r>
      <w:r w:rsidRPr="007178A0">
        <w:t xml:space="preserve"> </w:t>
      </w:r>
      <w:r w:rsidRPr="007178A0">
        <w:rPr>
          <w:sz w:val="28"/>
          <w:szCs w:val="28"/>
        </w:rPr>
        <w:t xml:space="preserve">Как и ранее исследование </w:t>
      </w:r>
      <w:r>
        <w:rPr>
          <w:sz w:val="28"/>
          <w:szCs w:val="28"/>
        </w:rPr>
        <w:t>будет проводиться</w:t>
      </w:r>
      <w:r w:rsidRPr="007178A0">
        <w:rPr>
          <w:sz w:val="28"/>
          <w:szCs w:val="28"/>
        </w:rPr>
        <w:t xml:space="preserve"> на примере канала </w:t>
      </w:r>
      <w:r>
        <w:rPr>
          <w:sz w:val="28"/>
          <w:szCs w:val="28"/>
        </w:rPr>
        <w:t>рысканья.</w:t>
      </w:r>
      <w:r w:rsidRPr="007178A0">
        <w:rPr>
          <w:sz w:val="28"/>
          <w:szCs w:val="28"/>
        </w:rPr>
        <w:t xml:space="preserve"> </w:t>
      </w:r>
      <w:r>
        <w:rPr>
          <w:sz w:val="28"/>
          <w:szCs w:val="28"/>
        </w:rPr>
        <w:t xml:space="preserve">Будем предполагать, что </w:t>
      </w:r>
      <w:r w:rsidRPr="007178A0">
        <w:rPr>
          <w:sz w:val="28"/>
          <w:szCs w:val="28"/>
        </w:rPr>
        <w:t>други</w:t>
      </w:r>
      <w:r>
        <w:rPr>
          <w:sz w:val="28"/>
          <w:szCs w:val="28"/>
        </w:rPr>
        <w:t>е</w:t>
      </w:r>
      <w:r w:rsidRPr="007178A0">
        <w:rPr>
          <w:sz w:val="28"/>
          <w:szCs w:val="28"/>
        </w:rPr>
        <w:t xml:space="preserve"> канал</w:t>
      </w:r>
      <w:r>
        <w:rPr>
          <w:sz w:val="28"/>
          <w:szCs w:val="28"/>
        </w:rPr>
        <w:t>ы работают идеально. Как уже и говорилось ранее,</w:t>
      </w:r>
      <w:r w:rsidRPr="00761477">
        <w:rPr>
          <w:sz w:val="28"/>
          <w:szCs w:val="28"/>
        </w:rPr>
        <w:t xml:space="preserve"> </w:t>
      </w:r>
      <w:r>
        <w:rPr>
          <w:sz w:val="28"/>
          <w:szCs w:val="28"/>
        </w:rPr>
        <w:t xml:space="preserve">такая </w:t>
      </w:r>
      <w:r w:rsidRPr="00761477">
        <w:rPr>
          <w:sz w:val="28"/>
          <w:szCs w:val="28"/>
        </w:rPr>
        <w:t>систем</w:t>
      </w:r>
      <w:r>
        <w:rPr>
          <w:sz w:val="28"/>
          <w:szCs w:val="28"/>
        </w:rPr>
        <w:t xml:space="preserve">а </w:t>
      </w:r>
      <w:r w:rsidRPr="00761477">
        <w:rPr>
          <w:sz w:val="28"/>
          <w:szCs w:val="28"/>
        </w:rPr>
        <w:t>реализ</w:t>
      </w:r>
      <w:r>
        <w:rPr>
          <w:sz w:val="28"/>
          <w:szCs w:val="28"/>
        </w:rPr>
        <w:t xml:space="preserve">ована, как </w:t>
      </w:r>
      <w:r w:rsidRPr="00761477">
        <w:rPr>
          <w:sz w:val="28"/>
          <w:szCs w:val="28"/>
        </w:rPr>
        <w:t>замкнут</w:t>
      </w:r>
      <w:r>
        <w:rPr>
          <w:sz w:val="28"/>
          <w:szCs w:val="28"/>
        </w:rPr>
        <w:t>ая</w:t>
      </w:r>
      <w:r w:rsidRPr="00761477">
        <w:rPr>
          <w:sz w:val="28"/>
          <w:szCs w:val="28"/>
        </w:rPr>
        <w:t xml:space="preserve"> </w:t>
      </w:r>
      <w:r>
        <w:rPr>
          <w:sz w:val="28"/>
          <w:szCs w:val="28"/>
        </w:rPr>
        <w:t>система автоматического</w:t>
      </w:r>
      <w:r w:rsidRPr="00761477">
        <w:rPr>
          <w:sz w:val="28"/>
          <w:szCs w:val="28"/>
        </w:rPr>
        <w:t xml:space="preserve"> регулирования с отрицательной обратной связью.</w:t>
      </w:r>
      <w:r>
        <w:rPr>
          <w:sz w:val="28"/>
          <w:szCs w:val="28"/>
        </w:rPr>
        <w:t xml:space="preserve"> Структура такой системы представлена на рисунке 2. </w:t>
      </w:r>
    </w:p>
    <w:p w14:paraId="0B013D5E" w14:textId="68770F11" w:rsidR="0028168F" w:rsidRDefault="0028168F" w:rsidP="0028168F">
      <w:pPr>
        <w:spacing w:line="360" w:lineRule="auto"/>
        <w:jc w:val="both"/>
        <w:rPr>
          <w:sz w:val="28"/>
          <w:szCs w:val="28"/>
        </w:rPr>
      </w:pPr>
      <w:r>
        <w:rPr>
          <w:noProof/>
          <w:sz w:val="28"/>
          <w:szCs w:val="28"/>
        </w:rPr>
        <w:drawing>
          <wp:anchor distT="0" distB="0" distL="114300" distR="114300" simplePos="0" relativeHeight="251675648" behindDoc="0" locked="0" layoutInCell="1" allowOverlap="1" wp14:anchorId="2E0EDB19" wp14:editId="69A8804C">
            <wp:simplePos x="0" y="0"/>
            <wp:positionH relativeFrom="margin">
              <wp:align>left</wp:align>
            </wp:positionH>
            <wp:positionV relativeFrom="paragraph">
              <wp:posOffset>304165</wp:posOffset>
            </wp:positionV>
            <wp:extent cx="5938520" cy="2708910"/>
            <wp:effectExtent l="0" t="0" r="508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270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8AC" w14:textId="77777777" w:rsidR="00632CCF" w:rsidRPr="009610B3" w:rsidRDefault="00632CCF" w:rsidP="00632CCF">
      <w:pPr>
        <w:spacing w:line="360" w:lineRule="auto"/>
        <w:jc w:val="center"/>
        <w:rPr>
          <w:sz w:val="28"/>
          <w:szCs w:val="28"/>
        </w:rPr>
      </w:pPr>
      <w:r>
        <w:rPr>
          <w:sz w:val="28"/>
          <w:szCs w:val="28"/>
          <w:shd w:val="clear" w:color="auto" w:fill="FFFFFF"/>
        </w:rPr>
        <w:t xml:space="preserve">Рисунок 2 - </w:t>
      </w:r>
      <w:r w:rsidRPr="009610B3">
        <w:rPr>
          <w:sz w:val="28"/>
          <w:szCs w:val="28"/>
          <w:shd w:val="clear" w:color="auto" w:fill="FFFFFF"/>
        </w:rPr>
        <w:t>Система автоматического регулирования</w:t>
      </w:r>
    </w:p>
    <w:p w14:paraId="58D2D0A4" w14:textId="77777777" w:rsidR="00632CCF" w:rsidRDefault="00632CCF" w:rsidP="00632CCF">
      <w:pPr>
        <w:spacing w:line="360" w:lineRule="auto"/>
        <w:ind w:firstLine="709"/>
        <w:jc w:val="both"/>
        <w:rPr>
          <w:sz w:val="28"/>
          <w:szCs w:val="28"/>
        </w:rPr>
      </w:pPr>
    </w:p>
    <w:p w14:paraId="2A9AFB78" w14:textId="77777777" w:rsidR="00632CCF" w:rsidRDefault="00632CCF" w:rsidP="00632CCF">
      <w:pPr>
        <w:spacing w:line="360" w:lineRule="auto"/>
        <w:ind w:firstLine="709"/>
        <w:jc w:val="both"/>
        <w:rPr>
          <w:sz w:val="28"/>
          <w:szCs w:val="28"/>
        </w:rPr>
      </w:pPr>
      <w:r w:rsidRPr="00761477">
        <w:rPr>
          <w:sz w:val="28"/>
          <w:szCs w:val="28"/>
        </w:rPr>
        <w:t xml:space="preserve">На вход системы подаётся управляющее воздействие, представляющее собой требуемое значение </w:t>
      </w:r>
      <w:r>
        <w:rPr>
          <w:sz w:val="28"/>
          <w:szCs w:val="28"/>
        </w:rPr>
        <w:t>угла рысканья</w:t>
      </w:r>
      <w:r w:rsidRPr="00AF16E2">
        <w:rPr>
          <w:sz w:val="28"/>
          <w:szCs w:val="28"/>
        </w:rPr>
        <w:t xml:space="preserve"> </w:t>
      </w:r>
      <m:oMath>
        <m:sSub>
          <m:sSubPr>
            <m:ctrlPr>
              <w:rPr>
                <w:rFonts w:ascii="Cambria Math" w:hAnsi="Cambria Math"/>
                <w:i/>
                <w:sz w:val="28"/>
                <w:szCs w:val="28"/>
              </w:rPr>
            </m:ctrlPr>
          </m:sSubPr>
          <m:e>
            <m:r>
              <w:rPr>
                <w:rFonts w:ascii="Cambria Math" w:hAnsi="Cambria Math"/>
                <w:sz w:val="28"/>
                <w:szCs w:val="28"/>
              </w:rPr>
              <m:t>ψ</m:t>
            </m:r>
          </m:e>
          <m:sub>
            <m:r>
              <w:rPr>
                <w:rFonts w:ascii="Cambria Math" w:hAnsi="Cambria Math"/>
                <w:sz w:val="28"/>
                <w:szCs w:val="28"/>
              </w:rPr>
              <m:t>п</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oMath>
      <w:r w:rsidRPr="00761477">
        <w:rPr>
          <w:sz w:val="28"/>
          <w:szCs w:val="28"/>
        </w:rPr>
        <w:t xml:space="preserve">. Это значение сравнивается с измеренным </w:t>
      </w:r>
      <w:r>
        <w:rPr>
          <w:sz w:val="28"/>
          <w:szCs w:val="28"/>
        </w:rPr>
        <w:t>углом, характеризующим</w:t>
      </w:r>
      <w:r w:rsidRPr="00761477">
        <w:rPr>
          <w:sz w:val="28"/>
          <w:szCs w:val="28"/>
        </w:rPr>
        <w:t xml:space="preserve"> положением объекта управления</w:t>
      </w:r>
      <w:r>
        <w:rPr>
          <w:sz w:val="28"/>
          <w:szCs w:val="28"/>
        </w:rPr>
        <w:t xml:space="preserve"> и </w:t>
      </w:r>
      <w:r w:rsidRPr="00761477">
        <w:rPr>
          <w:sz w:val="28"/>
          <w:szCs w:val="28"/>
        </w:rPr>
        <w:t>полученным с помощью блока обратной связи</w:t>
      </w:r>
      <w:r w:rsidRPr="0028687A">
        <w:rPr>
          <w:sz w:val="28"/>
          <w:szCs w:val="28"/>
        </w:rPr>
        <w:t>:</w:t>
      </w:r>
    </w:p>
    <w:p w14:paraId="16AE06E9" w14:textId="77777777" w:rsidR="00632CCF" w:rsidRDefault="00632CCF" w:rsidP="00632CCF">
      <w:pPr>
        <w:spacing w:line="360" w:lineRule="auto"/>
        <w:ind w:firstLine="709"/>
        <w:jc w:val="right"/>
        <w:rPr>
          <w:sz w:val="28"/>
          <w:szCs w:val="28"/>
        </w:rPr>
      </w:pPr>
    </w:p>
    <w:p w14:paraId="2D4BC3BB" w14:textId="77777777" w:rsidR="00632CCF" w:rsidRDefault="00632CCF" w:rsidP="00632CCF">
      <w:pPr>
        <w:spacing w:line="360" w:lineRule="auto"/>
        <w:ind w:firstLine="709"/>
        <w:jc w:val="right"/>
        <w:rPr>
          <w:iCs/>
          <w:sz w:val="28"/>
          <w:szCs w:val="28"/>
        </w:rPr>
      </w:pPr>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ψ</m:t>
            </m:r>
          </m:e>
          <m:sub>
            <m:r>
              <w:rPr>
                <w:rFonts w:ascii="Cambria Math" w:hAnsi="Cambria Math"/>
                <w:sz w:val="28"/>
                <w:szCs w:val="28"/>
              </w:rPr>
              <m:t>п</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r>
          <w:rPr>
            <w:rFonts w:ascii="Cambria Math" w:hAnsi="Cambria Math"/>
            <w:sz w:val="28"/>
            <w:szCs w:val="28"/>
          </w:rPr>
          <m:t>.</m:t>
        </m:r>
      </m:oMath>
      <w:r w:rsidRPr="00AA1374">
        <w:rPr>
          <w:sz w:val="28"/>
          <w:szCs w:val="28"/>
        </w:rPr>
        <w:t xml:space="preserve">                                           </w:t>
      </w:r>
      <w:r w:rsidRPr="00AA1374">
        <w:rPr>
          <w:iCs/>
          <w:sz w:val="28"/>
          <w:szCs w:val="28"/>
        </w:rPr>
        <w:t>(14)</w:t>
      </w:r>
    </w:p>
    <w:p w14:paraId="4EA0A16B" w14:textId="77777777" w:rsidR="00632CCF" w:rsidRPr="00AA1374" w:rsidRDefault="00632CCF" w:rsidP="00632CCF">
      <w:pPr>
        <w:spacing w:line="360" w:lineRule="auto"/>
        <w:ind w:firstLine="709"/>
        <w:jc w:val="right"/>
        <w:rPr>
          <w:iCs/>
          <w:sz w:val="28"/>
          <w:szCs w:val="28"/>
        </w:rPr>
      </w:pPr>
    </w:p>
    <w:p w14:paraId="035D6077" w14:textId="1CE24BB5" w:rsidR="00632CCF" w:rsidRDefault="00632CCF" w:rsidP="00632CCF">
      <w:pPr>
        <w:spacing w:line="360" w:lineRule="auto"/>
        <w:jc w:val="both"/>
        <w:rPr>
          <w:sz w:val="28"/>
          <w:szCs w:val="28"/>
        </w:rPr>
      </w:pPr>
      <w:r>
        <w:rPr>
          <w:sz w:val="28"/>
          <w:szCs w:val="28"/>
        </w:rPr>
        <w:t>Ошибка регулирования</w:t>
      </w:r>
      <w:r w:rsidRPr="00761477">
        <w:rPr>
          <w:sz w:val="28"/>
          <w:szCs w:val="28"/>
        </w:rPr>
        <w:t xml:space="preserve"> </w:t>
      </w:r>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t</m:t>
            </m:r>
          </m:e>
        </m:d>
      </m:oMath>
      <w:r w:rsidRPr="00761477">
        <w:rPr>
          <w:sz w:val="28"/>
          <w:szCs w:val="28"/>
        </w:rPr>
        <w:t xml:space="preserve"> поступает на регулятор</w:t>
      </w:r>
      <w:r>
        <w:rPr>
          <w:sz w:val="28"/>
          <w:szCs w:val="28"/>
        </w:rPr>
        <w:t xml:space="preserve">, который </w:t>
      </w:r>
      <w:r w:rsidRPr="00761477">
        <w:rPr>
          <w:sz w:val="28"/>
          <w:szCs w:val="28"/>
        </w:rPr>
        <w:t>реализу</w:t>
      </w:r>
      <w:r>
        <w:rPr>
          <w:sz w:val="28"/>
          <w:szCs w:val="28"/>
        </w:rPr>
        <w:t>ет</w:t>
      </w:r>
      <w:r w:rsidRPr="00761477">
        <w:rPr>
          <w:sz w:val="28"/>
          <w:szCs w:val="28"/>
        </w:rPr>
        <w:t xml:space="preserve"> пропорционально-интегрально-дифференци</w:t>
      </w:r>
      <w:r w:rsidR="00A51BE4">
        <w:rPr>
          <w:sz w:val="28"/>
          <w:szCs w:val="28"/>
        </w:rPr>
        <w:t>альный</w:t>
      </w:r>
      <w:r w:rsidRPr="00761477">
        <w:rPr>
          <w:sz w:val="28"/>
          <w:szCs w:val="28"/>
        </w:rPr>
        <w:t xml:space="preserve"> закон управления.</w:t>
      </w:r>
      <w:r>
        <w:rPr>
          <w:sz w:val="28"/>
          <w:szCs w:val="28"/>
        </w:rPr>
        <w:t xml:space="preserve"> </w:t>
      </w:r>
      <w:r w:rsidRPr="00761477">
        <w:rPr>
          <w:sz w:val="28"/>
          <w:szCs w:val="28"/>
        </w:rPr>
        <w:t xml:space="preserve"> </w:t>
      </w:r>
    </w:p>
    <w:p w14:paraId="304A597F" w14:textId="77777777" w:rsidR="00632CCF" w:rsidRDefault="00632CCF" w:rsidP="00632CCF">
      <w:pPr>
        <w:spacing w:line="360" w:lineRule="auto"/>
        <w:ind w:firstLine="709"/>
        <w:jc w:val="both"/>
        <w:rPr>
          <w:sz w:val="28"/>
          <w:szCs w:val="28"/>
        </w:rPr>
      </w:pPr>
      <w:r w:rsidRPr="00DD6134">
        <w:rPr>
          <w:sz w:val="28"/>
          <w:szCs w:val="28"/>
        </w:rPr>
        <w:lastRenderedPageBreak/>
        <w:t xml:space="preserve">ПИД-регулятор позволяет обеспечить устойчивую и точную стабилизацию системы, корректируя отклонения за счёт трёх составляющих: пропорциональной, интегральной и дифференциальной. Его выходной сигнал </w:t>
      </w:r>
      <m:oMath>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oMath>
      <w:r w:rsidRPr="00DD6134">
        <w:rPr>
          <w:sz w:val="28"/>
          <w:szCs w:val="28"/>
        </w:rPr>
        <w:t xml:space="preserve"> формируется по следующему закону:</w:t>
      </w:r>
    </w:p>
    <w:p w14:paraId="2F5833AE" w14:textId="77777777" w:rsidR="00632CCF" w:rsidRDefault="00632CCF" w:rsidP="00632CCF">
      <w:pPr>
        <w:tabs>
          <w:tab w:val="left" w:pos="3067"/>
        </w:tabs>
        <w:spacing w:line="360" w:lineRule="auto"/>
        <w:ind w:firstLine="709"/>
        <w:jc w:val="center"/>
        <w:rPr>
          <w:sz w:val="28"/>
          <w:szCs w:val="28"/>
        </w:rPr>
      </w:pPr>
    </w:p>
    <w:p w14:paraId="65C36C2E" w14:textId="77777777" w:rsidR="00632CCF" w:rsidRPr="00FF11E1" w:rsidRDefault="00632CCF" w:rsidP="00632CCF">
      <w:pPr>
        <w:tabs>
          <w:tab w:val="left" w:pos="3067"/>
        </w:tabs>
        <w:spacing w:line="360" w:lineRule="auto"/>
        <w:ind w:firstLine="709"/>
        <w:jc w:val="right"/>
        <w:rPr>
          <w:sz w:val="28"/>
          <w:szCs w:val="28"/>
        </w:rPr>
      </w:pPr>
      <w:r w:rsidRPr="00FF11E1">
        <w:rPr>
          <w:sz w:val="28"/>
          <w:szCs w:val="28"/>
        </w:rPr>
        <w:t xml:space="preserve"> </w:t>
      </w:r>
      <m:oMath>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m:t>
            </m:r>
          </m:sub>
        </m:sSub>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τ</m:t>
                </m:r>
              </m:e>
            </m:d>
            <m:r>
              <w:rPr>
                <w:rFonts w:ascii="Cambria Math" w:hAnsi="Cambria Math"/>
                <w:sz w:val="28"/>
                <w:szCs w:val="28"/>
              </w:rPr>
              <m:t>dτ+</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f>
              <m:fPr>
                <m:ctrlPr>
                  <w:rPr>
                    <w:rFonts w:ascii="Cambria Math" w:hAnsi="Cambria Math"/>
                    <w:i/>
                    <w:sz w:val="28"/>
                    <w:szCs w:val="28"/>
                  </w:rPr>
                </m:ctrlPr>
              </m:fPr>
              <m:num>
                <m:r>
                  <w:rPr>
                    <w:rFonts w:ascii="Cambria Math" w:hAnsi="Cambria Math"/>
                    <w:sz w:val="28"/>
                    <w:szCs w:val="28"/>
                  </w:rPr>
                  <m:t>de</m:t>
                </m:r>
                <m:d>
                  <m:dPr>
                    <m:ctrlPr>
                      <w:rPr>
                        <w:rFonts w:ascii="Cambria Math" w:hAnsi="Cambria Math"/>
                        <w:i/>
                        <w:sz w:val="28"/>
                        <w:szCs w:val="28"/>
                      </w:rPr>
                    </m:ctrlPr>
                  </m:dPr>
                  <m:e>
                    <m:r>
                      <w:rPr>
                        <w:rFonts w:ascii="Cambria Math" w:hAnsi="Cambria Math"/>
                        <w:sz w:val="28"/>
                        <w:szCs w:val="28"/>
                      </w:rPr>
                      <m:t>t</m:t>
                    </m:r>
                  </m:e>
                </m:d>
              </m:num>
              <m:den>
                <m:r>
                  <w:rPr>
                    <w:rFonts w:ascii="Cambria Math" w:hAnsi="Cambria Math"/>
                    <w:sz w:val="28"/>
                    <w:szCs w:val="28"/>
                  </w:rPr>
                  <m:t>dt</m:t>
                </m:r>
              </m:den>
            </m:f>
            <m:r>
              <w:rPr>
                <w:rFonts w:ascii="Cambria Math" w:hAnsi="Cambria Math"/>
                <w:sz w:val="28"/>
                <w:szCs w:val="28"/>
              </w:rPr>
              <m:t>,</m:t>
            </m:r>
          </m:e>
        </m:nary>
      </m:oMath>
      <w:r w:rsidRPr="00FF11E1">
        <w:rPr>
          <w:sz w:val="28"/>
          <w:szCs w:val="28"/>
        </w:rPr>
        <w:t xml:space="preserve">                         (15)</w:t>
      </w:r>
    </w:p>
    <w:p w14:paraId="151A15FA" w14:textId="77777777" w:rsidR="00632CCF" w:rsidRPr="00DD6134" w:rsidRDefault="00632CCF" w:rsidP="00632CCF">
      <w:pPr>
        <w:spacing w:line="360" w:lineRule="auto"/>
        <w:ind w:firstLine="709"/>
        <w:jc w:val="both"/>
        <w:rPr>
          <w:sz w:val="28"/>
          <w:szCs w:val="28"/>
        </w:rPr>
      </w:pPr>
    </w:p>
    <w:p w14:paraId="24C9D590" w14:textId="77777777" w:rsidR="00632CCF" w:rsidRPr="00DD6134" w:rsidRDefault="00632CCF" w:rsidP="00632CCF">
      <w:pPr>
        <w:spacing w:line="360" w:lineRule="auto"/>
        <w:jc w:val="both"/>
        <w:rPr>
          <w:sz w:val="28"/>
          <w:szCs w:val="28"/>
        </w:rPr>
      </w:pPr>
      <w:r>
        <w:rPr>
          <w:sz w:val="28"/>
          <w:szCs w:val="28"/>
        </w:rPr>
        <w:t>г</w:t>
      </w:r>
      <w:r w:rsidRPr="00DD6134">
        <w:rPr>
          <w:sz w:val="28"/>
          <w:szCs w:val="28"/>
        </w:rPr>
        <w:t>де</w:t>
      </w:r>
      <w:r w:rsidRPr="00AF16E2">
        <w:rPr>
          <w:sz w:val="28"/>
          <w:szCs w:val="28"/>
        </w:rPr>
        <w:t xml:space="preserv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oMath>
      <w:r w:rsidRPr="00DD6134">
        <w:rPr>
          <w:sz w:val="28"/>
          <w:szCs w:val="28"/>
        </w:rPr>
        <w:t xml:space="preserve"> — коэффициент пропорциональной составляющей, определяющий реакцию на текущее отклонение;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m:t>
            </m:r>
          </m:sub>
        </m:sSub>
      </m:oMath>
      <w:r w:rsidRPr="00DD6134">
        <w:rPr>
          <w:sz w:val="28"/>
          <w:szCs w:val="28"/>
        </w:rPr>
        <w:t xml:space="preserve"> — коэффициент интегральной составляющей, устраняющий статическую ошибку за счёт накопления отклонений;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oMath>
      <w:r w:rsidRPr="00DD6134">
        <w:rPr>
          <w:sz w:val="28"/>
          <w:szCs w:val="28"/>
        </w:rPr>
        <w:t xml:space="preserve"> — коэффициент дифференциальной составляющей, повышающий устойчивость системы и уменьшающий колебания за счёт реакции на скорость изменения ошибки.</w:t>
      </w:r>
    </w:p>
    <w:p w14:paraId="6E12C290" w14:textId="1C435D09" w:rsidR="00632CCF" w:rsidRPr="00761477" w:rsidRDefault="00632CCF" w:rsidP="00632CCF">
      <w:pPr>
        <w:spacing w:line="360" w:lineRule="auto"/>
        <w:ind w:firstLine="709"/>
        <w:jc w:val="both"/>
        <w:rPr>
          <w:sz w:val="28"/>
          <w:szCs w:val="28"/>
        </w:rPr>
      </w:pPr>
      <w:r w:rsidRPr="00761477">
        <w:rPr>
          <w:sz w:val="28"/>
          <w:szCs w:val="28"/>
        </w:rPr>
        <w:t>Далее управляющий сигнал преобразуется в форму, пригодную для подачи на исполнительный элемент</w:t>
      </w:r>
      <w:r>
        <w:rPr>
          <w:sz w:val="28"/>
          <w:szCs w:val="28"/>
        </w:rPr>
        <w:t>. Сначала он преобразуется в ШИМ-сигнал, а после</w:t>
      </w:r>
      <w:r w:rsidRPr="00761477">
        <w:rPr>
          <w:sz w:val="28"/>
          <w:szCs w:val="28"/>
        </w:rPr>
        <w:t xml:space="preserve"> </w:t>
      </w:r>
      <w:r>
        <w:rPr>
          <w:sz w:val="28"/>
          <w:szCs w:val="28"/>
        </w:rPr>
        <w:t xml:space="preserve">ШИМ-модуляции </w:t>
      </w:r>
      <w:r w:rsidRPr="00761477">
        <w:rPr>
          <w:sz w:val="28"/>
          <w:szCs w:val="28"/>
        </w:rPr>
        <w:t>подаётся на усилительный элемент,</w:t>
      </w:r>
      <w:r>
        <w:rPr>
          <w:sz w:val="28"/>
          <w:szCs w:val="28"/>
        </w:rPr>
        <w:t xml:space="preserve"> в роли которого выступает драйвер. Этот элемент</w:t>
      </w:r>
      <w:r w:rsidRPr="00761477">
        <w:rPr>
          <w:sz w:val="28"/>
          <w:szCs w:val="28"/>
        </w:rPr>
        <w:t xml:space="preserve"> обеспечива</w:t>
      </w:r>
      <w:r w:rsidR="00A51BE4">
        <w:rPr>
          <w:sz w:val="28"/>
          <w:szCs w:val="28"/>
        </w:rPr>
        <w:t>ет</w:t>
      </w:r>
      <w:r w:rsidRPr="00761477">
        <w:rPr>
          <w:sz w:val="28"/>
          <w:szCs w:val="28"/>
        </w:rPr>
        <w:t xml:space="preserve"> необходимый уровень мощности для привода исполнительного механизма.</w:t>
      </w:r>
    </w:p>
    <w:p w14:paraId="60BEF291" w14:textId="77777777" w:rsidR="00632CCF" w:rsidRDefault="00632CCF" w:rsidP="00632CCF">
      <w:pPr>
        <w:spacing w:line="360" w:lineRule="auto"/>
        <w:ind w:firstLine="709"/>
        <w:jc w:val="both"/>
        <w:rPr>
          <w:sz w:val="28"/>
          <w:szCs w:val="28"/>
        </w:rPr>
      </w:pPr>
      <w:r w:rsidRPr="00761477">
        <w:rPr>
          <w:sz w:val="28"/>
          <w:szCs w:val="28"/>
        </w:rPr>
        <w:t xml:space="preserve">Исполнительным звеном системы является </w:t>
      </w:r>
      <w:r>
        <w:rPr>
          <w:sz w:val="28"/>
          <w:szCs w:val="28"/>
        </w:rPr>
        <w:t>двигатель-маховик</w:t>
      </w:r>
      <w:r w:rsidRPr="00761477">
        <w:rPr>
          <w:sz w:val="28"/>
          <w:szCs w:val="28"/>
        </w:rPr>
        <w:t xml:space="preserve">, обладающий моментом инерции, достаточным для создания </w:t>
      </w:r>
      <w:r>
        <w:rPr>
          <w:sz w:val="28"/>
          <w:szCs w:val="28"/>
        </w:rPr>
        <w:t>управляющего момента</w:t>
      </w:r>
      <w:r w:rsidRPr="00761477">
        <w:rPr>
          <w:sz w:val="28"/>
          <w:szCs w:val="28"/>
        </w:rPr>
        <w:t xml:space="preserve">. </w:t>
      </w:r>
      <w:r>
        <w:rPr>
          <w:sz w:val="28"/>
          <w:szCs w:val="28"/>
        </w:rPr>
        <w:t xml:space="preserve">Двигатель начинает вращать маховик и тем самым </w:t>
      </w:r>
      <w:r w:rsidRPr="00761477">
        <w:rPr>
          <w:sz w:val="28"/>
          <w:szCs w:val="28"/>
        </w:rPr>
        <w:t>формирует компенсационный момент, направленный противоположно внешнему возмущающему моменту</w:t>
      </w:r>
      <w:r>
        <w:rPr>
          <w:sz w:val="28"/>
          <w:szCs w:val="28"/>
        </w:rPr>
        <w:t xml:space="preserve"> сил.</w:t>
      </w:r>
      <w:r w:rsidRPr="00761477">
        <w:rPr>
          <w:sz w:val="28"/>
          <w:szCs w:val="28"/>
        </w:rPr>
        <w:t xml:space="preserve"> Благодаря этому достигается стабилизация объекта управления в пространстве.</w:t>
      </w:r>
    </w:p>
    <w:p w14:paraId="186C8004" w14:textId="77777777" w:rsidR="00632CCF" w:rsidRPr="00761477" w:rsidRDefault="00632CCF" w:rsidP="00632CCF">
      <w:pPr>
        <w:spacing w:line="360" w:lineRule="auto"/>
        <w:ind w:firstLine="709"/>
        <w:jc w:val="both"/>
        <w:rPr>
          <w:sz w:val="28"/>
          <w:szCs w:val="28"/>
        </w:rPr>
      </w:pPr>
      <w:r w:rsidRPr="00761477">
        <w:rPr>
          <w:sz w:val="28"/>
          <w:szCs w:val="28"/>
        </w:rPr>
        <w:t xml:space="preserve">Измерение текущего </w:t>
      </w:r>
      <w:r>
        <w:rPr>
          <w:sz w:val="28"/>
          <w:szCs w:val="28"/>
        </w:rPr>
        <w:t>угла рысканья</w:t>
      </w:r>
      <w:r w:rsidRPr="00761477">
        <w:rPr>
          <w:sz w:val="28"/>
          <w:szCs w:val="28"/>
        </w:rPr>
        <w:t xml:space="preserve"> осуществляется с помощью инерциального датчика, фиксирующего угловую скорость. Сигнал с датчика обрабатывается и преобразуется в оценку угла отклонения с использованием численного интегрирования. Полученная величина поступает на вход блока сравнения, замыкая таким образом контур регулирования.</w:t>
      </w:r>
    </w:p>
    <w:p w14:paraId="1577DD0B" w14:textId="77777777" w:rsidR="00632CCF" w:rsidRDefault="00632CCF" w:rsidP="00901ECD">
      <w:pPr>
        <w:pStyle w:val="a0"/>
      </w:pPr>
      <w:r w:rsidRPr="00761477">
        <w:lastRenderedPageBreak/>
        <w:t>Таким образом, данная система автоматического регулирования реализует активное стабилизационное управление по одной</w:t>
      </w:r>
      <w:r>
        <w:t xml:space="preserve"> из осей</w:t>
      </w:r>
      <w:r w:rsidRPr="00761477">
        <w:t>, обеспечивая необходимую точность ориентации наноспутника в условиях действия внешних возмущений.</w:t>
      </w:r>
    </w:p>
    <w:p w14:paraId="32679C54" w14:textId="77777777" w:rsidR="00632CCF" w:rsidRPr="00E00B07" w:rsidRDefault="00632CCF" w:rsidP="00901ECD">
      <w:pPr>
        <w:pStyle w:val="a0"/>
      </w:pPr>
    </w:p>
    <w:p w14:paraId="4BE5183C" w14:textId="46C9A7AE" w:rsidR="00632CCF" w:rsidRPr="00E00B07" w:rsidRDefault="00632CCF" w:rsidP="00DC5ED7">
      <w:pPr>
        <w:pStyle w:val="12"/>
        <w:ind w:left="0" w:firstLine="709"/>
      </w:pPr>
      <w:bookmarkStart w:id="29" w:name="_Toc198763550"/>
      <w:bookmarkStart w:id="30" w:name="_Hlk198651619"/>
      <w:r w:rsidRPr="00E00B07">
        <w:t xml:space="preserve">Применение </w:t>
      </w:r>
      <w:r w:rsidR="00666871">
        <w:rPr>
          <w:lang w:val="en-US"/>
        </w:rPr>
        <w:t>MEMS</w:t>
      </w:r>
      <w:r w:rsidRPr="00E00B07">
        <w:t xml:space="preserve"> для </w:t>
      </w:r>
      <w:proofErr w:type="spellStart"/>
      <w:r w:rsidR="00666871">
        <w:t>СОиС</w:t>
      </w:r>
      <w:proofErr w:type="spellEnd"/>
      <w:r w:rsidR="00666871">
        <w:t xml:space="preserve"> </w:t>
      </w:r>
      <w:r w:rsidRPr="00E00B07">
        <w:t>наноспутника</w:t>
      </w:r>
      <w:bookmarkEnd w:id="29"/>
    </w:p>
    <w:p w14:paraId="2EDF87D8" w14:textId="6A695864" w:rsidR="00632CCF" w:rsidRPr="0048616F" w:rsidRDefault="00632CCF" w:rsidP="00632CCF">
      <w:pPr>
        <w:spacing w:line="360" w:lineRule="auto"/>
        <w:ind w:firstLine="709"/>
        <w:jc w:val="both"/>
        <w:rPr>
          <w:b/>
          <w:bCs/>
          <w:sz w:val="28"/>
          <w:szCs w:val="28"/>
        </w:rPr>
      </w:pPr>
      <w:r w:rsidRPr="0048616F">
        <w:rPr>
          <w:sz w:val="28"/>
          <w:szCs w:val="28"/>
        </w:rPr>
        <w:t xml:space="preserve">Разработка систем ориентации и стабилизации для наноспутников сопряжена с необходимостью использования компактных и энергоэффективных </w:t>
      </w:r>
      <w:r>
        <w:rPr>
          <w:sz w:val="28"/>
          <w:szCs w:val="28"/>
        </w:rPr>
        <w:t xml:space="preserve">измерительных систем. Данные системы должны быть </w:t>
      </w:r>
      <w:r w:rsidRPr="0048616F">
        <w:rPr>
          <w:sz w:val="28"/>
          <w:szCs w:val="28"/>
        </w:rPr>
        <w:t>способн</w:t>
      </w:r>
      <w:r>
        <w:rPr>
          <w:sz w:val="28"/>
          <w:szCs w:val="28"/>
        </w:rPr>
        <w:t xml:space="preserve">ы </w:t>
      </w:r>
      <w:r w:rsidRPr="0048616F">
        <w:rPr>
          <w:sz w:val="28"/>
          <w:szCs w:val="28"/>
        </w:rPr>
        <w:t>обеспеч</w:t>
      </w:r>
      <w:r>
        <w:rPr>
          <w:sz w:val="28"/>
          <w:szCs w:val="28"/>
        </w:rPr>
        <w:t>и</w:t>
      </w:r>
      <w:r w:rsidRPr="0048616F">
        <w:rPr>
          <w:sz w:val="28"/>
          <w:szCs w:val="28"/>
        </w:rPr>
        <w:t xml:space="preserve">ть приемлемую точность </w:t>
      </w:r>
      <w:r>
        <w:rPr>
          <w:sz w:val="28"/>
          <w:szCs w:val="28"/>
        </w:rPr>
        <w:t xml:space="preserve">измерений </w:t>
      </w:r>
      <w:r w:rsidRPr="0048616F">
        <w:rPr>
          <w:sz w:val="28"/>
          <w:szCs w:val="28"/>
        </w:rPr>
        <w:t xml:space="preserve">при минимальных ресурсных затратах. </w:t>
      </w:r>
      <w:r>
        <w:rPr>
          <w:sz w:val="28"/>
          <w:szCs w:val="28"/>
        </w:rPr>
        <w:t>П</w:t>
      </w:r>
      <w:r w:rsidRPr="0048616F">
        <w:rPr>
          <w:sz w:val="28"/>
          <w:szCs w:val="28"/>
        </w:rPr>
        <w:t xml:space="preserve">рименение </w:t>
      </w:r>
      <w:proofErr w:type="spellStart"/>
      <w:r w:rsidRPr="0048616F">
        <w:rPr>
          <w:sz w:val="28"/>
          <w:szCs w:val="28"/>
        </w:rPr>
        <w:t>микроэлектромеханических</w:t>
      </w:r>
      <w:proofErr w:type="spellEnd"/>
      <w:r w:rsidRPr="0048616F">
        <w:rPr>
          <w:sz w:val="28"/>
          <w:szCs w:val="28"/>
        </w:rPr>
        <w:t xml:space="preserve"> систем (MEMS), сочетающих в себе миниатюрные гироскопы</w:t>
      </w:r>
      <w:r>
        <w:rPr>
          <w:sz w:val="28"/>
          <w:szCs w:val="28"/>
        </w:rPr>
        <w:t xml:space="preserve"> и </w:t>
      </w:r>
      <w:r w:rsidRPr="0048616F">
        <w:rPr>
          <w:sz w:val="28"/>
          <w:szCs w:val="28"/>
        </w:rPr>
        <w:t>акселерометры</w:t>
      </w:r>
      <w:r>
        <w:rPr>
          <w:sz w:val="28"/>
          <w:szCs w:val="28"/>
        </w:rPr>
        <w:t>,</w:t>
      </w:r>
      <w:r w:rsidRPr="0048616F">
        <w:rPr>
          <w:sz w:val="28"/>
          <w:szCs w:val="28"/>
        </w:rPr>
        <w:t xml:space="preserve"> </w:t>
      </w:r>
      <w:r>
        <w:rPr>
          <w:sz w:val="28"/>
          <w:szCs w:val="28"/>
        </w:rPr>
        <w:t>является о</w:t>
      </w:r>
      <w:r w:rsidRPr="0048616F">
        <w:rPr>
          <w:sz w:val="28"/>
          <w:szCs w:val="28"/>
        </w:rPr>
        <w:t>дним из наиболее эффективных вариантов</w:t>
      </w:r>
      <w:r>
        <w:rPr>
          <w:sz w:val="28"/>
          <w:szCs w:val="28"/>
        </w:rPr>
        <w:t>.</w:t>
      </w:r>
    </w:p>
    <w:p w14:paraId="712B0533" w14:textId="4B5AC423" w:rsidR="00F313AF" w:rsidRDefault="00632CCF" w:rsidP="00713C95">
      <w:pPr>
        <w:spacing w:line="360" w:lineRule="auto"/>
        <w:ind w:firstLine="709"/>
        <w:jc w:val="both"/>
        <w:rPr>
          <w:sz w:val="28"/>
          <w:szCs w:val="28"/>
        </w:rPr>
      </w:pPr>
      <w:r w:rsidRPr="0048616F">
        <w:rPr>
          <w:sz w:val="28"/>
          <w:szCs w:val="28"/>
        </w:rPr>
        <w:t>Одним из широко применяемых MEMS-модулей является</w:t>
      </w:r>
      <w:r w:rsidRPr="00683F72">
        <w:rPr>
          <w:sz w:val="28"/>
          <w:szCs w:val="28"/>
        </w:rPr>
        <w:t xml:space="preserve"> GY-521</w:t>
      </w:r>
      <w:r>
        <w:rPr>
          <w:sz w:val="28"/>
          <w:szCs w:val="28"/>
        </w:rPr>
        <w:t>,</w:t>
      </w:r>
      <w:r w:rsidRPr="00683F72">
        <w:rPr>
          <w:sz w:val="28"/>
          <w:szCs w:val="28"/>
        </w:rPr>
        <w:t xml:space="preserve"> построен</w:t>
      </w:r>
      <w:r>
        <w:rPr>
          <w:sz w:val="28"/>
          <w:szCs w:val="28"/>
        </w:rPr>
        <w:t>ный</w:t>
      </w:r>
      <w:r w:rsidRPr="00683F72">
        <w:rPr>
          <w:sz w:val="28"/>
          <w:szCs w:val="28"/>
        </w:rPr>
        <w:t xml:space="preserve"> на базе микросхемы MPU6050</w:t>
      </w:r>
      <w:r w:rsidRPr="0048616F">
        <w:rPr>
          <w:sz w:val="28"/>
          <w:szCs w:val="28"/>
        </w:rPr>
        <w:t>,</w:t>
      </w:r>
      <w:r w:rsidR="00F313AF">
        <w:rPr>
          <w:sz w:val="28"/>
          <w:szCs w:val="28"/>
        </w:rPr>
        <w:t xml:space="preserve"> изображённый на рисунке 3.</w:t>
      </w:r>
      <w:r w:rsidRPr="0048616F">
        <w:rPr>
          <w:sz w:val="28"/>
          <w:szCs w:val="28"/>
        </w:rPr>
        <w:t xml:space="preserve"> </w:t>
      </w:r>
    </w:p>
    <w:p w14:paraId="1EF21342" w14:textId="742352D8" w:rsidR="00F313AF" w:rsidRDefault="00F313AF" w:rsidP="00713C95">
      <w:pPr>
        <w:spacing w:line="360" w:lineRule="auto"/>
        <w:ind w:firstLine="709"/>
        <w:jc w:val="both"/>
        <w:rPr>
          <w:sz w:val="28"/>
          <w:szCs w:val="28"/>
        </w:rPr>
      </w:pPr>
      <w:r>
        <w:rPr>
          <w:noProof/>
          <w:sz w:val="28"/>
          <w:szCs w:val="28"/>
        </w:rPr>
        <w:drawing>
          <wp:anchor distT="0" distB="0" distL="114300" distR="114300" simplePos="0" relativeHeight="251676672" behindDoc="0" locked="0" layoutInCell="1" allowOverlap="1" wp14:anchorId="5825249B" wp14:editId="41328817">
            <wp:simplePos x="0" y="0"/>
            <wp:positionH relativeFrom="margin">
              <wp:align>center</wp:align>
            </wp:positionH>
            <wp:positionV relativeFrom="paragraph">
              <wp:posOffset>246380</wp:posOffset>
            </wp:positionV>
            <wp:extent cx="2743200" cy="287972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14">
                      <a:grayscl/>
                      <a:extLst>
                        <a:ext uri="{28A0092B-C50C-407E-A947-70E740481C1C}">
                          <a14:useLocalDpi xmlns:a14="http://schemas.microsoft.com/office/drawing/2010/main" val="0"/>
                        </a:ext>
                      </a:extLst>
                    </a:blip>
                    <a:srcRect l="19166" t="5000" r="17502" b="6387"/>
                    <a:stretch/>
                  </pic:blipFill>
                  <pic:spPr bwMode="auto">
                    <a:xfrm>
                      <a:off x="0" y="0"/>
                      <a:ext cx="2743200" cy="287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E80D41" w14:textId="3341DFDE" w:rsidR="00F313AF" w:rsidRDefault="00F313AF" w:rsidP="00F313AF">
      <w:pPr>
        <w:spacing w:line="360" w:lineRule="auto"/>
        <w:jc w:val="center"/>
        <w:rPr>
          <w:sz w:val="28"/>
          <w:szCs w:val="28"/>
        </w:rPr>
      </w:pPr>
      <w:r>
        <w:rPr>
          <w:sz w:val="28"/>
          <w:szCs w:val="28"/>
        </w:rPr>
        <w:t xml:space="preserve">Рисунок 3 - </w:t>
      </w:r>
      <w:r w:rsidRPr="00683F72">
        <w:rPr>
          <w:sz w:val="28"/>
          <w:szCs w:val="28"/>
        </w:rPr>
        <w:t>MPU6050</w:t>
      </w:r>
    </w:p>
    <w:p w14:paraId="01362011" w14:textId="77777777" w:rsidR="00DC5ED7" w:rsidRDefault="00DC5ED7" w:rsidP="00F313AF">
      <w:pPr>
        <w:spacing w:line="360" w:lineRule="auto"/>
        <w:jc w:val="center"/>
        <w:rPr>
          <w:sz w:val="28"/>
          <w:szCs w:val="28"/>
        </w:rPr>
      </w:pPr>
    </w:p>
    <w:p w14:paraId="0172B59A" w14:textId="016649E8" w:rsidR="00713C95" w:rsidRPr="00713C95" w:rsidRDefault="00F313AF" w:rsidP="00F313AF">
      <w:pPr>
        <w:spacing w:line="360" w:lineRule="auto"/>
        <w:ind w:firstLine="709"/>
        <w:jc w:val="both"/>
        <w:rPr>
          <w:sz w:val="28"/>
          <w:szCs w:val="28"/>
        </w:rPr>
      </w:pPr>
      <w:r>
        <w:rPr>
          <w:sz w:val="28"/>
          <w:szCs w:val="28"/>
        </w:rPr>
        <w:t>Данный модуль в</w:t>
      </w:r>
      <w:r w:rsidR="00632CCF" w:rsidRPr="0048616F">
        <w:rPr>
          <w:sz w:val="28"/>
          <w:szCs w:val="28"/>
        </w:rPr>
        <w:t>ключа</w:t>
      </w:r>
      <w:r>
        <w:rPr>
          <w:sz w:val="28"/>
          <w:szCs w:val="28"/>
        </w:rPr>
        <w:t>ет</w:t>
      </w:r>
      <w:r w:rsidR="00632CCF" w:rsidRPr="0048616F">
        <w:rPr>
          <w:sz w:val="28"/>
          <w:szCs w:val="28"/>
        </w:rPr>
        <w:t xml:space="preserve"> в себя </w:t>
      </w:r>
      <w:proofErr w:type="spellStart"/>
      <w:r w:rsidR="00632CCF" w:rsidRPr="0048616F">
        <w:rPr>
          <w:sz w:val="28"/>
          <w:szCs w:val="28"/>
        </w:rPr>
        <w:t>трехосевой</w:t>
      </w:r>
      <w:proofErr w:type="spellEnd"/>
      <w:r w:rsidR="00632CCF" w:rsidRPr="0048616F">
        <w:rPr>
          <w:sz w:val="28"/>
          <w:szCs w:val="28"/>
        </w:rPr>
        <w:t xml:space="preserve"> акселерометр и гироскоп</w:t>
      </w:r>
      <w:r>
        <w:rPr>
          <w:sz w:val="28"/>
          <w:szCs w:val="28"/>
        </w:rPr>
        <w:t xml:space="preserve">, которые </w:t>
      </w:r>
      <w:r w:rsidR="00632CCF" w:rsidRPr="0048616F">
        <w:rPr>
          <w:sz w:val="28"/>
          <w:szCs w:val="28"/>
        </w:rPr>
        <w:t>обеспечива</w:t>
      </w:r>
      <w:r>
        <w:rPr>
          <w:sz w:val="28"/>
          <w:szCs w:val="28"/>
        </w:rPr>
        <w:t>ю</w:t>
      </w:r>
      <w:r w:rsidR="00632CCF" w:rsidRPr="0048616F">
        <w:rPr>
          <w:sz w:val="28"/>
          <w:szCs w:val="28"/>
        </w:rPr>
        <w:t>т измерение</w:t>
      </w:r>
      <w:r w:rsidR="00632CCF">
        <w:rPr>
          <w:sz w:val="28"/>
          <w:szCs w:val="28"/>
        </w:rPr>
        <w:t xml:space="preserve"> проекций кажущегося</w:t>
      </w:r>
      <w:r w:rsidR="00632CCF" w:rsidRPr="0048616F">
        <w:rPr>
          <w:sz w:val="28"/>
          <w:szCs w:val="28"/>
        </w:rPr>
        <w:t xml:space="preserve"> линейного</w:t>
      </w:r>
      <w:r w:rsidR="00632CCF" w:rsidRPr="0061725C">
        <w:rPr>
          <w:sz w:val="28"/>
          <w:szCs w:val="28"/>
        </w:rPr>
        <w:t xml:space="preserve"> </w:t>
      </w:r>
      <w:r w:rsidR="00632CCF" w:rsidRPr="0048616F">
        <w:rPr>
          <w:sz w:val="28"/>
          <w:szCs w:val="28"/>
        </w:rPr>
        <w:t xml:space="preserve">ускорения и угловой скорости в трехмерном пространстве, что позволяет рассчитывать </w:t>
      </w:r>
      <w:r w:rsidR="00632CCF" w:rsidRPr="0048616F">
        <w:rPr>
          <w:sz w:val="28"/>
          <w:szCs w:val="28"/>
        </w:rPr>
        <w:lastRenderedPageBreak/>
        <w:t>параметры ориентации объекта</w:t>
      </w:r>
      <w:r w:rsidR="00713C95">
        <w:rPr>
          <w:sz w:val="28"/>
          <w:szCs w:val="28"/>
        </w:rPr>
        <w:t>.</w:t>
      </w:r>
      <w:r w:rsidR="00A51BE4">
        <w:rPr>
          <w:sz w:val="28"/>
          <w:szCs w:val="28"/>
        </w:rPr>
        <w:t xml:space="preserve"> </w:t>
      </w:r>
      <w:r w:rsidR="00632CCF" w:rsidRPr="0048616F">
        <w:rPr>
          <w:sz w:val="28"/>
          <w:szCs w:val="28"/>
        </w:rPr>
        <w:t xml:space="preserve">Кроме того, наличие интерфейса </w:t>
      </w:r>
      <m:oMath>
        <m:sSup>
          <m:sSupPr>
            <m:ctrlPr>
              <w:rPr>
                <w:rFonts w:ascii="Cambria Math" w:hAnsi="Cambria Math"/>
                <w:iCs/>
                <w:sz w:val="28"/>
                <w:szCs w:val="28"/>
              </w:rPr>
            </m:ctrlPr>
          </m:sSupPr>
          <m:e>
            <m:r>
              <m:rPr>
                <m:sty m:val="p"/>
              </m:rPr>
              <w:rPr>
                <w:rFonts w:ascii="Cambria Math" w:hAnsi="Cambria Math"/>
                <w:sz w:val="28"/>
                <w:szCs w:val="28"/>
              </w:rPr>
              <m:t>I</m:t>
            </m:r>
          </m:e>
          <m:sup>
            <m:r>
              <m:rPr>
                <m:sty m:val="p"/>
              </m:rPr>
              <w:rPr>
                <w:rFonts w:ascii="Cambria Math" w:hAnsi="Cambria Math"/>
                <w:sz w:val="28"/>
                <w:szCs w:val="28"/>
              </w:rPr>
              <m:t>2</m:t>
            </m:r>
          </m:sup>
        </m:sSup>
        <m:r>
          <m:rPr>
            <m:sty m:val="p"/>
          </m:rPr>
          <w:rPr>
            <w:rFonts w:ascii="Cambria Math" w:hAnsi="Cambria Math"/>
            <w:sz w:val="28"/>
            <w:szCs w:val="28"/>
          </w:rPr>
          <m:t>C</m:t>
        </m:r>
      </m:oMath>
      <w:r w:rsidR="00632CCF" w:rsidRPr="008B3420">
        <w:rPr>
          <w:sz w:val="28"/>
          <w:szCs w:val="28"/>
        </w:rPr>
        <w:t xml:space="preserve"> </w:t>
      </w:r>
      <w:r w:rsidR="00632CCF" w:rsidRPr="0048616F">
        <w:rPr>
          <w:sz w:val="28"/>
          <w:szCs w:val="28"/>
        </w:rPr>
        <w:t>и встроенных аналого-цифровых преобразователей позволяет легко интегрировать модуль в состав систем</w:t>
      </w:r>
      <w:r w:rsidR="00632CCF">
        <w:rPr>
          <w:sz w:val="28"/>
          <w:szCs w:val="28"/>
        </w:rPr>
        <w:t>ы ориентации и стабилизации</w:t>
      </w:r>
      <w:r w:rsidR="00632CCF" w:rsidRPr="0048616F">
        <w:rPr>
          <w:sz w:val="28"/>
          <w:szCs w:val="28"/>
        </w:rPr>
        <w:t xml:space="preserve"> мал</w:t>
      </w:r>
      <w:r w:rsidR="00632CCF">
        <w:rPr>
          <w:sz w:val="28"/>
          <w:szCs w:val="28"/>
        </w:rPr>
        <w:t>ого</w:t>
      </w:r>
      <w:r w:rsidR="00632CCF" w:rsidRPr="0048616F">
        <w:rPr>
          <w:sz w:val="28"/>
          <w:szCs w:val="28"/>
        </w:rPr>
        <w:t xml:space="preserve"> КА.</w:t>
      </w:r>
      <w:r w:rsidR="00713C95">
        <w:rPr>
          <w:sz w:val="28"/>
          <w:szCs w:val="28"/>
        </w:rPr>
        <w:t xml:space="preserve"> </w:t>
      </w:r>
    </w:p>
    <w:p w14:paraId="3D69A63A" w14:textId="01E665CC" w:rsidR="00632CCF" w:rsidRDefault="00632CCF" w:rsidP="00632CCF">
      <w:pPr>
        <w:spacing w:line="360" w:lineRule="auto"/>
        <w:ind w:firstLine="709"/>
        <w:jc w:val="both"/>
        <w:rPr>
          <w:sz w:val="28"/>
          <w:szCs w:val="28"/>
        </w:rPr>
      </w:pPr>
      <w:r>
        <w:rPr>
          <w:sz w:val="28"/>
          <w:szCs w:val="28"/>
        </w:rPr>
        <w:t>Следует отметить</w:t>
      </w:r>
      <w:r w:rsidRPr="0048616F">
        <w:rPr>
          <w:sz w:val="28"/>
          <w:szCs w:val="28"/>
        </w:rPr>
        <w:t>,</w:t>
      </w:r>
      <w:r>
        <w:rPr>
          <w:sz w:val="28"/>
          <w:szCs w:val="28"/>
        </w:rPr>
        <w:t xml:space="preserve"> что, при использовании </w:t>
      </w:r>
      <w:r w:rsidRPr="0048616F">
        <w:rPr>
          <w:sz w:val="28"/>
          <w:szCs w:val="28"/>
        </w:rPr>
        <w:t xml:space="preserve">данных акселерометра и гироскопа </w:t>
      </w:r>
      <w:r>
        <w:rPr>
          <w:sz w:val="28"/>
          <w:szCs w:val="28"/>
        </w:rPr>
        <w:t xml:space="preserve">напрямую, возникает </w:t>
      </w:r>
      <w:r w:rsidRPr="0048616F">
        <w:rPr>
          <w:sz w:val="28"/>
          <w:szCs w:val="28"/>
        </w:rPr>
        <w:t xml:space="preserve">ряд трудностей. Акселерометры подвержены высокочастотным шумам и отклонениям при действии боковых ускорений, а гироскопы — накоплению ошибок </w:t>
      </w:r>
      <w:r>
        <w:rPr>
          <w:sz w:val="28"/>
          <w:szCs w:val="28"/>
        </w:rPr>
        <w:t>из-</w:t>
      </w:r>
      <w:r w:rsidRPr="0048616F">
        <w:rPr>
          <w:sz w:val="28"/>
          <w:szCs w:val="28"/>
        </w:rPr>
        <w:t xml:space="preserve">за </w:t>
      </w:r>
      <w:r>
        <w:rPr>
          <w:sz w:val="28"/>
          <w:szCs w:val="28"/>
        </w:rPr>
        <w:t>дрейфа угла</w:t>
      </w:r>
      <w:r w:rsidRPr="0048616F">
        <w:rPr>
          <w:sz w:val="28"/>
          <w:szCs w:val="28"/>
        </w:rPr>
        <w:t xml:space="preserve">. Для повышения точности оценки ориентации используется метод фильтрации измерений. Наиболее эффективным в данном </w:t>
      </w:r>
      <w:r>
        <w:rPr>
          <w:sz w:val="28"/>
          <w:szCs w:val="28"/>
        </w:rPr>
        <w:t>случае</w:t>
      </w:r>
      <w:r w:rsidRPr="0048616F">
        <w:rPr>
          <w:sz w:val="28"/>
          <w:szCs w:val="28"/>
        </w:rPr>
        <w:t xml:space="preserve"> является применение фильтра Калмана</w:t>
      </w:r>
      <w:r>
        <w:rPr>
          <w:sz w:val="28"/>
          <w:szCs w:val="28"/>
        </w:rPr>
        <w:t xml:space="preserve">. </w:t>
      </w:r>
      <w:r w:rsidRPr="00651154">
        <w:rPr>
          <w:sz w:val="28"/>
          <w:szCs w:val="28"/>
        </w:rPr>
        <w:t>Данный фильтр работает по принципу прогнозирования текущего состояния на основе предыдущего значения и показаний гироскопа</w:t>
      </w:r>
      <w:r>
        <w:rPr>
          <w:sz w:val="28"/>
          <w:szCs w:val="28"/>
        </w:rPr>
        <w:t>.</w:t>
      </w:r>
      <w:r w:rsidRPr="00651154">
        <w:rPr>
          <w:sz w:val="28"/>
          <w:szCs w:val="28"/>
        </w:rPr>
        <w:t xml:space="preserve"> </w:t>
      </w:r>
      <w:r>
        <w:rPr>
          <w:sz w:val="28"/>
          <w:szCs w:val="28"/>
        </w:rPr>
        <w:t>З</w:t>
      </w:r>
      <w:r w:rsidRPr="00651154">
        <w:rPr>
          <w:sz w:val="28"/>
          <w:szCs w:val="28"/>
        </w:rPr>
        <w:t xml:space="preserve">атем </w:t>
      </w:r>
      <w:r>
        <w:rPr>
          <w:sz w:val="28"/>
          <w:szCs w:val="28"/>
        </w:rPr>
        <w:t xml:space="preserve">он </w:t>
      </w:r>
      <w:r w:rsidRPr="00651154">
        <w:rPr>
          <w:sz w:val="28"/>
          <w:szCs w:val="28"/>
        </w:rPr>
        <w:t>корректирует этот прогноз с учётом измерений акселерометра, оптимально сочетая данные двух датчиков для минимизации влияния шумов и дрейф</w:t>
      </w:r>
      <w:r>
        <w:rPr>
          <w:sz w:val="28"/>
          <w:szCs w:val="28"/>
        </w:rPr>
        <w:t xml:space="preserve">а. Рассмотрим работу данного фильтра на примере угла крена </w:t>
      </w:r>
      <m:oMath>
        <m:r>
          <w:rPr>
            <w:rFonts w:ascii="Cambria Math" w:hAnsi="Cambria Math"/>
            <w:sz w:val="28"/>
            <w:szCs w:val="28"/>
          </w:rPr>
          <m:t>γ</m:t>
        </m:r>
      </m:oMath>
      <w:r>
        <w:rPr>
          <w:sz w:val="28"/>
          <w:szCs w:val="28"/>
        </w:rPr>
        <w:t xml:space="preserve">. </w:t>
      </w:r>
    </w:p>
    <w:p w14:paraId="191ACCB3" w14:textId="580A38CB" w:rsidR="00632CCF" w:rsidRDefault="00632CCF" w:rsidP="00632CCF">
      <w:pPr>
        <w:spacing w:line="360" w:lineRule="auto"/>
        <w:ind w:firstLine="709"/>
        <w:jc w:val="both"/>
        <w:rPr>
          <w:sz w:val="28"/>
          <w:szCs w:val="28"/>
        </w:rPr>
      </w:pPr>
      <w:r w:rsidRPr="0048616F">
        <w:rPr>
          <w:sz w:val="28"/>
          <w:szCs w:val="28"/>
        </w:rPr>
        <w:t>Математическая модель, используемая при построении фильтра Калмана, базируется на уравнении:</w:t>
      </w:r>
    </w:p>
    <w:p w14:paraId="342BA966" w14:textId="77777777" w:rsidR="00632CCF" w:rsidRDefault="00632CCF" w:rsidP="00632CCF">
      <w:pPr>
        <w:spacing w:line="360" w:lineRule="auto"/>
        <w:ind w:firstLine="709"/>
        <w:jc w:val="both"/>
        <w:rPr>
          <w:sz w:val="28"/>
          <w:szCs w:val="28"/>
        </w:rPr>
      </w:pPr>
    </w:p>
    <w:p w14:paraId="0A0E74A4" w14:textId="77777777" w:rsidR="00632CCF" w:rsidRPr="00DB6482" w:rsidRDefault="001E69D0" w:rsidP="00632CCF">
      <w:pPr>
        <w:spacing w:line="360" w:lineRule="auto"/>
        <w:ind w:firstLine="709"/>
        <w:jc w:val="right"/>
        <w:rPr>
          <w:sz w:val="28"/>
          <w:szCs w:val="28"/>
        </w:rPr>
      </w:pPr>
      <m:oMath>
        <m:f>
          <m:fPr>
            <m:ctrlPr>
              <w:rPr>
                <w:rFonts w:ascii="Cambria Math" w:hAnsi="Cambria Math"/>
                <w:i/>
                <w:sz w:val="28"/>
                <w:szCs w:val="28"/>
              </w:rPr>
            </m:ctrlPr>
          </m:fPr>
          <m:num>
            <m:r>
              <w:rPr>
                <w:rFonts w:ascii="Cambria Math" w:hAnsi="Cambria Math"/>
                <w:sz w:val="28"/>
                <w:szCs w:val="28"/>
                <w:lang w:val="en-US"/>
              </w:rPr>
              <m:t>d</m:t>
            </m:r>
            <m:r>
              <w:rPr>
                <w:rFonts w:ascii="Cambria Math" w:hAnsi="Cambria Math"/>
                <w:sz w:val="28"/>
                <w:szCs w:val="28"/>
              </w:rPr>
              <m:t>γ</m:t>
            </m:r>
            <m:d>
              <m:dPr>
                <m:ctrlPr>
                  <w:rPr>
                    <w:rFonts w:ascii="Cambria Math" w:hAnsi="Cambria Math"/>
                    <w:i/>
                    <w:sz w:val="28"/>
                    <w:szCs w:val="28"/>
                  </w:rPr>
                </m:ctrlPr>
              </m:dPr>
              <m:e>
                <m:r>
                  <w:rPr>
                    <w:rFonts w:ascii="Cambria Math" w:hAnsi="Cambria Math"/>
                    <w:sz w:val="28"/>
                    <w:szCs w:val="28"/>
                    <w:lang w:val="en-US"/>
                  </w:rPr>
                  <m:t>t</m:t>
                </m:r>
              </m:e>
            </m:d>
          </m:num>
          <m:den>
            <m:r>
              <w:rPr>
                <w:rFonts w:ascii="Cambria Math" w:hAnsi="Cambria Math"/>
                <w:sz w:val="28"/>
                <w:szCs w:val="28"/>
              </w:rPr>
              <m:t>dt</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xb</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oMath>
      <w:r w:rsidR="00632CCF" w:rsidRPr="00DB6482">
        <w:rPr>
          <w:sz w:val="28"/>
          <w:szCs w:val="28"/>
        </w:rPr>
        <w:t xml:space="preserve">                                     (1</w:t>
      </w:r>
      <w:r w:rsidR="00632CCF">
        <w:rPr>
          <w:sz w:val="28"/>
          <w:szCs w:val="28"/>
        </w:rPr>
        <w:t>6</w:t>
      </w:r>
      <w:r w:rsidR="00632CCF" w:rsidRPr="00DB6482">
        <w:rPr>
          <w:sz w:val="28"/>
          <w:szCs w:val="28"/>
        </w:rPr>
        <w:t>)</w:t>
      </w:r>
    </w:p>
    <w:p w14:paraId="679D6F19" w14:textId="77777777" w:rsidR="00632CCF" w:rsidRPr="00DB6482" w:rsidRDefault="00632CCF" w:rsidP="00632CCF">
      <w:pPr>
        <w:spacing w:line="360" w:lineRule="auto"/>
        <w:ind w:firstLine="709"/>
        <w:jc w:val="both"/>
        <w:rPr>
          <w:sz w:val="28"/>
          <w:szCs w:val="28"/>
        </w:rPr>
      </w:pPr>
    </w:p>
    <w:p w14:paraId="1DBC02C7" w14:textId="77777777" w:rsidR="00632CCF" w:rsidRPr="0048616F" w:rsidRDefault="00632CCF" w:rsidP="00632CCF">
      <w:pPr>
        <w:spacing w:line="360" w:lineRule="auto"/>
        <w:jc w:val="both"/>
        <w:rPr>
          <w:sz w:val="28"/>
          <w:szCs w:val="28"/>
        </w:rPr>
      </w:pPr>
      <w:r>
        <w:rPr>
          <w:sz w:val="28"/>
          <w:szCs w:val="28"/>
        </w:rPr>
        <w:t>г</w:t>
      </w:r>
      <w:r w:rsidRPr="0048616F">
        <w:rPr>
          <w:sz w:val="28"/>
          <w:szCs w:val="28"/>
        </w:rPr>
        <w:t>де</w:t>
      </w:r>
      <w:r>
        <w:rPr>
          <w:rStyle w:val="katex-mathml"/>
          <w:sz w:val="28"/>
          <w:szCs w:val="28"/>
        </w:rPr>
        <w:t xml:space="preserve">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t</m:t>
            </m:r>
          </m:e>
        </m:d>
      </m:oMath>
      <w:r w:rsidRPr="006D0533">
        <w:rPr>
          <w:sz w:val="28"/>
          <w:szCs w:val="28"/>
        </w:rPr>
        <w:t xml:space="preserve"> </w:t>
      </w:r>
      <w:r w:rsidRPr="0048616F">
        <w:rPr>
          <w:sz w:val="28"/>
          <w:szCs w:val="28"/>
        </w:rPr>
        <w:t>— угловая скорость, измеренная гироскопом, а</w:t>
      </w:r>
      <w:r>
        <w:rPr>
          <w:rStyle w:val="katex-mathml"/>
          <w:sz w:val="28"/>
          <w:szCs w:val="28"/>
        </w:rPr>
        <w:t xml:space="preserve">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xb</m:t>
            </m:r>
          </m:sub>
        </m:sSub>
        <m:d>
          <m:dPr>
            <m:ctrlPr>
              <w:rPr>
                <w:rFonts w:ascii="Cambria Math" w:hAnsi="Cambria Math"/>
                <w:i/>
                <w:sz w:val="28"/>
                <w:szCs w:val="28"/>
              </w:rPr>
            </m:ctrlPr>
          </m:dPr>
          <m:e>
            <m:r>
              <w:rPr>
                <w:rFonts w:ascii="Cambria Math" w:hAnsi="Cambria Math"/>
                <w:sz w:val="28"/>
                <w:szCs w:val="28"/>
              </w:rPr>
              <m:t>t</m:t>
            </m:r>
          </m:e>
        </m:d>
      </m:oMath>
      <w:r w:rsidRPr="00296877">
        <w:rPr>
          <w:sz w:val="28"/>
          <w:szCs w:val="28"/>
        </w:rPr>
        <w:t xml:space="preserve"> </w:t>
      </w:r>
      <w:r w:rsidRPr="0048616F">
        <w:rPr>
          <w:sz w:val="28"/>
          <w:szCs w:val="28"/>
        </w:rPr>
        <w:t>— дрейф гироскопа.</w:t>
      </w:r>
    </w:p>
    <w:p w14:paraId="50C346F6" w14:textId="77777777" w:rsidR="00632CCF" w:rsidRDefault="00632CCF" w:rsidP="00632CCF">
      <w:pPr>
        <w:spacing w:line="360" w:lineRule="auto"/>
        <w:ind w:firstLine="709"/>
        <w:jc w:val="both"/>
        <w:rPr>
          <w:sz w:val="28"/>
          <w:szCs w:val="28"/>
        </w:rPr>
      </w:pPr>
      <w:r w:rsidRPr="0048616F">
        <w:rPr>
          <w:sz w:val="28"/>
          <w:szCs w:val="28"/>
        </w:rPr>
        <w:t>Поскольку дрейф изменяется медленно, его поведение можно описать моделью с гауссовым шумом:</w:t>
      </w:r>
    </w:p>
    <w:p w14:paraId="6E862DD2" w14:textId="77777777" w:rsidR="00632CCF" w:rsidRDefault="00632CCF" w:rsidP="00632CCF">
      <w:pPr>
        <w:spacing w:line="360" w:lineRule="auto"/>
        <w:ind w:firstLine="709"/>
        <w:jc w:val="both"/>
        <w:rPr>
          <w:sz w:val="28"/>
          <w:szCs w:val="28"/>
        </w:rPr>
      </w:pPr>
    </w:p>
    <w:p w14:paraId="2C98C50E" w14:textId="77777777" w:rsidR="00632CCF" w:rsidRPr="00296877" w:rsidRDefault="001E69D0" w:rsidP="00632CCF">
      <w:pPr>
        <w:spacing w:line="360" w:lineRule="auto"/>
        <w:ind w:firstLine="709"/>
        <w:jc w:val="right"/>
        <w:rPr>
          <w:iCs/>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d</m:t>
                </m:r>
                <m:r>
                  <w:rPr>
                    <w:rFonts w:ascii="Cambria Math" w:hAnsi="Cambria Math"/>
                    <w:sz w:val="28"/>
                    <w:szCs w:val="28"/>
                  </w:rPr>
                  <m:t>ω</m:t>
                </m:r>
              </m:e>
              <m:sub>
                <m:r>
                  <w:rPr>
                    <w:rFonts w:ascii="Cambria Math" w:hAnsi="Cambria Math"/>
                    <w:sz w:val="28"/>
                    <w:szCs w:val="28"/>
                  </w:rPr>
                  <m:t>xb</m:t>
                </m:r>
              </m:sub>
            </m:sSub>
            <m:d>
              <m:dPr>
                <m:ctrlPr>
                  <w:rPr>
                    <w:rFonts w:ascii="Cambria Math" w:hAnsi="Cambria Math"/>
                    <w:i/>
                    <w:sz w:val="28"/>
                    <w:szCs w:val="28"/>
                  </w:rPr>
                </m:ctrlPr>
              </m:dPr>
              <m:e>
                <m:r>
                  <w:rPr>
                    <w:rFonts w:ascii="Cambria Math" w:hAnsi="Cambria Math"/>
                    <w:sz w:val="28"/>
                    <w:szCs w:val="28"/>
                  </w:rPr>
                  <m:t>t</m:t>
                </m:r>
              </m:e>
            </m:d>
          </m:num>
          <m:den>
            <m:r>
              <w:rPr>
                <w:rFonts w:ascii="Cambria Math" w:hAnsi="Cambria Math"/>
                <w:sz w:val="28"/>
                <w:szCs w:val="28"/>
              </w:rPr>
              <m:t>dt</m:t>
            </m:r>
          </m:den>
        </m:f>
        <m:r>
          <w:rPr>
            <w:rFonts w:ascii="Cambria Math" w:hAnsi="Cambria Math"/>
            <w:sz w:val="28"/>
            <w:szCs w:val="28"/>
          </w:rPr>
          <m:t>=μ</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oMath>
      <w:r w:rsidR="00632CCF" w:rsidRPr="00296877">
        <w:rPr>
          <w:i/>
          <w:sz w:val="28"/>
          <w:szCs w:val="28"/>
        </w:rPr>
        <w:t xml:space="preserve">                                   </w:t>
      </w:r>
      <w:r w:rsidR="00632CCF">
        <w:rPr>
          <w:i/>
          <w:sz w:val="28"/>
          <w:szCs w:val="28"/>
        </w:rPr>
        <w:t xml:space="preserve">   </w:t>
      </w:r>
      <w:r w:rsidR="00632CCF" w:rsidRPr="00296877">
        <w:rPr>
          <w:i/>
          <w:sz w:val="28"/>
          <w:szCs w:val="28"/>
        </w:rPr>
        <w:t xml:space="preserve">        </w:t>
      </w:r>
      <w:r w:rsidR="00632CCF" w:rsidRPr="00296877">
        <w:rPr>
          <w:iCs/>
          <w:sz w:val="28"/>
          <w:szCs w:val="28"/>
        </w:rPr>
        <w:t>(1</w:t>
      </w:r>
      <w:r w:rsidR="00632CCF">
        <w:rPr>
          <w:iCs/>
          <w:sz w:val="28"/>
          <w:szCs w:val="28"/>
        </w:rPr>
        <w:t>7</w:t>
      </w:r>
      <w:r w:rsidR="00632CCF" w:rsidRPr="00296877">
        <w:rPr>
          <w:iCs/>
          <w:sz w:val="28"/>
          <w:szCs w:val="28"/>
        </w:rPr>
        <w:t>)</w:t>
      </w:r>
    </w:p>
    <w:p w14:paraId="7BCC75FC" w14:textId="77777777" w:rsidR="00632CCF" w:rsidRPr="00296877" w:rsidRDefault="00632CCF" w:rsidP="00632CCF">
      <w:pPr>
        <w:spacing w:line="360" w:lineRule="auto"/>
        <w:ind w:firstLine="709"/>
        <w:jc w:val="right"/>
        <w:rPr>
          <w:iCs/>
          <w:sz w:val="28"/>
          <w:szCs w:val="28"/>
        </w:rPr>
      </w:pPr>
    </w:p>
    <w:p w14:paraId="6DD744D2" w14:textId="77777777" w:rsidR="00632CCF" w:rsidRPr="0048616F" w:rsidRDefault="00632CCF" w:rsidP="00632CCF">
      <w:pPr>
        <w:spacing w:line="360" w:lineRule="auto"/>
        <w:jc w:val="both"/>
        <w:rPr>
          <w:sz w:val="28"/>
          <w:szCs w:val="28"/>
        </w:rPr>
      </w:pPr>
      <w:r>
        <w:rPr>
          <w:sz w:val="28"/>
          <w:szCs w:val="28"/>
        </w:rPr>
        <w:t>где</w:t>
      </w:r>
      <w:r w:rsidRPr="0048616F">
        <w:rPr>
          <w:sz w:val="28"/>
          <w:szCs w:val="28"/>
        </w:rPr>
        <w:t xml:space="preserve"> </w:t>
      </w:r>
      <m:oMath>
        <m:r>
          <w:rPr>
            <w:rFonts w:ascii="Cambria Math" w:hAnsi="Cambria Math"/>
            <w:sz w:val="28"/>
            <w:szCs w:val="28"/>
          </w:rPr>
          <m:t>μ(t)</m:t>
        </m:r>
      </m:oMath>
      <w:r>
        <w:rPr>
          <w:i/>
          <w:sz w:val="28"/>
          <w:szCs w:val="28"/>
        </w:rPr>
        <w:t xml:space="preserve">, </w:t>
      </w:r>
      <w:r w:rsidRPr="0048616F">
        <w:rPr>
          <w:sz w:val="28"/>
          <w:szCs w:val="28"/>
        </w:rPr>
        <w:t xml:space="preserve">— гауссов </w:t>
      </w:r>
      <w:r>
        <w:rPr>
          <w:sz w:val="28"/>
          <w:szCs w:val="28"/>
        </w:rPr>
        <w:t xml:space="preserve">белый </w:t>
      </w:r>
      <w:r w:rsidRPr="0048616F">
        <w:rPr>
          <w:sz w:val="28"/>
          <w:szCs w:val="28"/>
        </w:rPr>
        <w:t>шум с малой ковариацией.</w:t>
      </w:r>
    </w:p>
    <w:p w14:paraId="76782B4A" w14:textId="77777777" w:rsidR="00632CCF" w:rsidRPr="00F20DD1" w:rsidRDefault="00632CCF" w:rsidP="00632CCF">
      <w:pPr>
        <w:spacing w:line="360" w:lineRule="auto"/>
        <w:ind w:firstLine="709"/>
        <w:jc w:val="both"/>
        <w:rPr>
          <w:sz w:val="28"/>
          <w:szCs w:val="28"/>
        </w:rPr>
      </w:pPr>
      <w:r w:rsidRPr="00F20DD1">
        <w:rPr>
          <w:sz w:val="28"/>
          <w:szCs w:val="28"/>
        </w:rPr>
        <w:lastRenderedPageBreak/>
        <w:t xml:space="preserve">С учетом цифрового характера данных, уравнения (16) </w:t>
      </w:r>
      <w:r>
        <w:rPr>
          <w:sz w:val="28"/>
          <w:szCs w:val="28"/>
        </w:rPr>
        <w:t xml:space="preserve">и (17) </w:t>
      </w:r>
      <w:r w:rsidRPr="00F20DD1">
        <w:rPr>
          <w:sz w:val="28"/>
          <w:szCs w:val="28"/>
        </w:rPr>
        <w:t>записываются в дискретной форме:</w:t>
      </w:r>
    </w:p>
    <w:p w14:paraId="7B21B196" w14:textId="77777777" w:rsidR="00632CCF" w:rsidRPr="00F20DD1" w:rsidRDefault="00632CCF" w:rsidP="00632CCF"/>
    <w:p w14:paraId="56A6C37F" w14:textId="77777777" w:rsidR="00632CCF" w:rsidRPr="00296877" w:rsidRDefault="001E69D0" w:rsidP="00632CCF">
      <w:pPr>
        <w:spacing w:line="360" w:lineRule="auto"/>
        <w:ind w:firstLine="709"/>
        <w:jc w:val="right"/>
        <w:rPr>
          <w:iCs/>
          <w:sz w:val="28"/>
          <w:szCs w:val="28"/>
        </w:rPr>
      </w:p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lang w:val="en-US"/>
                        </w:rPr>
                        <m:t>k</m:t>
                      </m:r>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xb,</m:t>
                      </m:r>
                      <m:r>
                        <w:rPr>
                          <w:rFonts w:ascii="Cambria Math" w:hAnsi="Cambria Math"/>
                          <w:sz w:val="28"/>
                          <w:szCs w:val="28"/>
                          <w:lang w:val="en-US"/>
                        </w:rPr>
                        <m:t>k</m:t>
                      </m:r>
                      <m:r>
                        <w:rPr>
                          <w:rFonts w:ascii="Cambria Math" w:hAnsi="Cambria Math"/>
                          <w:sz w:val="28"/>
                          <w:szCs w:val="28"/>
                        </w:rPr>
                        <m:t>+1</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-h</m:t>
                  </m:r>
                </m:e>
              </m:mr>
              <m:mr>
                <m:e>
                  <m:r>
                    <w:rPr>
                      <w:rFonts w:ascii="Cambria Math" w:hAnsi="Cambria Math"/>
                      <w:sz w:val="28"/>
                      <w:szCs w:val="28"/>
                    </w:rPr>
                    <m:t>0</m:t>
                  </m:r>
                </m:e>
                <m:e>
                  <m:r>
                    <w:rPr>
                      <w:rFonts w:ascii="Cambria Math" w:hAnsi="Cambria Math"/>
                      <w:sz w:val="28"/>
                      <w:szCs w:val="28"/>
                    </w:rPr>
                    <m:t>1</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k</m:t>
                      </m:r>
                    </m:sub>
                  </m:sSub>
                </m:e>
              </m:mr>
              <m:m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xb,</m:t>
                      </m:r>
                      <m:r>
                        <w:rPr>
                          <w:rFonts w:ascii="Cambria Math" w:hAnsi="Cambria Math"/>
                          <w:sz w:val="28"/>
                          <w:szCs w:val="28"/>
                          <w:lang w:val="en-US"/>
                        </w:rPr>
                        <m:t>k</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h</m:t>
                  </m:r>
                </m:e>
              </m:mr>
              <m:mr>
                <m:e>
                  <m:r>
                    <w:rPr>
                      <w:rFonts w:ascii="Cambria Math" w:hAnsi="Cambria Math"/>
                      <w:sz w:val="28"/>
                      <w:szCs w:val="28"/>
                    </w:rPr>
                    <m:t>0</m:t>
                  </m:r>
                </m:e>
              </m:mr>
            </m:m>
          </m:e>
        </m:d>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 xml:space="preserve">x,k </m:t>
            </m:r>
          </m:sub>
        </m:sSub>
        <m:r>
          <w:rPr>
            <w:rFonts w:ascii="Cambria Math" w:hAnsi="Cambria Math"/>
            <w:sz w:val="28"/>
            <w:szCs w:val="28"/>
          </w:rPr>
          <m:t>,</m:t>
        </m:r>
      </m:oMath>
      <w:r w:rsidR="00632CCF" w:rsidRPr="00296877">
        <w:rPr>
          <w:sz w:val="28"/>
          <w:szCs w:val="28"/>
        </w:rPr>
        <w:t xml:space="preserve">           </w:t>
      </w:r>
      <w:r w:rsidR="00632CCF">
        <w:rPr>
          <w:sz w:val="28"/>
          <w:szCs w:val="28"/>
        </w:rPr>
        <w:t xml:space="preserve"> </w:t>
      </w:r>
      <w:r w:rsidR="00632CCF" w:rsidRPr="00296877">
        <w:rPr>
          <w:sz w:val="28"/>
          <w:szCs w:val="28"/>
        </w:rPr>
        <w:t xml:space="preserve">          (18</w:t>
      </w:r>
      <w:r w:rsidR="00632CCF" w:rsidRPr="00296877">
        <w:rPr>
          <w:iCs/>
          <w:sz w:val="28"/>
          <w:szCs w:val="28"/>
        </w:rPr>
        <w:t>)</w:t>
      </w:r>
    </w:p>
    <w:p w14:paraId="56A6D0A7" w14:textId="77777777" w:rsidR="00632CCF" w:rsidRPr="0048616F" w:rsidRDefault="00632CCF" w:rsidP="00632CCF">
      <w:pPr>
        <w:spacing w:line="360" w:lineRule="auto"/>
        <w:ind w:firstLine="709"/>
        <w:jc w:val="both"/>
        <w:rPr>
          <w:sz w:val="28"/>
          <w:szCs w:val="28"/>
        </w:rPr>
      </w:pPr>
    </w:p>
    <w:p w14:paraId="589F77A0" w14:textId="77777777" w:rsidR="00632CCF" w:rsidRDefault="00632CCF" w:rsidP="00632CCF">
      <w:pPr>
        <w:tabs>
          <w:tab w:val="left" w:pos="3857"/>
        </w:tabs>
        <w:spacing w:line="360" w:lineRule="auto"/>
        <w:jc w:val="both"/>
        <w:rPr>
          <w:sz w:val="28"/>
          <w:szCs w:val="28"/>
        </w:rPr>
      </w:pPr>
      <w:r w:rsidRPr="0048616F">
        <w:rPr>
          <w:sz w:val="28"/>
          <w:szCs w:val="28"/>
        </w:rPr>
        <w:t xml:space="preserve">где </w:t>
      </w:r>
      <m:oMath>
        <m:r>
          <w:rPr>
            <w:rFonts w:ascii="Cambria Math" w:hAnsi="Cambria Math"/>
            <w:sz w:val="28"/>
            <w:szCs w:val="28"/>
          </w:rPr>
          <m:t>h</m:t>
        </m:r>
      </m:oMath>
      <w:r w:rsidRPr="006A4BC8">
        <w:rPr>
          <w:sz w:val="28"/>
          <w:szCs w:val="28"/>
        </w:rPr>
        <w:t xml:space="preserve"> </w:t>
      </w:r>
      <w:r w:rsidRPr="0048616F">
        <w:rPr>
          <w:sz w:val="28"/>
          <w:szCs w:val="28"/>
        </w:rPr>
        <w:t>— шаг дискретизации.</w:t>
      </w:r>
      <w:r>
        <w:rPr>
          <w:sz w:val="28"/>
          <w:szCs w:val="28"/>
        </w:rPr>
        <w:tab/>
      </w:r>
    </w:p>
    <w:p w14:paraId="78BD109C" w14:textId="77777777" w:rsidR="00632CCF" w:rsidRDefault="00632CCF" w:rsidP="00632CCF">
      <w:pPr>
        <w:tabs>
          <w:tab w:val="left" w:pos="3857"/>
        </w:tabs>
        <w:spacing w:line="360" w:lineRule="auto"/>
        <w:ind w:firstLine="709"/>
        <w:jc w:val="both"/>
        <w:rPr>
          <w:sz w:val="28"/>
          <w:szCs w:val="28"/>
        </w:rPr>
      </w:pPr>
      <w:r>
        <w:rPr>
          <w:sz w:val="28"/>
          <w:szCs w:val="28"/>
        </w:rPr>
        <w:t>Уравнение выхода акселерометра имеет вид:</w:t>
      </w:r>
    </w:p>
    <w:p w14:paraId="08332890" w14:textId="77777777" w:rsidR="00632CCF" w:rsidRDefault="00632CCF" w:rsidP="00632CCF">
      <w:pPr>
        <w:tabs>
          <w:tab w:val="left" w:pos="3857"/>
        </w:tabs>
        <w:spacing w:line="360" w:lineRule="auto"/>
        <w:jc w:val="both"/>
        <w:rPr>
          <w:sz w:val="28"/>
          <w:szCs w:val="28"/>
        </w:rPr>
      </w:pPr>
    </w:p>
    <w:p w14:paraId="2DA7C167" w14:textId="77777777" w:rsidR="00632CCF" w:rsidRPr="00AF733C" w:rsidRDefault="001E69D0" w:rsidP="00632CCF">
      <w:pPr>
        <w:tabs>
          <w:tab w:val="left" w:pos="3857"/>
        </w:tabs>
        <w:spacing w:line="360" w:lineRule="auto"/>
        <w:jc w:val="right"/>
        <w:rPr>
          <w:iCs/>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γ</m:t>
                </m:r>
              </m:e>
            </m:acc>
          </m:e>
          <m:sub>
            <m:r>
              <w:rPr>
                <w:rFonts w:ascii="Cambria Math" w:hAnsi="Cambria Math"/>
                <w:sz w:val="28"/>
                <w:szCs w:val="28"/>
              </w:rPr>
              <m:t>k</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k</m:t>
                      </m:r>
                    </m:sub>
                  </m:sSub>
                </m:e>
              </m:mr>
              <m:m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xb,k</m:t>
                      </m:r>
                    </m:sub>
                  </m:sSub>
                </m:e>
              </m:mr>
            </m:m>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k</m:t>
            </m:r>
          </m:sub>
        </m:sSub>
      </m:oMath>
      <w:r w:rsidR="00632CCF">
        <w:rPr>
          <w:sz w:val="28"/>
          <w:szCs w:val="28"/>
        </w:rPr>
        <w:t xml:space="preserve">                                    </w:t>
      </w:r>
      <w:r w:rsidR="00632CCF">
        <w:rPr>
          <w:iCs/>
          <w:sz w:val="28"/>
          <w:szCs w:val="28"/>
        </w:rPr>
        <w:t>(19)</w:t>
      </w:r>
    </w:p>
    <w:p w14:paraId="17B362E3" w14:textId="77777777" w:rsidR="00632CCF" w:rsidRDefault="00632CCF" w:rsidP="00632CCF">
      <w:pPr>
        <w:spacing w:line="360" w:lineRule="auto"/>
        <w:jc w:val="both"/>
        <w:rPr>
          <w:sz w:val="28"/>
          <w:szCs w:val="28"/>
        </w:rPr>
      </w:pPr>
    </w:p>
    <w:p w14:paraId="57E56978" w14:textId="77777777" w:rsidR="00632CCF" w:rsidRPr="0048616F" w:rsidRDefault="00632CCF" w:rsidP="00632CCF">
      <w:pPr>
        <w:spacing w:line="360" w:lineRule="auto"/>
        <w:jc w:val="both"/>
        <w:rPr>
          <w:sz w:val="28"/>
          <w:szCs w:val="28"/>
        </w:rPr>
      </w:pPr>
      <w:r w:rsidRPr="0048616F">
        <w:rPr>
          <w:sz w:val="28"/>
          <w:szCs w:val="28"/>
        </w:rPr>
        <w:t xml:space="preserve">где </w:t>
      </w:r>
      <w:r w:rsidRPr="0048616F">
        <w:rPr>
          <w:rStyle w:val="vlist-s"/>
          <w:sz w:val="28"/>
          <w:szCs w:val="28"/>
        </w:rPr>
        <w:t>​</w:t>
      </w:r>
      <w:r w:rsidRPr="0048616F">
        <w:rPr>
          <w:sz w:val="28"/>
          <w:szCs w:val="28"/>
        </w:rPr>
        <w:t xml:space="preserve"> </w:t>
      </w:r>
      <m:oMath>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k</m:t>
            </m:r>
          </m:sub>
        </m:sSub>
      </m:oMath>
      <w:r>
        <w:rPr>
          <w:sz w:val="28"/>
          <w:szCs w:val="28"/>
        </w:rPr>
        <w:t xml:space="preserve"> </w:t>
      </w:r>
      <w:r w:rsidRPr="0048616F">
        <w:rPr>
          <w:sz w:val="28"/>
          <w:szCs w:val="28"/>
        </w:rPr>
        <w:t xml:space="preserve">— гауссов </w:t>
      </w:r>
      <w:r>
        <w:rPr>
          <w:sz w:val="28"/>
          <w:szCs w:val="28"/>
        </w:rPr>
        <w:t xml:space="preserve">белый </w:t>
      </w:r>
      <w:r w:rsidRPr="0048616F">
        <w:rPr>
          <w:sz w:val="28"/>
          <w:szCs w:val="28"/>
        </w:rPr>
        <w:t>шум</w:t>
      </w:r>
      <w:r>
        <w:rPr>
          <w:sz w:val="28"/>
          <w:szCs w:val="28"/>
        </w:rPr>
        <w:t>, описывающий погрешность</w:t>
      </w:r>
      <w:r w:rsidRPr="0048616F">
        <w:rPr>
          <w:sz w:val="28"/>
          <w:szCs w:val="28"/>
        </w:rPr>
        <w:t>.</w:t>
      </w:r>
    </w:p>
    <w:p w14:paraId="170BF39E" w14:textId="77777777" w:rsidR="00632CCF" w:rsidRPr="009A5982" w:rsidRDefault="00632CCF" w:rsidP="00901ECD">
      <w:pPr>
        <w:pStyle w:val="a0"/>
        <w:rPr>
          <w:b/>
          <w:bCs/>
        </w:rPr>
      </w:pPr>
      <w:r>
        <w:t>Рассмотрим а</w:t>
      </w:r>
      <w:r w:rsidRPr="009A5982">
        <w:t xml:space="preserve">лгоритм </w:t>
      </w:r>
      <w:r>
        <w:t xml:space="preserve">работы </w:t>
      </w:r>
      <w:r w:rsidRPr="009A5982">
        <w:t>фильтра Калман</w:t>
      </w:r>
      <w:r>
        <w:t xml:space="preserve">а. </w:t>
      </w:r>
      <w:r w:rsidRPr="009A5982">
        <w:t>Фильтр работает по принципу «прогноз–коррекция»:</w:t>
      </w:r>
    </w:p>
    <w:p w14:paraId="408DB1C4" w14:textId="77777777" w:rsidR="00632CCF" w:rsidRPr="00AF733C" w:rsidRDefault="00632CCF" w:rsidP="00632CCF">
      <w:pPr>
        <w:spacing w:line="360" w:lineRule="auto"/>
        <w:ind w:firstLine="709"/>
        <w:jc w:val="both"/>
        <w:rPr>
          <w:sz w:val="28"/>
          <w:szCs w:val="28"/>
        </w:rPr>
      </w:pPr>
      <w:r>
        <w:rPr>
          <w:sz w:val="28"/>
          <w:szCs w:val="28"/>
        </w:rPr>
        <w:t>Прогноз</w:t>
      </w:r>
      <w:r w:rsidRPr="00AF733C">
        <w:rPr>
          <w:sz w:val="28"/>
          <w:szCs w:val="28"/>
        </w:rPr>
        <w:t>:</w:t>
      </w:r>
    </w:p>
    <w:p w14:paraId="16E97CFB" w14:textId="77777777" w:rsidR="00632CCF" w:rsidRPr="00AF733C" w:rsidRDefault="00632CCF" w:rsidP="00632CCF">
      <w:pPr>
        <w:spacing w:line="360" w:lineRule="auto"/>
        <w:ind w:firstLine="709"/>
        <w:jc w:val="both"/>
        <w:rPr>
          <w:sz w:val="28"/>
          <w:szCs w:val="28"/>
        </w:rPr>
      </w:pPr>
    </w:p>
    <w:p w14:paraId="166C5552" w14:textId="77777777" w:rsidR="00632CCF" w:rsidRPr="00AF733C" w:rsidRDefault="001E69D0" w:rsidP="00632CCF">
      <w:pPr>
        <w:spacing w:line="360" w:lineRule="auto"/>
        <w:ind w:firstLine="709"/>
        <w:jc w:val="right"/>
        <w:rPr>
          <w:sz w:val="28"/>
          <w:szCs w:val="28"/>
        </w:rPr>
      </w:pPr>
      <m:oMath>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d</m:t>
            </m:r>
          </m:sub>
        </m:sSub>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d</m:t>
            </m:r>
          </m:sub>
        </m:sSub>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x,k</m:t>
            </m:r>
          </m:sub>
        </m:sSub>
        <m:r>
          <w:rPr>
            <w:rFonts w:ascii="Cambria Math" w:hAnsi="Cambria Math"/>
            <w:sz w:val="28"/>
            <w:szCs w:val="28"/>
          </w:rPr>
          <m:t xml:space="preserve"> ,</m:t>
        </m:r>
      </m:oMath>
      <w:r w:rsidR="00632CCF">
        <w:rPr>
          <w:sz w:val="28"/>
          <w:szCs w:val="28"/>
        </w:rPr>
        <w:t xml:space="preserve">                            (20)</w:t>
      </w:r>
    </w:p>
    <w:p w14:paraId="5511DDBD" w14:textId="77777777" w:rsidR="00632CCF" w:rsidRPr="00B36C53" w:rsidRDefault="00632CCF" w:rsidP="00632CCF">
      <w:pPr>
        <w:spacing w:line="360" w:lineRule="auto"/>
        <w:ind w:firstLine="709"/>
        <w:jc w:val="both"/>
        <w:rPr>
          <w:sz w:val="28"/>
          <w:szCs w:val="28"/>
        </w:rPr>
      </w:pPr>
    </w:p>
    <w:p w14:paraId="29748948" w14:textId="77777777" w:rsidR="00632CCF" w:rsidRPr="002D527E" w:rsidRDefault="001E69D0" w:rsidP="00632CCF">
      <w:pPr>
        <w:spacing w:line="360" w:lineRule="auto"/>
        <w:ind w:firstLine="709"/>
        <w:jc w:val="right"/>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d</m:t>
            </m:r>
          </m:sub>
        </m:sSub>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d</m:t>
            </m:r>
          </m:sub>
          <m:sup>
            <m:r>
              <w:rPr>
                <w:rFonts w:ascii="Cambria Math" w:hAnsi="Cambria Math"/>
                <w:sz w:val="28"/>
                <w:szCs w:val="28"/>
                <w:lang w:val="en-US"/>
              </w:rPr>
              <m:t>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 xml:space="preserve">k </m:t>
            </m:r>
          </m:sub>
        </m:sSub>
        <m:r>
          <w:rPr>
            <w:rFonts w:ascii="Cambria Math" w:hAnsi="Cambria Math"/>
            <w:sz w:val="28"/>
            <w:szCs w:val="28"/>
          </w:rPr>
          <m:t>.</m:t>
        </m:r>
      </m:oMath>
      <w:r w:rsidR="00632CCF">
        <w:rPr>
          <w:sz w:val="28"/>
          <w:szCs w:val="28"/>
        </w:rPr>
        <w:t xml:space="preserve">                                   (21)</w:t>
      </w:r>
    </w:p>
    <w:p w14:paraId="76C35F07" w14:textId="77777777" w:rsidR="00632CCF" w:rsidRPr="00AF733C" w:rsidRDefault="00632CCF" w:rsidP="00632CCF">
      <w:pPr>
        <w:spacing w:line="360" w:lineRule="auto"/>
        <w:ind w:firstLine="709"/>
        <w:jc w:val="both"/>
        <w:rPr>
          <w:sz w:val="28"/>
          <w:szCs w:val="28"/>
        </w:rPr>
      </w:pPr>
    </w:p>
    <w:p w14:paraId="40218182" w14:textId="77777777" w:rsidR="00632CCF" w:rsidRPr="00AA1374" w:rsidRDefault="00632CCF" w:rsidP="00632CCF">
      <w:pPr>
        <w:spacing w:line="360" w:lineRule="auto"/>
        <w:ind w:firstLine="709"/>
        <w:jc w:val="both"/>
        <w:rPr>
          <w:sz w:val="28"/>
          <w:szCs w:val="28"/>
        </w:rPr>
      </w:pPr>
      <w:r>
        <w:rPr>
          <w:sz w:val="28"/>
          <w:szCs w:val="28"/>
        </w:rPr>
        <w:t>Коррекция</w:t>
      </w:r>
      <w:r w:rsidRPr="00AA1374">
        <w:rPr>
          <w:sz w:val="28"/>
          <w:szCs w:val="28"/>
        </w:rPr>
        <w:t>:</w:t>
      </w:r>
    </w:p>
    <w:p w14:paraId="60723CB4" w14:textId="77777777" w:rsidR="00632CCF" w:rsidRDefault="00632CCF" w:rsidP="00632CCF">
      <w:pPr>
        <w:spacing w:line="360" w:lineRule="auto"/>
        <w:ind w:firstLine="709"/>
        <w:jc w:val="both"/>
        <w:rPr>
          <w:sz w:val="28"/>
          <w:szCs w:val="28"/>
        </w:rPr>
      </w:pPr>
    </w:p>
    <w:p w14:paraId="198FB57C" w14:textId="77777777" w:rsidR="00632CCF" w:rsidRPr="00AF733C" w:rsidRDefault="001E69D0" w:rsidP="00632CCF">
      <w:pPr>
        <w:spacing w:line="360" w:lineRule="auto"/>
        <w:ind w:firstLine="709"/>
        <w:jc w:val="right"/>
        <w:rPr>
          <w:i/>
          <w:sz w:val="28"/>
          <w:szCs w:val="28"/>
        </w:rPr>
      </w:pP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k|k-1</m:t>
            </m:r>
          </m:sub>
        </m:sSub>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T</m:t>
            </m:r>
          </m:sup>
        </m:sSup>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CP</m:t>
                </m:r>
              </m:e>
              <m:sub>
                <m:r>
                  <w:rPr>
                    <w:rFonts w:ascii="Cambria Math" w:hAnsi="Cambria Math"/>
                    <w:sz w:val="28"/>
                    <w:szCs w:val="28"/>
                  </w:rPr>
                  <m:t>k|k-1</m:t>
                </m:r>
              </m:sub>
            </m:sSub>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T</m:t>
                </m:r>
              </m:sup>
            </m:sSup>
            <m:r>
              <w:rPr>
                <w:rFonts w:ascii="Cambria Math" w:hAnsi="Cambria Math"/>
                <w:sz w:val="28"/>
                <w:szCs w:val="28"/>
              </w:rPr>
              <m:t>+R)</m:t>
            </m:r>
          </m:e>
          <m:sup>
            <m:r>
              <w:rPr>
                <w:rFonts w:ascii="Cambria Math" w:hAnsi="Cambria Math"/>
                <w:sz w:val="28"/>
                <w:szCs w:val="28"/>
              </w:rPr>
              <m:t>-1</m:t>
            </m:r>
          </m:sup>
        </m:sSup>
        <m:r>
          <w:rPr>
            <w:rFonts w:ascii="Cambria Math" w:hAnsi="Cambria Math"/>
            <w:sz w:val="28"/>
            <w:szCs w:val="28"/>
          </w:rPr>
          <m:t>,</m:t>
        </m:r>
      </m:oMath>
      <w:r w:rsidR="00632CCF">
        <w:rPr>
          <w:i/>
          <w:sz w:val="28"/>
          <w:szCs w:val="28"/>
        </w:rPr>
        <w:t xml:space="preserve">                             </w:t>
      </w:r>
      <w:r w:rsidR="00632CCF" w:rsidRPr="00AF733C">
        <w:rPr>
          <w:iCs/>
          <w:sz w:val="28"/>
          <w:szCs w:val="28"/>
        </w:rPr>
        <w:t>(</w:t>
      </w:r>
      <w:r w:rsidR="00632CCF">
        <w:rPr>
          <w:iCs/>
          <w:sz w:val="28"/>
          <w:szCs w:val="28"/>
        </w:rPr>
        <w:t>22)</w:t>
      </w:r>
    </w:p>
    <w:p w14:paraId="393225B2" w14:textId="77777777" w:rsidR="00632CCF" w:rsidRPr="00AA4897" w:rsidRDefault="00632CCF" w:rsidP="00632CCF">
      <w:pPr>
        <w:spacing w:line="360" w:lineRule="auto"/>
        <w:ind w:firstLine="709"/>
        <w:jc w:val="both"/>
        <w:rPr>
          <w:i/>
          <w:sz w:val="28"/>
          <w:szCs w:val="28"/>
        </w:rPr>
      </w:pPr>
    </w:p>
    <w:p w14:paraId="53DCFAB9" w14:textId="77777777" w:rsidR="00632CCF" w:rsidRPr="00AA4897" w:rsidRDefault="001E69D0" w:rsidP="00632CCF">
      <w:pPr>
        <w:spacing w:line="360" w:lineRule="auto"/>
        <w:ind w:firstLine="709"/>
        <w:jc w:val="right"/>
        <w:rPr>
          <w:iCs/>
          <w:sz w:val="28"/>
          <w:szCs w:val="28"/>
        </w:rPr>
      </w:pPr>
      <m:oMath>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k</m:t>
            </m:r>
          </m:sub>
        </m:sSub>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γ</m:t>
                    </m:r>
                  </m:e>
                </m:acc>
              </m:e>
              <m:sub>
                <m:r>
                  <w:rPr>
                    <w:rFonts w:ascii="Cambria Math" w:hAnsi="Cambria Math"/>
                    <w:sz w:val="28"/>
                    <w:szCs w:val="28"/>
                  </w:rPr>
                  <m:t>k</m:t>
                </m:r>
              </m:sub>
            </m:sSub>
            <m:r>
              <w:rPr>
                <w:rFonts w:ascii="Cambria Math" w:hAnsi="Cambria Math"/>
                <w:sz w:val="28"/>
                <w:szCs w:val="28"/>
              </w:rPr>
              <m:t>-C</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sub>
            </m:sSub>
          </m:e>
        </m:d>
        <m:r>
          <w:rPr>
            <w:rFonts w:ascii="Cambria Math" w:hAnsi="Cambria Math"/>
            <w:sz w:val="28"/>
            <w:szCs w:val="28"/>
          </w:rPr>
          <m:t>,</m:t>
        </m:r>
      </m:oMath>
      <w:r w:rsidR="00632CCF" w:rsidRPr="00AA4897">
        <w:rPr>
          <w:i/>
          <w:sz w:val="28"/>
          <w:szCs w:val="28"/>
        </w:rPr>
        <w:t xml:space="preserve">                            </w:t>
      </w:r>
      <w:r w:rsidR="00632CCF" w:rsidRPr="00AA4897">
        <w:rPr>
          <w:iCs/>
          <w:sz w:val="28"/>
          <w:szCs w:val="28"/>
        </w:rPr>
        <w:t>(23)</w:t>
      </w:r>
    </w:p>
    <w:p w14:paraId="5F8B7BF9" w14:textId="77777777" w:rsidR="00632CCF" w:rsidRPr="00AA4897" w:rsidRDefault="00632CCF" w:rsidP="00632CCF">
      <w:pPr>
        <w:spacing w:line="360" w:lineRule="auto"/>
        <w:ind w:firstLine="709"/>
        <w:jc w:val="both"/>
        <w:rPr>
          <w:i/>
          <w:sz w:val="28"/>
          <w:szCs w:val="28"/>
        </w:rPr>
      </w:pPr>
    </w:p>
    <w:p w14:paraId="051FE776" w14:textId="77777777" w:rsidR="00632CCF" w:rsidRPr="00F42F68" w:rsidRDefault="001E69D0" w:rsidP="00632CCF">
      <w:pPr>
        <w:spacing w:line="360" w:lineRule="auto"/>
        <w:ind w:firstLine="709"/>
        <w:jc w:val="right"/>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k</m:t>
            </m:r>
          </m:sub>
        </m:sSub>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k</m:t>
                </m:r>
              </m:sub>
            </m:sSub>
            <m:r>
              <w:rPr>
                <w:rFonts w:ascii="Cambria Math" w:hAnsi="Cambria Math"/>
                <w:sz w:val="28"/>
                <w:szCs w:val="28"/>
                <w:lang w:val="en-US"/>
              </w:rPr>
              <m:t>C</m:t>
            </m:r>
          </m:e>
        </m:d>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k|k-1</m:t>
            </m:r>
          </m:sub>
        </m:sSub>
        <m:r>
          <w:rPr>
            <w:rFonts w:ascii="Cambria Math" w:hAnsi="Cambria Math"/>
            <w:sz w:val="28"/>
            <w:szCs w:val="28"/>
          </w:rPr>
          <m:t>,</m:t>
        </m:r>
      </m:oMath>
      <w:r w:rsidR="00632CCF">
        <w:rPr>
          <w:sz w:val="28"/>
          <w:szCs w:val="28"/>
        </w:rPr>
        <w:t xml:space="preserve">                                    (24)</w:t>
      </w:r>
    </w:p>
    <w:p w14:paraId="33FF51D7" w14:textId="77777777" w:rsidR="00632CCF" w:rsidRDefault="00632CCF" w:rsidP="00632CCF">
      <w:pPr>
        <w:spacing w:line="360" w:lineRule="auto"/>
        <w:ind w:firstLine="709"/>
        <w:jc w:val="both"/>
        <w:rPr>
          <w:sz w:val="28"/>
          <w:szCs w:val="28"/>
        </w:rPr>
      </w:pPr>
    </w:p>
    <w:p w14:paraId="64F372E1" w14:textId="77777777" w:rsidR="00632CCF" w:rsidRPr="00AF733C" w:rsidRDefault="00632CCF" w:rsidP="00632CCF">
      <w:pPr>
        <w:spacing w:line="360" w:lineRule="auto"/>
        <w:ind w:firstLine="709"/>
        <w:jc w:val="both"/>
        <w:rPr>
          <w:sz w:val="28"/>
          <w:szCs w:val="28"/>
        </w:rPr>
      </w:pPr>
      <w:r>
        <w:rPr>
          <w:sz w:val="28"/>
          <w:szCs w:val="28"/>
        </w:rPr>
        <w:lastRenderedPageBreak/>
        <w:t xml:space="preserve">где </w:t>
      </w:r>
      <m:oMath>
        <m:acc>
          <m:accPr>
            <m:ctrlPr>
              <w:rPr>
                <w:rFonts w:ascii="Cambria Math" w:hAnsi="Cambria Math"/>
                <w:i/>
                <w:sz w:val="28"/>
                <w:szCs w:val="28"/>
                <w:lang w:val="en-US"/>
              </w:rPr>
            </m:ctrlPr>
          </m:accPr>
          <m:e>
            <m:r>
              <w:rPr>
                <w:rFonts w:ascii="Cambria Math" w:hAnsi="Cambria Math"/>
                <w:sz w:val="28"/>
                <w:szCs w:val="28"/>
                <w:lang w:val="en-US"/>
              </w:rPr>
              <m:t>x</m:t>
            </m:r>
          </m:e>
        </m:acc>
        <m:r>
          <w:rPr>
            <w:rFonts w:ascii="Cambria Math" w:hAnsi="Cambria Math"/>
            <w:sz w:val="28"/>
            <w:szCs w:val="28"/>
          </w:rPr>
          <m:t>=</m:t>
        </m:r>
        <m:sSup>
          <m:sSupPr>
            <m:ctrlPr>
              <w:rPr>
                <w:rFonts w:ascii="Cambria Math" w:hAnsi="Cambria Math"/>
                <w:i/>
                <w:sz w:val="28"/>
                <w:szCs w:val="28"/>
                <w:lang w:val="en-US"/>
              </w:rPr>
            </m:ctrlPr>
          </m:sSupPr>
          <m:e>
            <m:d>
              <m:dPr>
                <m:begChr m:val="["/>
                <m:endChr m:val="]"/>
                <m:ctrlPr>
                  <w:rPr>
                    <w:rFonts w:ascii="Cambria Math" w:hAnsi="Cambria Math"/>
                    <w:i/>
                    <w:sz w:val="28"/>
                    <w:szCs w:val="28"/>
                    <w:lang w:val="en-US"/>
                  </w:rPr>
                </m:ctrlPr>
              </m:dPr>
              <m:e>
                <m:r>
                  <w:rPr>
                    <w:rFonts w:ascii="Cambria Math" w:hAnsi="Cambria Math"/>
                    <w:sz w:val="28"/>
                    <w:szCs w:val="28"/>
                  </w:rPr>
                  <m:t>γ,</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xb</m:t>
                    </m:r>
                  </m:sub>
                </m:sSub>
              </m:e>
            </m:d>
          </m:e>
          <m:sup>
            <m:r>
              <w:rPr>
                <w:rFonts w:ascii="Cambria Math" w:hAnsi="Cambria Math"/>
                <w:sz w:val="28"/>
                <w:szCs w:val="28"/>
                <w:lang w:val="en-US"/>
              </w:rPr>
              <m:t>T</m:t>
            </m:r>
          </m:sup>
        </m:sSup>
      </m:oMath>
      <w:r w:rsidRPr="00F42F68">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d</m:t>
            </m:r>
          </m:sub>
        </m:sSub>
      </m:oMath>
      <w:r w:rsidRPr="00F42F68">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d</m:t>
            </m:r>
          </m:sub>
        </m:sSub>
      </m:oMath>
      <w:r w:rsidRPr="00F42F68">
        <w:rPr>
          <w:sz w:val="28"/>
          <w:szCs w:val="28"/>
        </w:rPr>
        <w:t xml:space="preserve"> </w:t>
      </w:r>
      <w:r>
        <w:rPr>
          <w:sz w:val="28"/>
          <w:szCs w:val="28"/>
        </w:rPr>
        <w:t>–</w:t>
      </w:r>
      <w:r w:rsidRPr="00F42F68">
        <w:rPr>
          <w:sz w:val="28"/>
          <w:szCs w:val="28"/>
        </w:rPr>
        <w:t xml:space="preserve"> </w:t>
      </w:r>
      <w:r>
        <w:rPr>
          <w:sz w:val="28"/>
          <w:szCs w:val="28"/>
        </w:rPr>
        <w:t xml:space="preserve">матрицы системы;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k</m:t>
            </m:r>
          </m:sub>
        </m:sSub>
      </m:oMath>
      <w:r w:rsidRPr="00F42F68">
        <w:rPr>
          <w:sz w:val="28"/>
          <w:szCs w:val="28"/>
        </w:rPr>
        <w:t xml:space="preserve"> </w:t>
      </w:r>
      <w:r>
        <w:rPr>
          <w:sz w:val="28"/>
          <w:szCs w:val="28"/>
        </w:rPr>
        <w:t>–</w:t>
      </w:r>
      <w:r w:rsidRPr="00F42F68">
        <w:rPr>
          <w:sz w:val="28"/>
          <w:szCs w:val="28"/>
        </w:rPr>
        <w:t xml:space="preserve"> </w:t>
      </w:r>
      <w:r>
        <w:rPr>
          <w:sz w:val="28"/>
          <w:szCs w:val="28"/>
        </w:rPr>
        <w:t xml:space="preserve">ковариация шума гироскопа; </w:t>
      </w:r>
      <m:oMath>
        <m:r>
          <w:rPr>
            <w:rFonts w:ascii="Cambria Math" w:hAnsi="Cambria Math"/>
            <w:sz w:val="28"/>
            <w:szCs w:val="28"/>
          </w:rPr>
          <m:t>R</m:t>
        </m:r>
      </m:oMath>
      <w:r w:rsidRPr="00F42F68">
        <w:rPr>
          <w:sz w:val="28"/>
          <w:szCs w:val="28"/>
        </w:rPr>
        <w:t xml:space="preserve"> </w:t>
      </w:r>
      <w:r>
        <w:rPr>
          <w:sz w:val="28"/>
          <w:szCs w:val="28"/>
        </w:rPr>
        <w:t>–</w:t>
      </w:r>
      <w:r w:rsidRPr="00F42F68">
        <w:rPr>
          <w:sz w:val="28"/>
          <w:szCs w:val="28"/>
        </w:rPr>
        <w:t xml:space="preserve"> </w:t>
      </w:r>
      <w:r>
        <w:rPr>
          <w:sz w:val="28"/>
          <w:szCs w:val="28"/>
        </w:rPr>
        <w:t xml:space="preserve">ковариация шума акселерометра; </w:t>
      </w:r>
      <m:oMath>
        <m:r>
          <w:rPr>
            <w:rFonts w:ascii="Cambria Math" w:hAnsi="Cambria Math"/>
            <w:sz w:val="28"/>
            <w:szCs w:val="28"/>
          </w:rPr>
          <m:t>C=</m:t>
        </m:r>
        <m:d>
          <m:dPr>
            <m:begChr m:val="["/>
            <m:endChr m:val="]"/>
            <m:ctrlPr>
              <w:rPr>
                <w:rFonts w:ascii="Cambria Math" w:hAnsi="Cambria Math"/>
                <w:i/>
                <w:sz w:val="28"/>
                <w:szCs w:val="28"/>
              </w:rPr>
            </m:ctrlPr>
          </m:dPr>
          <m:e>
            <m:r>
              <w:rPr>
                <w:rFonts w:ascii="Cambria Math" w:hAnsi="Cambria Math"/>
                <w:sz w:val="28"/>
                <w:szCs w:val="28"/>
              </w:rPr>
              <m:t>1,0</m:t>
            </m:r>
          </m:e>
        </m:d>
      </m:oMath>
      <w:r w:rsidRPr="006508E5">
        <w:rPr>
          <w:sz w:val="28"/>
          <w:szCs w:val="28"/>
        </w:rPr>
        <w:t>.</w:t>
      </w:r>
    </w:p>
    <w:p w14:paraId="6A8B1068" w14:textId="77777777" w:rsidR="00632CCF" w:rsidRDefault="00632CCF" w:rsidP="00632CCF">
      <w:pPr>
        <w:spacing w:line="360" w:lineRule="auto"/>
        <w:ind w:firstLine="709"/>
        <w:jc w:val="both"/>
        <w:rPr>
          <w:sz w:val="28"/>
          <w:szCs w:val="28"/>
        </w:rPr>
      </w:pPr>
      <w:r>
        <w:rPr>
          <w:sz w:val="28"/>
          <w:szCs w:val="28"/>
        </w:rPr>
        <w:t>Матрицы в явном виде</w:t>
      </w:r>
      <w:r w:rsidRPr="00C5355E">
        <w:rPr>
          <w:sz w:val="28"/>
          <w:szCs w:val="28"/>
        </w:rPr>
        <w:t>:</w:t>
      </w:r>
    </w:p>
    <w:p w14:paraId="74014A7B" w14:textId="77777777" w:rsidR="00632CCF" w:rsidRDefault="00632CCF" w:rsidP="00632CCF">
      <w:pPr>
        <w:spacing w:line="360" w:lineRule="auto"/>
        <w:ind w:firstLine="709"/>
        <w:jc w:val="both"/>
        <w:rPr>
          <w:sz w:val="28"/>
          <w:szCs w:val="28"/>
        </w:rPr>
      </w:pPr>
    </w:p>
    <w:p w14:paraId="709355AE" w14:textId="77777777" w:rsidR="00632CCF" w:rsidRDefault="001E69D0" w:rsidP="00632CCF">
      <w:pPr>
        <w:spacing w:line="360" w:lineRule="auto"/>
        <w:ind w:firstLine="709"/>
        <w:jc w:val="center"/>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d</m:t>
            </m:r>
          </m:sub>
        </m:sSub>
        <m:r>
          <w:rPr>
            <w:rFonts w:ascii="Cambria Math" w:hAnsi="Cambria Math"/>
            <w:sz w:val="28"/>
            <w:szCs w:val="28"/>
          </w:rPr>
          <m:t>=</m:t>
        </m:r>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r>
                    <w:rPr>
                      <w:rFonts w:ascii="Cambria Math" w:hAnsi="Cambria Math"/>
                      <w:sz w:val="28"/>
                      <w:szCs w:val="28"/>
                    </w:rPr>
                    <m:t>1</m:t>
                  </m:r>
                </m:e>
                <m:e>
                  <m:r>
                    <w:rPr>
                      <w:rFonts w:ascii="Cambria Math" w:hAnsi="Cambria Math"/>
                      <w:sz w:val="28"/>
                      <w:szCs w:val="28"/>
                    </w:rPr>
                    <m:t>-h</m:t>
                  </m:r>
                </m:e>
              </m:mr>
              <m:mr>
                <m:e>
                  <m:r>
                    <w:rPr>
                      <w:rFonts w:ascii="Cambria Math" w:hAnsi="Cambria Math"/>
                      <w:sz w:val="28"/>
                      <w:szCs w:val="28"/>
                    </w:rPr>
                    <m:t>0</m:t>
                  </m:r>
                </m:e>
                <m:e>
                  <m:r>
                    <w:rPr>
                      <w:rFonts w:ascii="Cambria Math" w:hAnsi="Cambria Math"/>
                      <w:sz w:val="28"/>
                      <w:szCs w:val="28"/>
                    </w:rPr>
                    <m:t>1</m:t>
                  </m:r>
                </m:e>
              </m:mr>
            </m:m>
          </m:e>
        </m:d>
      </m:oMath>
      <w:r w:rsidR="00632CCF" w:rsidRPr="00C5355E">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d</m:t>
            </m:r>
          </m:sub>
        </m:sSub>
        <m:r>
          <w:rPr>
            <w:rFonts w:ascii="Cambria Math" w:hAnsi="Cambria Math"/>
            <w:sz w:val="28"/>
            <w:szCs w:val="28"/>
          </w:rPr>
          <m:t>=</m:t>
        </m:r>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rPr>
                    <m:t>h</m:t>
                  </m:r>
                </m:e>
              </m:mr>
              <m:mr>
                <m:e>
                  <m:r>
                    <w:rPr>
                      <w:rFonts w:ascii="Cambria Math" w:hAnsi="Cambria Math"/>
                      <w:sz w:val="28"/>
                      <w:szCs w:val="28"/>
                    </w:rPr>
                    <m:t>0</m:t>
                  </m:r>
                </m:e>
              </m:mr>
            </m:m>
          </m:e>
        </m:d>
      </m:oMath>
      <w:r w:rsidR="00632CCF" w:rsidRPr="00C5355E">
        <w:rPr>
          <w:sz w:val="28"/>
          <w:szCs w:val="28"/>
        </w:rPr>
        <w:t xml:space="preserve">, </w:t>
      </w:r>
      <m:oMath>
        <m:r>
          <w:rPr>
            <w:rFonts w:ascii="Cambria Math" w:hAnsi="Cambria Math"/>
            <w:sz w:val="28"/>
            <w:szCs w:val="28"/>
          </w:rPr>
          <m:t>C=</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mr>
            </m:m>
          </m:e>
        </m:d>
      </m:oMath>
      <w:r w:rsidR="00632CCF" w:rsidRPr="00C5355E">
        <w:rPr>
          <w:sz w:val="28"/>
          <w:szCs w:val="28"/>
        </w:rPr>
        <w:t>.</w:t>
      </w:r>
    </w:p>
    <w:p w14:paraId="5F4ADDEF" w14:textId="77777777" w:rsidR="00632CCF" w:rsidRDefault="00632CCF" w:rsidP="00632CCF">
      <w:pPr>
        <w:spacing w:line="360" w:lineRule="auto"/>
        <w:ind w:firstLine="709"/>
        <w:jc w:val="both"/>
        <w:rPr>
          <w:sz w:val="28"/>
          <w:szCs w:val="28"/>
        </w:rPr>
      </w:pPr>
    </w:p>
    <w:p w14:paraId="5630FF0D" w14:textId="6125A162" w:rsidR="00632CCF" w:rsidRPr="0069467B" w:rsidRDefault="00632CCF" w:rsidP="00632CCF">
      <w:pPr>
        <w:spacing w:line="360" w:lineRule="auto"/>
        <w:ind w:firstLine="709"/>
        <w:jc w:val="both"/>
        <w:rPr>
          <w:sz w:val="28"/>
          <w:szCs w:val="28"/>
        </w:rPr>
      </w:pPr>
      <w:r>
        <w:rPr>
          <w:sz w:val="28"/>
          <w:szCs w:val="28"/>
        </w:rPr>
        <w:t xml:space="preserve">На основании характеристик </w:t>
      </w:r>
      <w:r>
        <w:rPr>
          <w:sz w:val="28"/>
          <w:szCs w:val="28"/>
          <w:lang w:val="en-US"/>
        </w:rPr>
        <w:t>MPU</w:t>
      </w:r>
      <w:r w:rsidRPr="00C5355E">
        <w:rPr>
          <w:sz w:val="28"/>
          <w:szCs w:val="28"/>
        </w:rPr>
        <w:t xml:space="preserve">6050 </w:t>
      </w:r>
      <w:r>
        <w:rPr>
          <w:sz w:val="28"/>
          <w:szCs w:val="28"/>
        </w:rPr>
        <w:t>параметры ковариации могут быть выбраны как</w:t>
      </w:r>
      <w:r w:rsidRPr="00C5355E">
        <w:rPr>
          <w:sz w:val="28"/>
          <w:szCs w:val="28"/>
        </w:rPr>
        <w:t xml:space="preserve">: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ω</m:t>
            </m:r>
          </m:sub>
        </m:sSub>
        <m:r>
          <w:rPr>
            <w:rFonts w:ascii="Cambria Math" w:hAnsi="Cambria Math"/>
            <w:sz w:val="28"/>
            <w:szCs w:val="28"/>
          </w:rPr>
          <m:t>=0,04</m:t>
        </m:r>
      </m:oMath>
      <w:r w:rsidRPr="00C5355E">
        <w:rPr>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γ</m:t>
            </m:r>
          </m:sub>
        </m:sSub>
        <m:r>
          <w:rPr>
            <w:rFonts w:ascii="Cambria Math" w:hAnsi="Cambria Math"/>
            <w:sz w:val="28"/>
            <w:szCs w:val="28"/>
          </w:rPr>
          <m:t>=0,05</m:t>
        </m:r>
      </m:oMath>
      <w:r w:rsidR="00A51BE4">
        <w:rPr>
          <w:sz w:val="28"/>
          <w:szCs w:val="28"/>
        </w:rPr>
        <w:t xml:space="preserve"> </w:t>
      </w:r>
      <w:r w:rsidR="00A51BE4" w:rsidRPr="00A51BE4">
        <w:rPr>
          <w:sz w:val="28"/>
          <w:szCs w:val="28"/>
        </w:rPr>
        <w:t>[</w:t>
      </w:r>
      <w:r w:rsidR="0069350C" w:rsidRPr="0069350C">
        <w:rPr>
          <w:sz w:val="28"/>
          <w:szCs w:val="28"/>
        </w:rPr>
        <w:t>10</w:t>
      </w:r>
      <w:r w:rsidR="00A51BE4" w:rsidRPr="00A51BE4">
        <w:rPr>
          <w:sz w:val="28"/>
          <w:szCs w:val="28"/>
        </w:rPr>
        <w:t>]</w:t>
      </w:r>
      <w:r w:rsidRPr="00C5355E">
        <w:rPr>
          <w:sz w:val="28"/>
          <w:szCs w:val="28"/>
        </w:rPr>
        <w:t>.</w:t>
      </w:r>
      <w:r>
        <w:rPr>
          <w:sz w:val="28"/>
          <w:szCs w:val="28"/>
        </w:rPr>
        <w:t xml:space="preserve"> Начальное значение ковариационной матрицы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rPr>
              <m:t>0</m:t>
            </m:r>
          </m:sub>
        </m:sSub>
      </m:oMath>
      <w:r>
        <w:rPr>
          <w:sz w:val="28"/>
          <w:szCs w:val="28"/>
        </w:rPr>
        <w:t xml:space="preserve"> может быть задано нулями или малыми положительными значениями.</w:t>
      </w:r>
    </w:p>
    <w:p w14:paraId="30B57EC6" w14:textId="77777777" w:rsidR="00632CCF" w:rsidRDefault="00632CCF" w:rsidP="00632CCF">
      <w:pPr>
        <w:spacing w:line="360" w:lineRule="auto"/>
        <w:ind w:firstLine="709"/>
        <w:jc w:val="both"/>
        <w:rPr>
          <w:sz w:val="28"/>
          <w:szCs w:val="28"/>
        </w:rPr>
      </w:pPr>
      <w:r w:rsidRPr="0069467B">
        <w:rPr>
          <w:sz w:val="28"/>
          <w:szCs w:val="28"/>
        </w:rPr>
        <w:t xml:space="preserve">Применение фильтра Калмана позволяет получить оценку угловой скорости наноспутника с учетом смещения гироскопа и шумов акселерометра. Такая модель обеспечивает устойчивую работу в условиях </w:t>
      </w:r>
      <w:proofErr w:type="spellStart"/>
      <w:r w:rsidRPr="0069467B">
        <w:rPr>
          <w:sz w:val="28"/>
          <w:szCs w:val="28"/>
        </w:rPr>
        <w:t>микрогравитации</w:t>
      </w:r>
      <w:proofErr w:type="spellEnd"/>
      <w:r w:rsidRPr="0069467B">
        <w:rPr>
          <w:sz w:val="28"/>
          <w:szCs w:val="28"/>
        </w:rPr>
        <w:t xml:space="preserve"> и вибраций, характерных для космических аппаратов малого класса.</w:t>
      </w:r>
      <w:r w:rsidRPr="008C41DD">
        <w:rPr>
          <w:sz w:val="28"/>
          <w:szCs w:val="28"/>
        </w:rPr>
        <w:t xml:space="preserve"> </w:t>
      </w:r>
    </w:p>
    <w:p w14:paraId="3DCD3EBB" w14:textId="77777777" w:rsidR="00632CCF" w:rsidRDefault="00632CCF" w:rsidP="00632CCF">
      <w:pPr>
        <w:spacing w:line="360" w:lineRule="auto"/>
        <w:ind w:firstLine="709"/>
        <w:jc w:val="both"/>
        <w:rPr>
          <w:sz w:val="28"/>
          <w:szCs w:val="28"/>
        </w:rPr>
      </w:pPr>
      <w:r w:rsidRPr="0048616F">
        <w:rPr>
          <w:sz w:val="28"/>
          <w:szCs w:val="28"/>
        </w:rPr>
        <w:t>Таким образом, применение MEMS-инерциальных модулей с алгоритмами фильтрации Калмана представляет собой</w:t>
      </w:r>
      <w:r>
        <w:rPr>
          <w:sz w:val="28"/>
          <w:szCs w:val="28"/>
        </w:rPr>
        <w:t xml:space="preserve"> </w:t>
      </w:r>
      <w:r w:rsidRPr="0048616F">
        <w:rPr>
          <w:sz w:val="28"/>
          <w:szCs w:val="28"/>
        </w:rPr>
        <w:t>технологически обоснованное решение</w:t>
      </w:r>
      <w:r>
        <w:rPr>
          <w:sz w:val="28"/>
          <w:szCs w:val="28"/>
        </w:rPr>
        <w:t>, позволяющее решать</w:t>
      </w:r>
      <w:r w:rsidRPr="0048616F">
        <w:rPr>
          <w:sz w:val="28"/>
          <w:szCs w:val="28"/>
        </w:rPr>
        <w:t xml:space="preserve"> задач</w:t>
      </w:r>
      <w:r>
        <w:rPr>
          <w:sz w:val="28"/>
          <w:szCs w:val="28"/>
        </w:rPr>
        <w:t>и</w:t>
      </w:r>
      <w:r w:rsidRPr="0048616F">
        <w:rPr>
          <w:sz w:val="28"/>
          <w:szCs w:val="28"/>
        </w:rPr>
        <w:t xml:space="preserve"> ориентации и стабилизации малых космических аппаратов</w:t>
      </w:r>
      <w:r>
        <w:rPr>
          <w:sz w:val="28"/>
          <w:szCs w:val="28"/>
        </w:rPr>
        <w:t>.</w:t>
      </w:r>
    </w:p>
    <w:p w14:paraId="05EC6CBF" w14:textId="77777777" w:rsidR="00632CCF" w:rsidRPr="0048616F" w:rsidRDefault="00632CCF" w:rsidP="00632CCF">
      <w:pPr>
        <w:spacing w:line="360" w:lineRule="auto"/>
        <w:ind w:firstLine="709"/>
        <w:jc w:val="both"/>
        <w:rPr>
          <w:sz w:val="28"/>
          <w:szCs w:val="28"/>
        </w:rPr>
      </w:pPr>
    </w:p>
    <w:p w14:paraId="5A148293" w14:textId="7CAC9886" w:rsidR="00632CCF" w:rsidRPr="00E00B07" w:rsidRDefault="00632CCF" w:rsidP="00DC5ED7">
      <w:pPr>
        <w:pStyle w:val="12"/>
        <w:ind w:left="0" w:firstLine="709"/>
      </w:pPr>
      <w:bookmarkStart w:id="31" w:name="_Toc198763551"/>
      <w:r w:rsidRPr="00E00B07">
        <w:t xml:space="preserve">Интерфейс I²C и его роль в </w:t>
      </w:r>
      <w:proofErr w:type="spellStart"/>
      <w:r w:rsidR="00DC5ED7">
        <w:t>СОиС</w:t>
      </w:r>
      <w:proofErr w:type="spellEnd"/>
      <w:r w:rsidRPr="00E00B07">
        <w:t xml:space="preserve"> наноспутников</w:t>
      </w:r>
      <w:bookmarkEnd w:id="31"/>
    </w:p>
    <w:p w14:paraId="70BA57BE" w14:textId="37C518DF" w:rsidR="00F313AF" w:rsidRPr="00876F9D" w:rsidRDefault="00632CCF" w:rsidP="00F313AF">
      <w:pPr>
        <w:spacing w:line="360" w:lineRule="auto"/>
        <w:ind w:firstLine="709"/>
        <w:jc w:val="both"/>
        <w:rPr>
          <w:sz w:val="28"/>
          <w:szCs w:val="28"/>
        </w:rPr>
      </w:pPr>
      <w:r>
        <w:rPr>
          <w:sz w:val="28"/>
          <w:szCs w:val="28"/>
        </w:rPr>
        <w:t xml:space="preserve">Шина </w:t>
      </w:r>
      <w:r w:rsidRPr="00876F9D">
        <w:rPr>
          <w:sz w:val="28"/>
          <w:szCs w:val="28"/>
        </w:rPr>
        <w:t>I²C</w:t>
      </w:r>
      <w:r>
        <w:rPr>
          <w:sz w:val="28"/>
          <w:szCs w:val="28"/>
        </w:rPr>
        <w:t xml:space="preserve"> </w:t>
      </w:r>
      <w:r w:rsidRPr="00876F9D">
        <w:rPr>
          <w:sz w:val="28"/>
          <w:szCs w:val="28"/>
        </w:rPr>
        <w:t xml:space="preserve">(Inter-Integrated </w:t>
      </w:r>
      <w:proofErr w:type="spellStart"/>
      <w:r w:rsidRPr="00876F9D">
        <w:rPr>
          <w:sz w:val="28"/>
          <w:szCs w:val="28"/>
        </w:rPr>
        <w:t>Circuit</w:t>
      </w:r>
      <w:proofErr w:type="spellEnd"/>
      <w:r w:rsidRPr="00876F9D">
        <w:rPr>
          <w:sz w:val="28"/>
          <w:szCs w:val="28"/>
        </w:rPr>
        <w:t>) используется для связи между интегральными микросхемами</w:t>
      </w:r>
      <w:r w:rsidRPr="005D5878">
        <w:rPr>
          <w:sz w:val="28"/>
          <w:szCs w:val="28"/>
        </w:rPr>
        <w:t xml:space="preserve"> </w:t>
      </w:r>
      <w:r>
        <w:rPr>
          <w:sz w:val="28"/>
          <w:szCs w:val="28"/>
        </w:rPr>
        <w:t>и может обеспечить в</w:t>
      </w:r>
      <w:r w:rsidRPr="00876F9D">
        <w:rPr>
          <w:sz w:val="28"/>
          <w:szCs w:val="28"/>
        </w:rPr>
        <w:t>заимодействи</w:t>
      </w:r>
      <w:r>
        <w:rPr>
          <w:sz w:val="28"/>
          <w:szCs w:val="28"/>
        </w:rPr>
        <w:t>е</w:t>
      </w:r>
      <w:r w:rsidRPr="00876F9D">
        <w:rPr>
          <w:sz w:val="28"/>
          <w:szCs w:val="28"/>
        </w:rPr>
        <w:t xml:space="preserve"> между микроконтроллером и инерциальными измерительными модулями в составе системы ориентации и стабилизации наноспутника</w:t>
      </w:r>
      <w:r>
        <w:rPr>
          <w:sz w:val="28"/>
          <w:szCs w:val="28"/>
        </w:rPr>
        <w:t xml:space="preserve">. </w:t>
      </w:r>
      <w:r w:rsidRPr="00876F9D">
        <w:rPr>
          <w:sz w:val="28"/>
          <w:szCs w:val="28"/>
        </w:rPr>
        <w:t xml:space="preserve">представляет собой широко распространённый </w:t>
      </w:r>
      <w:proofErr w:type="spellStart"/>
      <w:r w:rsidRPr="00876F9D">
        <w:rPr>
          <w:sz w:val="28"/>
          <w:szCs w:val="28"/>
        </w:rPr>
        <w:t>двупроводной</w:t>
      </w:r>
      <w:proofErr w:type="spellEnd"/>
      <w:r w:rsidRPr="00876F9D">
        <w:rPr>
          <w:sz w:val="28"/>
          <w:szCs w:val="28"/>
        </w:rPr>
        <w:t xml:space="preserve"> протокол обмена данными, разработанный фирмой Philips</w:t>
      </w:r>
      <w:r>
        <w:rPr>
          <w:sz w:val="28"/>
          <w:szCs w:val="28"/>
        </w:rPr>
        <w:t>.</w:t>
      </w:r>
      <w:r w:rsidRPr="005D5878">
        <w:rPr>
          <w:sz w:val="28"/>
          <w:szCs w:val="28"/>
        </w:rPr>
        <w:t xml:space="preserve"> </w:t>
      </w:r>
    </w:p>
    <w:p w14:paraId="00390B54" w14:textId="77777777" w:rsidR="00632CCF" w:rsidRDefault="00632CCF" w:rsidP="00632CCF">
      <w:pPr>
        <w:spacing w:line="360" w:lineRule="auto"/>
        <w:ind w:firstLine="709"/>
        <w:jc w:val="both"/>
        <w:rPr>
          <w:sz w:val="28"/>
          <w:szCs w:val="28"/>
        </w:rPr>
      </w:pPr>
      <w:r w:rsidRPr="00876F9D">
        <w:rPr>
          <w:sz w:val="28"/>
          <w:szCs w:val="28"/>
        </w:rPr>
        <w:t>Основные характеристики интерфейса I²C:</w:t>
      </w:r>
    </w:p>
    <w:p w14:paraId="27744CAA" w14:textId="75FD48A9" w:rsidR="00632CCF" w:rsidRPr="00156FE3" w:rsidRDefault="007A480D" w:rsidP="007A480D">
      <w:pPr>
        <w:pStyle w:val="ListParagraph"/>
        <w:numPr>
          <w:ilvl w:val="0"/>
          <w:numId w:val="27"/>
        </w:numPr>
        <w:spacing w:line="360" w:lineRule="auto"/>
        <w:ind w:left="0" w:firstLine="709"/>
        <w:jc w:val="both"/>
        <w:rPr>
          <w:rFonts w:ascii="Times New Roman" w:hAnsi="Times New Roman"/>
          <w:sz w:val="28"/>
          <w:szCs w:val="28"/>
          <w:lang w:val="en-US"/>
        </w:rPr>
      </w:pPr>
      <w:r>
        <w:rPr>
          <w:rFonts w:ascii="Times New Roman" w:hAnsi="Times New Roman"/>
          <w:sz w:val="28"/>
          <w:szCs w:val="28"/>
        </w:rPr>
        <w:t>Количество</w:t>
      </w:r>
      <w:r w:rsidR="00632CCF" w:rsidRPr="00156FE3">
        <w:rPr>
          <w:rFonts w:ascii="Times New Roman" w:hAnsi="Times New Roman"/>
          <w:sz w:val="28"/>
          <w:szCs w:val="28"/>
          <w:lang w:val="en-US"/>
        </w:rPr>
        <w:t xml:space="preserve"> </w:t>
      </w:r>
      <w:r>
        <w:rPr>
          <w:rFonts w:ascii="Times New Roman" w:hAnsi="Times New Roman"/>
          <w:sz w:val="28"/>
          <w:szCs w:val="28"/>
        </w:rPr>
        <w:t>линий</w:t>
      </w:r>
      <w:r w:rsidR="00632CCF" w:rsidRPr="00156FE3">
        <w:rPr>
          <w:rFonts w:ascii="Times New Roman" w:hAnsi="Times New Roman"/>
          <w:sz w:val="28"/>
          <w:szCs w:val="28"/>
          <w:lang w:val="en-US"/>
        </w:rPr>
        <w:t xml:space="preserve">: 2 </w:t>
      </w:r>
      <w:r>
        <w:rPr>
          <w:rFonts w:ascii="Times New Roman" w:hAnsi="Times New Roman"/>
          <w:sz w:val="28"/>
          <w:szCs w:val="28"/>
        </w:rPr>
        <w:t>линии</w:t>
      </w:r>
      <w:r w:rsidR="00632CCF" w:rsidRPr="00156FE3">
        <w:rPr>
          <w:rFonts w:ascii="Times New Roman" w:hAnsi="Times New Roman"/>
          <w:sz w:val="28"/>
          <w:szCs w:val="28"/>
          <w:lang w:val="en-US"/>
        </w:rPr>
        <w:t xml:space="preserve"> — SDA (Serial Data) и SCL (Serial Clock).</w:t>
      </w:r>
    </w:p>
    <w:p w14:paraId="33ADE39C" w14:textId="77777777" w:rsidR="00632CCF" w:rsidRPr="00156FE3" w:rsidRDefault="00632CCF" w:rsidP="00632CCF">
      <w:pPr>
        <w:pStyle w:val="ListParagraph"/>
        <w:numPr>
          <w:ilvl w:val="0"/>
          <w:numId w:val="27"/>
        </w:numPr>
        <w:spacing w:line="360" w:lineRule="auto"/>
        <w:ind w:left="0" w:firstLine="709"/>
        <w:jc w:val="both"/>
        <w:rPr>
          <w:rFonts w:ascii="Times New Roman" w:hAnsi="Times New Roman"/>
          <w:sz w:val="28"/>
          <w:szCs w:val="28"/>
        </w:rPr>
      </w:pPr>
      <w:r w:rsidRPr="00156FE3">
        <w:rPr>
          <w:rFonts w:ascii="Times New Roman" w:hAnsi="Times New Roman"/>
          <w:sz w:val="28"/>
          <w:szCs w:val="28"/>
        </w:rPr>
        <w:lastRenderedPageBreak/>
        <w:t>Режимы работы: одно ведущее устройство (</w:t>
      </w:r>
      <w:proofErr w:type="spellStart"/>
      <w:r w:rsidRPr="00156FE3">
        <w:rPr>
          <w:rFonts w:ascii="Times New Roman" w:hAnsi="Times New Roman"/>
          <w:sz w:val="28"/>
          <w:szCs w:val="28"/>
        </w:rPr>
        <w:t>master</w:t>
      </w:r>
      <w:proofErr w:type="spellEnd"/>
      <w:r w:rsidRPr="00156FE3">
        <w:rPr>
          <w:rFonts w:ascii="Times New Roman" w:hAnsi="Times New Roman"/>
          <w:sz w:val="28"/>
          <w:szCs w:val="28"/>
        </w:rPr>
        <w:t>) и одно или несколько ведомых (</w:t>
      </w:r>
      <w:proofErr w:type="spellStart"/>
      <w:r w:rsidRPr="00156FE3">
        <w:rPr>
          <w:rFonts w:ascii="Times New Roman" w:hAnsi="Times New Roman"/>
          <w:sz w:val="28"/>
          <w:szCs w:val="28"/>
        </w:rPr>
        <w:t>slave</w:t>
      </w:r>
      <w:proofErr w:type="spellEnd"/>
      <w:r w:rsidRPr="00156FE3">
        <w:rPr>
          <w:rFonts w:ascii="Times New Roman" w:hAnsi="Times New Roman"/>
          <w:sz w:val="28"/>
          <w:szCs w:val="28"/>
        </w:rPr>
        <w:t>).</w:t>
      </w:r>
    </w:p>
    <w:p w14:paraId="3101B555" w14:textId="77777777" w:rsidR="00632CCF" w:rsidRPr="00156FE3" w:rsidRDefault="00632CCF" w:rsidP="00632CCF">
      <w:pPr>
        <w:pStyle w:val="ListParagraph"/>
        <w:numPr>
          <w:ilvl w:val="0"/>
          <w:numId w:val="28"/>
        </w:numPr>
        <w:spacing w:line="360" w:lineRule="auto"/>
        <w:ind w:left="0" w:firstLine="709"/>
        <w:jc w:val="both"/>
        <w:rPr>
          <w:rFonts w:ascii="Times New Roman" w:hAnsi="Times New Roman"/>
          <w:sz w:val="28"/>
          <w:szCs w:val="28"/>
        </w:rPr>
      </w:pPr>
      <w:r w:rsidRPr="00156FE3">
        <w:rPr>
          <w:rFonts w:ascii="Times New Roman" w:hAnsi="Times New Roman"/>
          <w:sz w:val="28"/>
          <w:szCs w:val="28"/>
        </w:rPr>
        <w:t>Адресация: каждое устройство на шине имеет уникальный 7-битный или 10-битный адрес.</w:t>
      </w:r>
    </w:p>
    <w:p w14:paraId="299659AB" w14:textId="77777777" w:rsidR="00632CCF" w:rsidRPr="00156FE3" w:rsidRDefault="00632CCF" w:rsidP="00632CCF">
      <w:pPr>
        <w:pStyle w:val="ListParagraph"/>
        <w:numPr>
          <w:ilvl w:val="0"/>
          <w:numId w:val="28"/>
        </w:numPr>
        <w:spacing w:line="360" w:lineRule="auto"/>
        <w:ind w:left="0" w:firstLine="709"/>
        <w:jc w:val="both"/>
        <w:rPr>
          <w:rFonts w:ascii="Times New Roman" w:hAnsi="Times New Roman"/>
          <w:sz w:val="28"/>
          <w:szCs w:val="28"/>
        </w:rPr>
      </w:pPr>
      <w:r w:rsidRPr="00156FE3">
        <w:rPr>
          <w:rFonts w:ascii="Times New Roman" w:hAnsi="Times New Roman"/>
          <w:sz w:val="28"/>
          <w:szCs w:val="28"/>
        </w:rPr>
        <w:t>Скорости передачи: стандартная (до 100 кбит/с), быстрая (до 400 кбит/с) и высокая (до 3.4 Мбит/с).</w:t>
      </w:r>
    </w:p>
    <w:p w14:paraId="07FABC28" w14:textId="77777777" w:rsidR="00632CCF" w:rsidRPr="00156FE3" w:rsidRDefault="00632CCF" w:rsidP="00632CCF">
      <w:pPr>
        <w:pStyle w:val="ListParagraph"/>
        <w:numPr>
          <w:ilvl w:val="0"/>
          <w:numId w:val="28"/>
        </w:numPr>
        <w:spacing w:after="0" w:line="360" w:lineRule="auto"/>
        <w:ind w:left="0" w:firstLine="709"/>
        <w:jc w:val="both"/>
        <w:rPr>
          <w:rFonts w:ascii="Times New Roman" w:hAnsi="Times New Roman"/>
          <w:sz w:val="28"/>
          <w:szCs w:val="28"/>
        </w:rPr>
      </w:pPr>
      <w:r w:rsidRPr="00156FE3">
        <w:rPr>
          <w:rFonts w:ascii="Times New Roman" w:hAnsi="Times New Roman"/>
          <w:sz w:val="28"/>
          <w:szCs w:val="28"/>
        </w:rPr>
        <w:t>Возможность многоточечной связи позволяет нескольким устройствам подключиться к одной и той же паре проводов.</w:t>
      </w:r>
    </w:p>
    <w:p w14:paraId="39110580" w14:textId="77777777" w:rsidR="00632CCF" w:rsidRPr="00876F9D" w:rsidRDefault="00632CCF" w:rsidP="00632CCF">
      <w:pPr>
        <w:spacing w:line="360" w:lineRule="auto"/>
        <w:ind w:firstLine="709"/>
        <w:jc w:val="both"/>
        <w:rPr>
          <w:sz w:val="28"/>
          <w:szCs w:val="28"/>
        </w:rPr>
      </w:pPr>
      <w:r w:rsidRPr="00876F9D">
        <w:rPr>
          <w:sz w:val="28"/>
          <w:szCs w:val="28"/>
        </w:rPr>
        <w:t>Обмен данными по</w:t>
      </w:r>
      <w:r>
        <w:rPr>
          <w:sz w:val="28"/>
          <w:szCs w:val="28"/>
        </w:rPr>
        <w:t xml:space="preserve"> шине</w:t>
      </w:r>
      <w:r w:rsidRPr="00876F9D">
        <w:rPr>
          <w:sz w:val="28"/>
          <w:szCs w:val="28"/>
        </w:rPr>
        <w:t xml:space="preserve"> I²C организован в форме строго регламентированной последовательности сигналов</w:t>
      </w:r>
      <w:r>
        <w:rPr>
          <w:sz w:val="28"/>
          <w:szCs w:val="28"/>
        </w:rPr>
        <w:t>, что</w:t>
      </w:r>
      <w:r w:rsidRPr="00876F9D">
        <w:rPr>
          <w:sz w:val="28"/>
          <w:szCs w:val="28"/>
        </w:rPr>
        <w:t xml:space="preserve"> обеспечива</w:t>
      </w:r>
      <w:r>
        <w:rPr>
          <w:sz w:val="28"/>
          <w:szCs w:val="28"/>
        </w:rPr>
        <w:t>ет</w:t>
      </w:r>
      <w:r w:rsidRPr="00876F9D">
        <w:rPr>
          <w:sz w:val="28"/>
          <w:szCs w:val="28"/>
        </w:rPr>
        <w:t xml:space="preserve"> синхронную передачу информации.</w:t>
      </w:r>
      <w:r>
        <w:rPr>
          <w:sz w:val="28"/>
          <w:szCs w:val="28"/>
        </w:rPr>
        <w:t xml:space="preserve"> Рассмотрим эту последовательность.</w:t>
      </w:r>
    </w:p>
    <w:p w14:paraId="5D0CD777" w14:textId="77777777" w:rsidR="00632CCF" w:rsidRPr="00876F9D" w:rsidRDefault="00632CCF" w:rsidP="00632CCF">
      <w:pPr>
        <w:spacing w:line="360" w:lineRule="auto"/>
        <w:ind w:firstLine="709"/>
        <w:jc w:val="both"/>
        <w:rPr>
          <w:sz w:val="28"/>
          <w:szCs w:val="28"/>
        </w:rPr>
      </w:pPr>
      <w:r>
        <w:rPr>
          <w:sz w:val="28"/>
          <w:szCs w:val="28"/>
        </w:rPr>
        <w:t>В с</w:t>
      </w:r>
      <w:r w:rsidRPr="00876F9D">
        <w:rPr>
          <w:sz w:val="28"/>
          <w:szCs w:val="28"/>
        </w:rPr>
        <w:t>остояни</w:t>
      </w:r>
      <w:r>
        <w:rPr>
          <w:sz w:val="28"/>
          <w:szCs w:val="28"/>
        </w:rPr>
        <w:t>и</w:t>
      </w:r>
      <w:r w:rsidRPr="00876F9D">
        <w:rPr>
          <w:sz w:val="28"/>
          <w:szCs w:val="28"/>
        </w:rPr>
        <w:t xml:space="preserve"> ожидания</w:t>
      </w:r>
      <w:r>
        <w:rPr>
          <w:sz w:val="28"/>
          <w:szCs w:val="28"/>
        </w:rPr>
        <w:t xml:space="preserve"> </w:t>
      </w:r>
      <w:r w:rsidRPr="00876F9D">
        <w:rPr>
          <w:sz w:val="28"/>
          <w:szCs w:val="28"/>
        </w:rPr>
        <w:t>линия SCL находится в высоком уровне</w:t>
      </w:r>
      <w:r>
        <w:rPr>
          <w:sz w:val="28"/>
          <w:szCs w:val="28"/>
        </w:rPr>
        <w:t xml:space="preserve"> и</w:t>
      </w:r>
      <w:r w:rsidRPr="00876F9D">
        <w:rPr>
          <w:sz w:val="28"/>
          <w:szCs w:val="28"/>
        </w:rPr>
        <w:t xml:space="preserve"> любое устройство может инициировать передачу.</w:t>
      </w:r>
    </w:p>
    <w:p w14:paraId="50B2D382" w14:textId="77777777" w:rsidR="00632CCF" w:rsidRPr="00876F9D" w:rsidRDefault="00632CCF" w:rsidP="00632CCF">
      <w:pPr>
        <w:spacing w:line="360" w:lineRule="auto"/>
        <w:ind w:firstLine="709"/>
        <w:jc w:val="both"/>
        <w:rPr>
          <w:sz w:val="28"/>
          <w:szCs w:val="28"/>
        </w:rPr>
      </w:pPr>
      <w:r w:rsidRPr="00876F9D">
        <w:rPr>
          <w:sz w:val="28"/>
          <w:szCs w:val="28"/>
        </w:rPr>
        <w:t>Сигнал</w:t>
      </w:r>
      <w:r>
        <w:rPr>
          <w:sz w:val="28"/>
          <w:szCs w:val="28"/>
        </w:rPr>
        <w:t>ом</w:t>
      </w:r>
      <w:r w:rsidRPr="00876F9D">
        <w:rPr>
          <w:sz w:val="28"/>
          <w:szCs w:val="28"/>
        </w:rPr>
        <w:t xml:space="preserve"> START</w:t>
      </w:r>
      <w:r>
        <w:rPr>
          <w:sz w:val="28"/>
          <w:szCs w:val="28"/>
        </w:rPr>
        <w:t xml:space="preserve"> в</w:t>
      </w:r>
      <w:r w:rsidRPr="00876F9D">
        <w:rPr>
          <w:sz w:val="28"/>
          <w:szCs w:val="28"/>
        </w:rPr>
        <w:t>едущее устройство (Master) инициирует передачу, формируя на линии SDA переход от высокого к низкому уровню</w:t>
      </w:r>
      <w:r>
        <w:rPr>
          <w:sz w:val="28"/>
          <w:szCs w:val="28"/>
        </w:rPr>
        <w:t>. У</w:t>
      </w:r>
      <w:r w:rsidRPr="00876F9D">
        <w:rPr>
          <w:sz w:val="28"/>
          <w:szCs w:val="28"/>
        </w:rPr>
        <w:t>ров</w:t>
      </w:r>
      <w:r>
        <w:rPr>
          <w:sz w:val="28"/>
          <w:szCs w:val="28"/>
        </w:rPr>
        <w:t>ень</w:t>
      </w:r>
      <w:r w:rsidRPr="00876F9D">
        <w:rPr>
          <w:sz w:val="28"/>
          <w:szCs w:val="28"/>
        </w:rPr>
        <w:t xml:space="preserve"> сигнала SCL</w:t>
      </w:r>
      <w:r>
        <w:rPr>
          <w:sz w:val="28"/>
          <w:szCs w:val="28"/>
        </w:rPr>
        <w:t xml:space="preserve"> остаётся высоким</w:t>
      </w:r>
      <w:r w:rsidRPr="00876F9D">
        <w:rPr>
          <w:sz w:val="28"/>
          <w:szCs w:val="28"/>
        </w:rPr>
        <w:t xml:space="preserve">. Это </w:t>
      </w:r>
      <w:r>
        <w:rPr>
          <w:sz w:val="28"/>
          <w:szCs w:val="28"/>
        </w:rPr>
        <w:t>является</w:t>
      </w:r>
      <w:r w:rsidRPr="00876F9D">
        <w:rPr>
          <w:sz w:val="28"/>
          <w:szCs w:val="28"/>
        </w:rPr>
        <w:t xml:space="preserve"> для всех подключённых устройств сигналом о начале коммуникации.</w:t>
      </w:r>
    </w:p>
    <w:p w14:paraId="776915EA" w14:textId="77777777" w:rsidR="00632CCF" w:rsidRPr="00325D31" w:rsidRDefault="00632CCF" w:rsidP="00632CCF">
      <w:pPr>
        <w:spacing w:line="360" w:lineRule="auto"/>
        <w:ind w:firstLine="709"/>
        <w:jc w:val="both"/>
        <w:rPr>
          <w:sz w:val="28"/>
          <w:szCs w:val="28"/>
        </w:rPr>
      </w:pPr>
      <w:r>
        <w:rPr>
          <w:sz w:val="28"/>
          <w:szCs w:val="28"/>
        </w:rPr>
        <w:t>Происходит п</w:t>
      </w:r>
      <w:r w:rsidRPr="00876F9D">
        <w:rPr>
          <w:sz w:val="28"/>
          <w:szCs w:val="28"/>
        </w:rPr>
        <w:t>ередача адреса</w:t>
      </w:r>
      <w:r>
        <w:rPr>
          <w:sz w:val="28"/>
          <w:szCs w:val="28"/>
        </w:rPr>
        <w:t xml:space="preserve">. </w:t>
      </w:r>
      <w:r w:rsidRPr="00876F9D">
        <w:rPr>
          <w:sz w:val="28"/>
          <w:szCs w:val="28"/>
        </w:rPr>
        <w:t>Master отправляет 7-битный адрес нужного ведомого устройства, за которым следует бит чтения/записи</w:t>
      </w:r>
      <w:r>
        <w:rPr>
          <w:sz w:val="28"/>
          <w:szCs w:val="28"/>
        </w:rPr>
        <w:t xml:space="preserve">. </w:t>
      </w:r>
      <w:r w:rsidRPr="00876F9D">
        <w:rPr>
          <w:sz w:val="28"/>
          <w:szCs w:val="28"/>
        </w:rPr>
        <w:t>Бит 0</w:t>
      </w:r>
      <w:r w:rsidRPr="00325D31">
        <w:rPr>
          <w:sz w:val="28"/>
          <w:szCs w:val="28"/>
        </w:rPr>
        <w:t xml:space="preserve"> </w:t>
      </w:r>
      <w:r w:rsidRPr="00876F9D">
        <w:rPr>
          <w:sz w:val="28"/>
          <w:szCs w:val="28"/>
        </w:rPr>
        <w:t>означает запись, бит 1 — чтение</w:t>
      </w:r>
      <w:r w:rsidRPr="00325D31">
        <w:rPr>
          <w:sz w:val="28"/>
          <w:szCs w:val="28"/>
        </w:rPr>
        <w:t>.</w:t>
      </w:r>
    </w:p>
    <w:p w14:paraId="157A9D3C" w14:textId="77777777" w:rsidR="00632CCF" w:rsidRPr="00876F9D" w:rsidRDefault="00632CCF" w:rsidP="00632CCF">
      <w:pPr>
        <w:spacing w:line="360" w:lineRule="auto"/>
        <w:ind w:firstLine="709"/>
        <w:jc w:val="both"/>
        <w:rPr>
          <w:sz w:val="28"/>
          <w:szCs w:val="28"/>
        </w:rPr>
      </w:pPr>
      <w:r w:rsidRPr="00876F9D">
        <w:rPr>
          <w:sz w:val="28"/>
          <w:szCs w:val="28"/>
        </w:rPr>
        <w:t>Устройство с совпадающим адресом отвечает, опуская линию SDA в низкий уровень на следующий такт SCL.</w:t>
      </w:r>
    </w:p>
    <w:p w14:paraId="1BEEB794" w14:textId="77777777" w:rsidR="00632CCF" w:rsidRPr="00876F9D" w:rsidRDefault="00632CCF" w:rsidP="00632CCF">
      <w:pPr>
        <w:spacing w:line="360" w:lineRule="auto"/>
        <w:ind w:firstLine="709"/>
        <w:jc w:val="both"/>
        <w:rPr>
          <w:sz w:val="28"/>
          <w:szCs w:val="28"/>
        </w:rPr>
      </w:pPr>
      <w:r w:rsidRPr="00876F9D">
        <w:rPr>
          <w:sz w:val="28"/>
          <w:szCs w:val="28"/>
        </w:rPr>
        <w:t>Информация передаётся</w:t>
      </w:r>
      <w:r>
        <w:rPr>
          <w:sz w:val="28"/>
          <w:szCs w:val="28"/>
        </w:rPr>
        <w:t xml:space="preserve"> байтами</w:t>
      </w:r>
      <w:r w:rsidRPr="00876F9D">
        <w:rPr>
          <w:sz w:val="28"/>
          <w:szCs w:val="28"/>
        </w:rPr>
        <w:t>. После каждого байта ведомое устройство подтверждает приём. Передача данных может быть односторонней или двусторонней</w:t>
      </w:r>
      <w:r>
        <w:rPr>
          <w:sz w:val="28"/>
          <w:szCs w:val="28"/>
        </w:rPr>
        <w:t>.</w:t>
      </w:r>
    </w:p>
    <w:p w14:paraId="300565C2" w14:textId="77777777" w:rsidR="00632CCF" w:rsidRPr="00876F9D" w:rsidRDefault="00632CCF" w:rsidP="00632CCF">
      <w:pPr>
        <w:spacing w:line="360" w:lineRule="auto"/>
        <w:ind w:firstLine="709"/>
        <w:jc w:val="both"/>
        <w:rPr>
          <w:sz w:val="28"/>
          <w:szCs w:val="28"/>
        </w:rPr>
      </w:pPr>
      <w:r w:rsidRPr="00876F9D">
        <w:rPr>
          <w:sz w:val="28"/>
          <w:szCs w:val="28"/>
        </w:rPr>
        <w:t xml:space="preserve">Сигнал STOP </w:t>
      </w:r>
      <w:r>
        <w:rPr>
          <w:sz w:val="28"/>
          <w:szCs w:val="28"/>
        </w:rPr>
        <w:t>означает конец</w:t>
      </w:r>
      <w:r w:rsidRPr="00876F9D">
        <w:rPr>
          <w:sz w:val="28"/>
          <w:szCs w:val="28"/>
        </w:rPr>
        <w:t xml:space="preserve"> передачи</w:t>
      </w:r>
      <w:r>
        <w:rPr>
          <w:sz w:val="28"/>
          <w:szCs w:val="28"/>
        </w:rPr>
        <w:t xml:space="preserve">. </w:t>
      </w:r>
      <w:r w:rsidRPr="00876F9D">
        <w:rPr>
          <w:sz w:val="28"/>
          <w:szCs w:val="28"/>
        </w:rPr>
        <w:t>Master завершает обмен, переводя SDA из низкого в высокий уровень при высоком уровне SCL</w:t>
      </w:r>
      <w:r>
        <w:rPr>
          <w:sz w:val="28"/>
          <w:szCs w:val="28"/>
        </w:rPr>
        <w:t>, тем самым сообщая</w:t>
      </w:r>
      <w:r w:rsidRPr="00876F9D">
        <w:rPr>
          <w:sz w:val="28"/>
          <w:szCs w:val="28"/>
        </w:rPr>
        <w:t xml:space="preserve"> всем устройствам о завершении </w:t>
      </w:r>
      <w:r>
        <w:rPr>
          <w:sz w:val="28"/>
          <w:szCs w:val="28"/>
        </w:rPr>
        <w:t>коммуникации</w:t>
      </w:r>
      <w:r w:rsidRPr="00876F9D">
        <w:rPr>
          <w:sz w:val="28"/>
          <w:szCs w:val="28"/>
        </w:rPr>
        <w:t>.</w:t>
      </w:r>
    </w:p>
    <w:p w14:paraId="5A1D97C5" w14:textId="77777777" w:rsidR="00632CCF" w:rsidRPr="00876F9D" w:rsidRDefault="00632CCF" w:rsidP="00632CCF">
      <w:pPr>
        <w:spacing w:line="360" w:lineRule="auto"/>
        <w:ind w:firstLine="709"/>
        <w:jc w:val="both"/>
        <w:rPr>
          <w:sz w:val="28"/>
          <w:szCs w:val="28"/>
        </w:rPr>
      </w:pPr>
      <w:r w:rsidRPr="00876F9D">
        <w:rPr>
          <w:sz w:val="28"/>
          <w:szCs w:val="28"/>
        </w:rPr>
        <w:t>Master может без завершения предыдущего обмена инициировать новый</w:t>
      </w:r>
      <w:r>
        <w:rPr>
          <w:sz w:val="28"/>
          <w:szCs w:val="28"/>
        </w:rPr>
        <w:t>. Для этого он</w:t>
      </w:r>
      <w:r w:rsidRPr="00876F9D">
        <w:rPr>
          <w:sz w:val="28"/>
          <w:szCs w:val="28"/>
        </w:rPr>
        <w:t xml:space="preserve"> исполь</w:t>
      </w:r>
      <w:r>
        <w:rPr>
          <w:sz w:val="28"/>
          <w:szCs w:val="28"/>
        </w:rPr>
        <w:t>зует</w:t>
      </w:r>
      <w:r w:rsidRPr="00876F9D">
        <w:rPr>
          <w:sz w:val="28"/>
          <w:szCs w:val="28"/>
        </w:rPr>
        <w:t xml:space="preserve"> специальную последовательность</w:t>
      </w:r>
      <w:r>
        <w:rPr>
          <w:sz w:val="28"/>
          <w:szCs w:val="28"/>
        </w:rPr>
        <w:t xml:space="preserve">. </w:t>
      </w:r>
      <w:r w:rsidRPr="00876F9D">
        <w:rPr>
          <w:sz w:val="28"/>
          <w:szCs w:val="28"/>
        </w:rPr>
        <w:t xml:space="preserve">Повторный </w:t>
      </w:r>
      <w:r w:rsidRPr="00876F9D">
        <w:rPr>
          <w:sz w:val="28"/>
          <w:szCs w:val="28"/>
        </w:rPr>
        <w:lastRenderedPageBreak/>
        <w:t>старт</w:t>
      </w:r>
      <w:r>
        <w:rPr>
          <w:sz w:val="28"/>
          <w:szCs w:val="28"/>
        </w:rPr>
        <w:t xml:space="preserve"> позволяет</w:t>
      </w:r>
      <w:r w:rsidRPr="00876F9D">
        <w:rPr>
          <w:sz w:val="28"/>
          <w:szCs w:val="28"/>
        </w:rPr>
        <w:t xml:space="preserve"> быстро переключаться между устройствами без потери контроля над шиной.</w:t>
      </w:r>
    </w:p>
    <w:p w14:paraId="3C5447AB" w14:textId="77777777" w:rsidR="00632CCF" w:rsidRPr="00876F9D" w:rsidRDefault="00632CCF" w:rsidP="00632CCF">
      <w:pPr>
        <w:spacing w:line="360" w:lineRule="auto"/>
        <w:ind w:firstLine="709"/>
        <w:jc w:val="both"/>
        <w:rPr>
          <w:sz w:val="28"/>
          <w:szCs w:val="28"/>
        </w:rPr>
      </w:pPr>
      <w:r w:rsidRPr="00876F9D">
        <w:rPr>
          <w:sz w:val="28"/>
          <w:szCs w:val="28"/>
        </w:rPr>
        <w:t xml:space="preserve">На линиях SDA и SCL используются </w:t>
      </w:r>
      <w:r>
        <w:rPr>
          <w:sz w:val="28"/>
          <w:szCs w:val="28"/>
        </w:rPr>
        <w:t xml:space="preserve">высокий 1 и низкий 0 логические </w:t>
      </w:r>
      <w:r w:rsidRPr="00876F9D">
        <w:rPr>
          <w:sz w:val="28"/>
          <w:szCs w:val="28"/>
        </w:rPr>
        <w:t>уровни</w:t>
      </w:r>
      <w:r>
        <w:rPr>
          <w:sz w:val="28"/>
          <w:szCs w:val="28"/>
        </w:rPr>
        <w:t xml:space="preserve">. </w:t>
      </w:r>
      <w:r w:rsidRPr="00876F9D">
        <w:rPr>
          <w:sz w:val="28"/>
          <w:szCs w:val="28"/>
        </w:rPr>
        <w:t xml:space="preserve">Оба вывода всех устройств работают в режиме </w:t>
      </w:r>
      <w:r w:rsidRPr="005D3041">
        <w:rPr>
          <w:sz w:val="28"/>
          <w:szCs w:val="28"/>
        </w:rPr>
        <w:t>с открытым стоком</w:t>
      </w:r>
      <w:r w:rsidRPr="00876F9D">
        <w:rPr>
          <w:sz w:val="28"/>
          <w:szCs w:val="28"/>
        </w:rPr>
        <w:t>, поэтому для корректной работы требуется использование внешних подтягивающих резисторов</w:t>
      </w:r>
      <w:r w:rsidRPr="005D3041">
        <w:rPr>
          <w:sz w:val="28"/>
          <w:szCs w:val="28"/>
        </w:rPr>
        <w:t>.</w:t>
      </w:r>
      <w:r>
        <w:rPr>
          <w:sz w:val="28"/>
          <w:szCs w:val="28"/>
        </w:rPr>
        <w:t xml:space="preserve"> Эти резисторы соединяют</w:t>
      </w:r>
      <w:r w:rsidRPr="005D3041">
        <w:rPr>
          <w:sz w:val="28"/>
          <w:szCs w:val="28"/>
        </w:rPr>
        <w:t xml:space="preserve"> шин</w:t>
      </w:r>
      <w:r>
        <w:rPr>
          <w:sz w:val="28"/>
          <w:szCs w:val="28"/>
        </w:rPr>
        <w:t xml:space="preserve">ы </w:t>
      </w:r>
      <w:r w:rsidRPr="005D3041">
        <w:rPr>
          <w:sz w:val="28"/>
          <w:szCs w:val="28"/>
        </w:rPr>
        <w:t xml:space="preserve">SDA </w:t>
      </w:r>
      <w:r>
        <w:rPr>
          <w:sz w:val="28"/>
          <w:szCs w:val="28"/>
        </w:rPr>
        <w:t>и</w:t>
      </w:r>
      <w:r w:rsidRPr="005D3041">
        <w:rPr>
          <w:sz w:val="28"/>
          <w:szCs w:val="28"/>
        </w:rPr>
        <w:t xml:space="preserve"> SCL </w:t>
      </w:r>
      <w:r>
        <w:rPr>
          <w:sz w:val="28"/>
          <w:szCs w:val="28"/>
        </w:rPr>
        <w:t>с</w:t>
      </w:r>
      <w:r w:rsidRPr="005D3041">
        <w:rPr>
          <w:sz w:val="28"/>
          <w:szCs w:val="28"/>
        </w:rPr>
        <w:t xml:space="preserve"> источником питания</w:t>
      </w:r>
      <w:r w:rsidRPr="00876F9D">
        <w:rPr>
          <w:sz w:val="28"/>
          <w:szCs w:val="28"/>
        </w:rPr>
        <w:t>.</w:t>
      </w:r>
      <w:r>
        <w:rPr>
          <w:sz w:val="28"/>
          <w:szCs w:val="28"/>
        </w:rPr>
        <w:t xml:space="preserve"> Их наминал, как правило, составляет от </w:t>
      </w:r>
      <w:r w:rsidRPr="005D3041">
        <w:rPr>
          <w:sz w:val="28"/>
          <w:szCs w:val="28"/>
        </w:rPr>
        <w:t xml:space="preserve">2 </w:t>
      </w:r>
      <w:r>
        <w:rPr>
          <w:sz w:val="28"/>
          <w:szCs w:val="28"/>
        </w:rPr>
        <w:t xml:space="preserve">до </w:t>
      </w:r>
      <w:r w:rsidRPr="005D3041">
        <w:rPr>
          <w:sz w:val="28"/>
          <w:szCs w:val="28"/>
        </w:rPr>
        <w:t>10 к</w:t>
      </w:r>
      <w:r>
        <w:rPr>
          <w:sz w:val="28"/>
          <w:szCs w:val="28"/>
        </w:rPr>
        <w:t>Ом.</w:t>
      </w:r>
    </w:p>
    <w:p w14:paraId="084E4291" w14:textId="77777777" w:rsidR="00632CCF" w:rsidRPr="00876F9D" w:rsidRDefault="00632CCF" w:rsidP="00632CCF">
      <w:pPr>
        <w:spacing w:line="360" w:lineRule="auto"/>
        <w:jc w:val="both"/>
        <w:rPr>
          <w:sz w:val="28"/>
          <w:szCs w:val="28"/>
        </w:rPr>
      </w:pPr>
      <w:r w:rsidRPr="0048616F">
        <w:rPr>
          <w:sz w:val="28"/>
          <w:szCs w:val="28"/>
        </w:rPr>
        <w:t>применяемых MEMS-модулей является</w:t>
      </w:r>
      <w:r w:rsidRPr="00683F72">
        <w:rPr>
          <w:sz w:val="28"/>
          <w:szCs w:val="28"/>
        </w:rPr>
        <w:t xml:space="preserve"> </w:t>
      </w:r>
    </w:p>
    <w:p w14:paraId="3D5C672E" w14:textId="77777777" w:rsidR="00632CCF" w:rsidRPr="00876F9D" w:rsidRDefault="00632CCF" w:rsidP="00632CCF">
      <w:pPr>
        <w:spacing w:line="360" w:lineRule="auto"/>
        <w:ind w:firstLine="709"/>
        <w:jc w:val="both"/>
        <w:rPr>
          <w:sz w:val="28"/>
          <w:szCs w:val="28"/>
        </w:rPr>
      </w:pPr>
      <w:r>
        <w:rPr>
          <w:sz w:val="28"/>
          <w:szCs w:val="28"/>
        </w:rPr>
        <w:t>В качестве</w:t>
      </w:r>
      <w:r w:rsidRPr="00876F9D">
        <w:rPr>
          <w:sz w:val="28"/>
          <w:szCs w:val="28"/>
        </w:rPr>
        <w:t xml:space="preserve"> практической реализации</w:t>
      </w:r>
      <w:r>
        <w:rPr>
          <w:sz w:val="28"/>
          <w:szCs w:val="28"/>
        </w:rPr>
        <w:t xml:space="preserve"> протокола </w:t>
      </w:r>
      <w:r w:rsidRPr="00876F9D">
        <w:rPr>
          <w:sz w:val="28"/>
          <w:szCs w:val="28"/>
        </w:rPr>
        <w:t>I²C</w:t>
      </w:r>
      <w:r>
        <w:rPr>
          <w:sz w:val="28"/>
          <w:szCs w:val="28"/>
        </w:rPr>
        <w:t xml:space="preserve"> рассмотрим подключение м</w:t>
      </w:r>
      <w:r w:rsidRPr="00876F9D">
        <w:rPr>
          <w:sz w:val="28"/>
          <w:szCs w:val="28"/>
        </w:rPr>
        <w:t>одул</w:t>
      </w:r>
      <w:r>
        <w:rPr>
          <w:sz w:val="28"/>
          <w:szCs w:val="28"/>
        </w:rPr>
        <w:t>я</w:t>
      </w:r>
      <w:r w:rsidRPr="00876F9D">
        <w:rPr>
          <w:sz w:val="28"/>
          <w:szCs w:val="28"/>
        </w:rPr>
        <w:t xml:space="preserve"> </w:t>
      </w:r>
      <w:r w:rsidRPr="00683F72">
        <w:rPr>
          <w:sz w:val="28"/>
          <w:szCs w:val="28"/>
        </w:rPr>
        <w:t>GY-521</w:t>
      </w:r>
      <w:r>
        <w:rPr>
          <w:sz w:val="28"/>
          <w:szCs w:val="28"/>
        </w:rPr>
        <w:t xml:space="preserve"> на базе микросхемы </w:t>
      </w:r>
      <w:r w:rsidRPr="00876F9D">
        <w:rPr>
          <w:sz w:val="28"/>
          <w:szCs w:val="28"/>
        </w:rPr>
        <w:t>MPU6050</w:t>
      </w:r>
      <w:r>
        <w:rPr>
          <w:sz w:val="28"/>
          <w:szCs w:val="28"/>
        </w:rPr>
        <w:t xml:space="preserve"> к микроконтроллеру. Следует отметить, что данный модуль уже оснащён подтягивающими резисторами на </w:t>
      </w:r>
      <w:r w:rsidRPr="00D35416">
        <w:rPr>
          <w:sz w:val="28"/>
          <w:szCs w:val="28"/>
        </w:rPr>
        <w:t>лини</w:t>
      </w:r>
      <w:r>
        <w:rPr>
          <w:sz w:val="28"/>
          <w:szCs w:val="28"/>
        </w:rPr>
        <w:t>и</w:t>
      </w:r>
      <w:r w:rsidRPr="00D35416">
        <w:rPr>
          <w:sz w:val="28"/>
          <w:szCs w:val="28"/>
        </w:rPr>
        <w:t xml:space="preserve"> SDA и SCL</w:t>
      </w:r>
      <w:r w:rsidRPr="00876F9D">
        <w:rPr>
          <w:sz w:val="28"/>
          <w:szCs w:val="28"/>
        </w:rPr>
        <w:t xml:space="preserve">. </w:t>
      </w:r>
      <w:r>
        <w:rPr>
          <w:sz w:val="28"/>
          <w:szCs w:val="28"/>
        </w:rPr>
        <w:t>Для по</w:t>
      </w:r>
      <w:r w:rsidRPr="00876F9D">
        <w:rPr>
          <w:sz w:val="28"/>
          <w:szCs w:val="28"/>
        </w:rPr>
        <w:t>луч</w:t>
      </w:r>
      <w:r>
        <w:rPr>
          <w:sz w:val="28"/>
          <w:szCs w:val="28"/>
        </w:rPr>
        <w:t>ения</w:t>
      </w:r>
      <w:r w:rsidRPr="00876F9D">
        <w:rPr>
          <w:sz w:val="28"/>
          <w:szCs w:val="28"/>
        </w:rPr>
        <w:t xml:space="preserve"> данны</w:t>
      </w:r>
      <w:r>
        <w:rPr>
          <w:sz w:val="28"/>
          <w:szCs w:val="28"/>
        </w:rPr>
        <w:t>х</w:t>
      </w:r>
      <w:r w:rsidRPr="00876F9D">
        <w:rPr>
          <w:sz w:val="28"/>
          <w:szCs w:val="28"/>
        </w:rPr>
        <w:t xml:space="preserve"> об угловой скорости или </w:t>
      </w:r>
      <w:r>
        <w:rPr>
          <w:sz w:val="28"/>
          <w:szCs w:val="28"/>
        </w:rPr>
        <w:t>проекции кажущегося ускорения</w:t>
      </w:r>
      <w:r w:rsidRPr="00876F9D">
        <w:rPr>
          <w:sz w:val="28"/>
          <w:szCs w:val="28"/>
        </w:rPr>
        <w:t xml:space="preserve"> микроконтроллер инициирует передачу, отправляя MPU6050</w:t>
      </w:r>
      <w:r>
        <w:rPr>
          <w:sz w:val="28"/>
          <w:szCs w:val="28"/>
        </w:rPr>
        <w:t xml:space="preserve"> </w:t>
      </w:r>
      <w:r w:rsidRPr="00876F9D">
        <w:rPr>
          <w:sz w:val="28"/>
          <w:szCs w:val="28"/>
        </w:rPr>
        <w:t>адрес и команду</w:t>
      </w:r>
      <w:r>
        <w:rPr>
          <w:sz w:val="28"/>
          <w:szCs w:val="28"/>
        </w:rPr>
        <w:t xml:space="preserve"> для</w:t>
      </w:r>
      <w:r w:rsidRPr="00876F9D">
        <w:rPr>
          <w:sz w:val="28"/>
          <w:szCs w:val="28"/>
        </w:rPr>
        <w:t xml:space="preserve"> чтения. Модуль </w:t>
      </w:r>
      <w:r>
        <w:rPr>
          <w:sz w:val="28"/>
          <w:szCs w:val="28"/>
        </w:rPr>
        <w:t xml:space="preserve">начинает </w:t>
      </w:r>
      <w:r w:rsidRPr="00876F9D">
        <w:rPr>
          <w:sz w:val="28"/>
          <w:szCs w:val="28"/>
        </w:rPr>
        <w:t>возвраща</w:t>
      </w:r>
      <w:r>
        <w:rPr>
          <w:sz w:val="28"/>
          <w:szCs w:val="28"/>
        </w:rPr>
        <w:t>ть</w:t>
      </w:r>
      <w:r w:rsidRPr="00876F9D">
        <w:rPr>
          <w:sz w:val="28"/>
          <w:szCs w:val="28"/>
        </w:rPr>
        <w:t xml:space="preserve"> данные, которые затем обрабатываются</w:t>
      </w:r>
      <w:r>
        <w:rPr>
          <w:sz w:val="28"/>
          <w:szCs w:val="28"/>
        </w:rPr>
        <w:t xml:space="preserve"> и</w:t>
      </w:r>
      <w:r w:rsidRPr="00876F9D">
        <w:rPr>
          <w:sz w:val="28"/>
          <w:szCs w:val="28"/>
        </w:rPr>
        <w:t xml:space="preserve"> используются в алгоритме стабилизации.</w:t>
      </w:r>
    </w:p>
    <w:p w14:paraId="0B70C779" w14:textId="3D552EEB" w:rsidR="00632CCF" w:rsidRDefault="00632CCF" w:rsidP="003C7131">
      <w:pPr>
        <w:pStyle w:val="a0"/>
      </w:pPr>
      <w:r w:rsidRPr="00876F9D">
        <w:t>Преимуществ</w:t>
      </w:r>
      <w:r>
        <w:t>ом</w:t>
      </w:r>
      <w:r w:rsidRPr="00876F9D">
        <w:t xml:space="preserve"> использования I²C в наноспутниках</w:t>
      </w:r>
      <w:r>
        <w:t xml:space="preserve"> является м</w:t>
      </w:r>
      <w:r w:rsidRPr="00876F9D">
        <w:t>инимальное количество проводников</w:t>
      </w:r>
      <w:r>
        <w:t>. Это</w:t>
      </w:r>
      <w:r w:rsidRPr="00876F9D">
        <w:t xml:space="preserve"> снижает массу </w:t>
      </w:r>
      <w:r>
        <w:t xml:space="preserve">системы стабилизации </w:t>
      </w:r>
      <w:r w:rsidRPr="00876F9D">
        <w:t>и упрощает разводку печатной платы.</w:t>
      </w:r>
      <w:r>
        <w:t xml:space="preserve"> Следует отметить с</w:t>
      </w:r>
      <w:r w:rsidRPr="00876F9D">
        <w:t xml:space="preserve">овместимость </w:t>
      </w:r>
      <w:r>
        <w:t xml:space="preserve">данного протокола </w:t>
      </w:r>
      <w:r w:rsidRPr="00876F9D">
        <w:t xml:space="preserve">с большим числом </w:t>
      </w:r>
      <w:r>
        <w:t>датчиков</w:t>
      </w:r>
      <w:r w:rsidRPr="00876F9D">
        <w:t xml:space="preserve"> и исполнительных </w:t>
      </w:r>
      <w:r>
        <w:t xml:space="preserve">модулей, а также </w:t>
      </w:r>
      <w:r w:rsidRPr="00876F9D">
        <w:t xml:space="preserve">возможность подключения нескольких </w:t>
      </w:r>
      <w:r>
        <w:t xml:space="preserve">периферийных </w:t>
      </w:r>
      <w:r w:rsidRPr="00876F9D">
        <w:t>устройств без изменения структуры шины</w:t>
      </w:r>
      <w:r>
        <w:t xml:space="preserve">. </w:t>
      </w:r>
      <w:bookmarkEnd w:id="30"/>
    </w:p>
    <w:p w14:paraId="380C3ACD" w14:textId="77777777" w:rsidR="003C7131" w:rsidRDefault="001C61E2" w:rsidP="003C7131">
      <w:pPr>
        <w:pStyle w:val="a0"/>
      </w:pPr>
      <w:bookmarkStart w:id="32" w:name="_Hlk198662573"/>
      <w:r>
        <w:rPr>
          <w:highlight w:val="yellow"/>
        </w:rPr>
        <w:br w:type="page"/>
      </w:r>
      <w:bookmarkStart w:id="33" w:name="_Toc198763552"/>
    </w:p>
    <w:p w14:paraId="3FAE1C46" w14:textId="0464507C" w:rsidR="00632CCF" w:rsidRPr="00E00B07" w:rsidRDefault="00632CCF" w:rsidP="00901ECD">
      <w:pPr>
        <w:pStyle w:val="Heading1"/>
        <w:rPr>
          <w:rStyle w:val="BookTitle"/>
          <w:b/>
          <w:bCs/>
          <w:smallCaps w:val="0"/>
          <w:spacing w:val="0"/>
        </w:rPr>
      </w:pPr>
      <w:r w:rsidRPr="00E00B07">
        <w:rPr>
          <w:rStyle w:val="BookTitle"/>
          <w:b/>
          <w:bCs/>
          <w:smallCaps w:val="0"/>
          <w:spacing w:val="0"/>
        </w:rPr>
        <w:lastRenderedPageBreak/>
        <w:t xml:space="preserve">Разработка макета </w:t>
      </w:r>
      <w:bookmarkEnd w:id="33"/>
    </w:p>
    <w:p w14:paraId="0BBA8B0A" w14:textId="77777777" w:rsidR="001C75A4" w:rsidRPr="003C7131" w:rsidRDefault="001C75A4" w:rsidP="003C7131">
      <w:pPr>
        <w:pStyle w:val="a0"/>
        <w:rPr>
          <w:rStyle w:val="BookTitle"/>
          <w:b w:val="0"/>
          <w:bCs w:val="0"/>
          <w:smallCaps w:val="0"/>
          <w:spacing w:val="0"/>
        </w:rPr>
      </w:pPr>
    </w:p>
    <w:p w14:paraId="3646A970" w14:textId="6B21AEB6" w:rsidR="001C75A4" w:rsidRPr="001C75A4" w:rsidRDefault="001C75A4" w:rsidP="00DC5ED7">
      <w:pPr>
        <w:pStyle w:val="13"/>
        <w:ind w:left="0" w:firstLine="709"/>
      </w:pPr>
      <w:bookmarkStart w:id="34" w:name="_Toc198763553"/>
      <w:r w:rsidRPr="001C75A4">
        <w:t xml:space="preserve">Общая структура макета </w:t>
      </w:r>
      <w:bookmarkEnd w:id="34"/>
      <w:proofErr w:type="spellStart"/>
      <w:r w:rsidR="00DC5ED7">
        <w:t>СОиС</w:t>
      </w:r>
      <w:proofErr w:type="spellEnd"/>
    </w:p>
    <w:p w14:paraId="4FDF0401" w14:textId="799B8EF8" w:rsidR="001C75A4" w:rsidRPr="001C75A4" w:rsidRDefault="001C75A4" w:rsidP="001C75A4">
      <w:pPr>
        <w:spacing w:line="360" w:lineRule="auto"/>
        <w:ind w:firstLine="709"/>
        <w:jc w:val="both"/>
        <w:rPr>
          <w:sz w:val="28"/>
          <w:szCs w:val="28"/>
        </w:rPr>
      </w:pPr>
      <w:r>
        <w:rPr>
          <w:sz w:val="28"/>
          <w:szCs w:val="28"/>
        </w:rPr>
        <w:t>Макет</w:t>
      </w:r>
      <w:r w:rsidRPr="001C75A4">
        <w:rPr>
          <w:sz w:val="28"/>
          <w:szCs w:val="28"/>
        </w:rPr>
        <w:t xml:space="preserve"> </w:t>
      </w:r>
      <w:r>
        <w:rPr>
          <w:sz w:val="28"/>
          <w:szCs w:val="28"/>
        </w:rPr>
        <w:t xml:space="preserve">одноосной </w:t>
      </w:r>
      <w:r w:rsidRPr="001C75A4">
        <w:rPr>
          <w:sz w:val="28"/>
          <w:szCs w:val="28"/>
        </w:rPr>
        <w:t>системы ориентации и стабилизации, выполнен на платформе размером 10</w:t>
      </w:r>
      <w:r>
        <w:rPr>
          <w:sz w:val="28"/>
          <w:szCs w:val="28"/>
        </w:rPr>
        <w:t xml:space="preserve"> на </w:t>
      </w:r>
      <w:r w:rsidRPr="001C75A4">
        <w:rPr>
          <w:sz w:val="28"/>
          <w:szCs w:val="28"/>
        </w:rPr>
        <w:t xml:space="preserve">10 см, изготовленной </w:t>
      </w:r>
      <w:r>
        <w:rPr>
          <w:sz w:val="28"/>
          <w:szCs w:val="28"/>
        </w:rPr>
        <w:t xml:space="preserve">из пластика </w:t>
      </w:r>
      <w:r w:rsidRPr="001C75A4">
        <w:rPr>
          <w:sz w:val="28"/>
          <w:szCs w:val="28"/>
        </w:rPr>
        <w:t xml:space="preserve">методом </w:t>
      </w:r>
      <w:r>
        <w:rPr>
          <w:sz w:val="28"/>
          <w:szCs w:val="28"/>
        </w:rPr>
        <w:t xml:space="preserve">             </w:t>
      </w:r>
      <w:r w:rsidRPr="001C75A4">
        <w:rPr>
          <w:sz w:val="28"/>
          <w:szCs w:val="28"/>
        </w:rPr>
        <w:t>3D-печати. Макет подвешен на нити</w:t>
      </w:r>
      <w:r w:rsidR="00A23C87">
        <w:rPr>
          <w:sz w:val="28"/>
          <w:szCs w:val="28"/>
        </w:rPr>
        <w:t>, ч</w:t>
      </w:r>
      <w:r w:rsidRPr="001C75A4">
        <w:rPr>
          <w:sz w:val="28"/>
          <w:szCs w:val="28"/>
        </w:rPr>
        <w:t xml:space="preserve">то обеспечивает возможность </w:t>
      </w:r>
      <w:r>
        <w:rPr>
          <w:sz w:val="28"/>
          <w:szCs w:val="28"/>
        </w:rPr>
        <w:t xml:space="preserve">его </w:t>
      </w:r>
      <w:r w:rsidRPr="001C75A4">
        <w:rPr>
          <w:sz w:val="28"/>
          <w:szCs w:val="28"/>
        </w:rPr>
        <w:t>вращения вокруг вертикальной оси. Вращение</w:t>
      </w:r>
      <w:r>
        <w:rPr>
          <w:sz w:val="28"/>
          <w:szCs w:val="28"/>
        </w:rPr>
        <w:t>м</w:t>
      </w:r>
      <w:r w:rsidRPr="001C75A4">
        <w:rPr>
          <w:sz w:val="28"/>
          <w:szCs w:val="28"/>
        </w:rPr>
        <w:t xml:space="preserve"> нити </w:t>
      </w:r>
      <w:r>
        <w:rPr>
          <w:sz w:val="28"/>
          <w:szCs w:val="28"/>
        </w:rPr>
        <w:t xml:space="preserve">можно задавать </w:t>
      </w:r>
      <w:r w:rsidRPr="001C75A4">
        <w:rPr>
          <w:sz w:val="28"/>
          <w:szCs w:val="28"/>
        </w:rPr>
        <w:t>внешн</w:t>
      </w:r>
      <w:r>
        <w:rPr>
          <w:sz w:val="28"/>
          <w:szCs w:val="28"/>
        </w:rPr>
        <w:t>ий</w:t>
      </w:r>
      <w:r w:rsidRPr="001C75A4">
        <w:rPr>
          <w:sz w:val="28"/>
          <w:szCs w:val="28"/>
        </w:rPr>
        <w:t xml:space="preserve"> возмущающ</w:t>
      </w:r>
      <w:r>
        <w:rPr>
          <w:sz w:val="28"/>
          <w:szCs w:val="28"/>
        </w:rPr>
        <w:t xml:space="preserve">ий </w:t>
      </w:r>
      <w:r w:rsidRPr="001C75A4">
        <w:rPr>
          <w:sz w:val="28"/>
          <w:szCs w:val="28"/>
        </w:rPr>
        <w:t>момент</w:t>
      </w:r>
      <w:r w:rsidR="00A23C87">
        <w:rPr>
          <w:sz w:val="28"/>
          <w:szCs w:val="28"/>
        </w:rPr>
        <w:t>. Таким образом можно</w:t>
      </w:r>
      <w:r>
        <w:rPr>
          <w:sz w:val="28"/>
          <w:szCs w:val="28"/>
        </w:rPr>
        <w:t xml:space="preserve"> </w:t>
      </w:r>
      <w:r w:rsidR="00A23C87">
        <w:rPr>
          <w:sz w:val="28"/>
          <w:szCs w:val="28"/>
        </w:rPr>
        <w:t>м</w:t>
      </w:r>
      <w:r w:rsidRPr="001C75A4">
        <w:rPr>
          <w:sz w:val="28"/>
          <w:szCs w:val="28"/>
        </w:rPr>
        <w:t>оделир</w:t>
      </w:r>
      <w:r w:rsidR="00A23C87">
        <w:rPr>
          <w:sz w:val="28"/>
          <w:szCs w:val="28"/>
        </w:rPr>
        <w:t>овать</w:t>
      </w:r>
      <w:r w:rsidRPr="001C75A4">
        <w:rPr>
          <w:sz w:val="28"/>
          <w:szCs w:val="28"/>
        </w:rPr>
        <w:t xml:space="preserve"> воздействие, аналогичное гравитационным или аэродинамическим возмущениям, с которыми сталкиваются космические аппараты.</w:t>
      </w:r>
    </w:p>
    <w:p w14:paraId="0F517830" w14:textId="70EEC557" w:rsidR="00E47711" w:rsidRDefault="001C75A4" w:rsidP="00194893">
      <w:pPr>
        <w:spacing w:line="360" w:lineRule="auto"/>
        <w:ind w:firstLine="709"/>
        <w:jc w:val="both"/>
        <w:rPr>
          <w:sz w:val="28"/>
          <w:szCs w:val="28"/>
        </w:rPr>
      </w:pPr>
      <w:r w:rsidRPr="001C75A4">
        <w:rPr>
          <w:sz w:val="28"/>
          <w:szCs w:val="28"/>
        </w:rPr>
        <w:t xml:space="preserve">Управление ориентацией осуществляется за счёт маховика, </w:t>
      </w:r>
      <w:r w:rsidR="00154502">
        <w:rPr>
          <w:sz w:val="28"/>
          <w:szCs w:val="28"/>
        </w:rPr>
        <w:t>вращаемого</w:t>
      </w:r>
      <w:r w:rsidRPr="001C75A4">
        <w:rPr>
          <w:sz w:val="28"/>
          <w:szCs w:val="28"/>
        </w:rPr>
        <w:t xml:space="preserve"> коллекторн</w:t>
      </w:r>
      <w:r w:rsidR="00154502">
        <w:rPr>
          <w:sz w:val="28"/>
          <w:szCs w:val="28"/>
        </w:rPr>
        <w:t>ым</w:t>
      </w:r>
      <w:r w:rsidRPr="001C75A4">
        <w:rPr>
          <w:sz w:val="28"/>
          <w:szCs w:val="28"/>
        </w:rPr>
        <w:t xml:space="preserve"> двигател</w:t>
      </w:r>
      <w:r w:rsidR="00154502">
        <w:rPr>
          <w:sz w:val="28"/>
          <w:szCs w:val="28"/>
        </w:rPr>
        <w:t>ем</w:t>
      </w:r>
      <w:r w:rsidRPr="001C75A4">
        <w:rPr>
          <w:sz w:val="28"/>
          <w:szCs w:val="28"/>
        </w:rPr>
        <w:t>. Измен</w:t>
      </w:r>
      <w:r w:rsidR="00A23C87">
        <w:rPr>
          <w:sz w:val="28"/>
          <w:szCs w:val="28"/>
        </w:rPr>
        <w:t xml:space="preserve">яя </w:t>
      </w:r>
      <w:r w:rsidRPr="001C75A4">
        <w:rPr>
          <w:sz w:val="28"/>
          <w:szCs w:val="28"/>
        </w:rPr>
        <w:t>скорост</w:t>
      </w:r>
      <w:r w:rsidR="00A23C87">
        <w:rPr>
          <w:sz w:val="28"/>
          <w:szCs w:val="28"/>
        </w:rPr>
        <w:t>ь</w:t>
      </w:r>
      <w:r w:rsidRPr="001C75A4">
        <w:rPr>
          <w:sz w:val="28"/>
          <w:szCs w:val="28"/>
        </w:rPr>
        <w:t xml:space="preserve"> вращения</w:t>
      </w:r>
      <w:r w:rsidR="00A23C87">
        <w:rPr>
          <w:sz w:val="28"/>
          <w:szCs w:val="28"/>
        </w:rPr>
        <w:t xml:space="preserve"> </w:t>
      </w:r>
      <w:r w:rsidRPr="001C75A4">
        <w:rPr>
          <w:sz w:val="28"/>
          <w:szCs w:val="28"/>
        </w:rPr>
        <w:t>маховика</w:t>
      </w:r>
      <w:r w:rsidR="00A23C87">
        <w:rPr>
          <w:sz w:val="28"/>
          <w:szCs w:val="28"/>
        </w:rPr>
        <w:t>,</w:t>
      </w:r>
      <w:r w:rsidRPr="001C75A4">
        <w:rPr>
          <w:sz w:val="28"/>
          <w:szCs w:val="28"/>
        </w:rPr>
        <w:t xml:space="preserve"> </w:t>
      </w:r>
      <w:r w:rsidR="00A23C87">
        <w:rPr>
          <w:sz w:val="28"/>
          <w:szCs w:val="28"/>
        </w:rPr>
        <w:t xml:space="preserve">можно </w:t>
      </w:r>
      <w:r w:rsidRPr="001C75A4">
        <w:rPr>
          <w:sz w:val="28"/>
          <w:szCs w:val="28"/>
        </w:rPr>
        <w:t>выз</w:t>
      </w:r>
      <w:r w:rsidR="00A23C87">
        <w:rPr>
          <w:sz w:val="28"/>
          <w:szCs w:val="28"/>
        </w:rPr>
        <w:t>вать</w:t>
      </w:r>
      <w:r w:rsidRPr="001C75A4">
        <w:rPr>
          <w:sz w:val="28"/>
          <w:szCs w:val="28"/>
        </w:rPr>
        <w:t xml:space="preserve"> </w:t>
      </w:r>
      <w:r w:rsidR="00A23C87">
        <w:rPr>
          <w:sz w:val="28"/>
          <w:szCs w:val="28"/>
        </w:rPr>
        <w:t>управляющий</w:t>
      </w:r>
      <w:r w:rsidRPr="001C75A4">
        <w:rPr>
          <w:sz w:val="28"/>
          <w:szCs w:val="28"/>
        </w:rPr>
        <w:t xml:space="preserve"> момент, </w:t>
      </w:r>
      <w:r w:rsidR="00A23C87">
        <w:rPr>
          <w:sz w:val="28"/>
          <w:szCs w:val="28"/>
        </w:rPr>
        <w:t xml:space="preserve">который </w:t>
      </w:r>
      <w:r w:rsidRPr="001C75A4">
        <w:rPr>
          <w:sz w:val="28"/>
          <w:szCs w:val="28"/>
        </w:rPr>
        <w:t>пов</w:t>
      </w:r>
      <w:r w:rsidR="00A23C87">
        <w:rPr>
          <w:sz w:val="28"/>
          <w:szCs w:val="28"/>
        </w:rPr>
        <w:t>е</w:t>
      </w:r>
      <w:r w:rsidRPr="001C75A4">
        <w:rPr>
          <w:sz w:val="28"/>
          <w:szCs w:val="28"/>
        </w:rPr>
        <w:t>р</w:t>
      </w:r>
      <w:r w:rsidR="00A23C87">
        <w:rPr>
          <w:sz w:val="28"/>
          <w:szCs w:val="28"/>
        </w:rPr>
        <w:t>нёт</w:t>
      </w:r>
      <w:r w:rsidRPr="001C75A4">
        <w:rPr>
          <w:sz w:val="28"/>
          <w:szCs w:val="28"/>
        </w:rPr>
        <w:t xml:space="preserve"> платформу в противоположную </w:t>
      </w:r>
      <w:r w:rsidR="00A23C87">
        <w:rPr>
          <w:sz w:val="28"/>
          <w:szCs w:val="28"/>
        </w:rPr>
        <w:t xml:space="preserve">угловому ускорению </w:t>
      </w:r>
      <w:r w:rsidRPr="001C75A4">
        <w:rPr>
          <w:sz w:val="28"/>
          <w:szCs w:val="28"/>
        </w:rPr>
        <w:t>сторону</w:t>
      </w:r>
      <w:r w:rsidR="00A23C87">
        <w:rPr>
          <w:sz w:val="28"/>
          <w:szCs w:val="28"/>
        </w:rPr>
        <w:t>.</w:t>
      </w:r>
      <w:r w:rsidR="00AA5A98">
        <w:rPr>
          <w:sz w:val="28"/>
          <w:szCs w:val="28"/>
        </w:rPr>
        <w:t xml:space="preserve"> </w:t>
      </w:r>
      <w:r w:rsidR="00194893" w:rsidRPr="00194893">
        <w:rPr>
          <w:sz w:val="28"/>
          <w:szCs w:val="28"/>
        </w:rPr>
        <w:t>Управляюще</w:t>
      </w:r>
      <w:r w:rsidR="00194893">
        <w:rPr>
          <w:sz w:val="28"/>
          <w:szCs w:val="28"/>
        </w:rPr>
        <w:t>е</w:t>
      </w:r>
      <w:r w:rsidR="00194893" w:rsidRPr="00194893">
        <w:rPr>
          <w:sz w:val="28"/>
          <w:szCs w:val="28"/>
        </w:rPr>
        <w:t xml:space="preserve"> звено системы реализовано на микроконтроллере </w:t>
      </w:r>
      <w:proofErr w:type="spellStart"/>
      <w:r w:rsidR="00194893" w:rsidRPr="00194893">
        <w:rPr>
          <w:sz w:val="28"/>
          <w:szCs w:val="28"/>
        </w:rPr>
        <w:t>Arduino</w:t>
      </w:r>
      <w:proofErr w:type="spellEnd"/>
      <w:r w:rsidR="00194893" w:rsidRPr="00194893">
        <w:rPr>
          <w:sz w:val="28"/>
          <w:szCs w:val="28"/>
        </w:rPr>
        <w:t xml:space="preserve"> </w:t>
      </w:r>
      <w:proofErr w:type="spellStart"/>
      <w:r w:rsidR="00194893" w:rsidRPr="00194893">
        <w:rPr>
          <w:sz w:val="28"/>
          <w:szCs w:val="28"/>
        </w:rPr>
        <w:t>Nano</w:t>
      </w:r>
      <w:proofErr w:type="spellEnd"/>
      <w:r w:rsidR="00194893" w:rsidRPr="00194893">
        <w:rPr>
          <w:sz w:val="28"/>
          <w:szCs w:val="28"/>
        </w:rPr>
        <w:t xml:space="preserve"> V3.0, который </w:t>
      </w:r>
      <w:r w:rsidR="00194893">
        <w:rPr>
          <w:sz w:val="28"/>
          <w:szCs w:val="28"/>
        </w:rPr>
        <w:t>получает</w:t>
      </w:r>
      <w:r w:rsidR="00194893" w:rsidRPr="00194893">
        <w:rPr>
          <w:sz w:val="28"/>
          <w:szCs w:val="28"/>
        </w:rPr>
        <w:t xml:space="preserve"> данны</w:t>
      </w:r>
      <w:r w:rsidR="00194893">
        <w:rPr>
          <w:sz w:val="28"/>
          <w:szCs w:val="28"/>
        </w:rPr>
        <w:t>е</w:t>
      </w:r>
      <w:r w:rsidR="00194893" w:rsidRPr="00194893">
        <w:rPr>
          <w:sz w:val="28"/>
          <w:szCs w:val="28"/>
        </w:rPr>
        <w:t xml:space="preserve"> с инерциальн</w:t>
      </w:r>
      <w:r w:rsidR="00194893">
        <w:rPr>
          <w:sz w:val="28"/>
          <w:szCs w:val="28"/>
        </w:rPr>
        <w:t>ого</w:t>
      </w:r>
      <w:r w:rsidR="00194893" w:rsidRPr="00194893">
        <w:rPr>
          <w:sz w:val="28"/>
          <w:szCs w:val="28"/>
        </w:rPr>
        <w:t xml:space="preserve"> измерительн</w:t>
      </w:r>
      <w:r w:rsidR="00194893">
        <w:rPr>
          <w:sz w:val="28"/>
          <w:szCs w:val="28"/>
        </w:rPr>
        <w:t>ого</w:t>
      </w:r>
      <w:r w:rsidR="00194893" w:rsidRPr="00194893">
        <w:rPr>
          <w:sz w:val="28"/>
          <w:szCs w:val="28"/>
        </w:rPr>
        <w:t xml:space="preserve"> модулем MPU6050 по протоколу I²C. На основе измерений угловой скорости микроконтроллер выполняет численное интегрирование</w:t>
      </w:r>
      <w:r w:rsidR="00194893">
        <w:rPr>
          <w:sz w:val="28"/>
          <w:szCs w:val="28"/>
        </w:rPr>
        <w:t>, определяя</w:t>
      </w:r>
      <w:r w:rsidR="00194893" w:rsidRPr="00194893">
        <w:rPr>
          <w:sz w:val="28"/>
          <w:szCs w:val="28"/>
        </w:rPr>
        <w:t xml:space="preserve"> текуще</w:t>
      </w:r>
      <w:r w:rsidR="00194893">
        <w:rPr>
          <w:sz w:val="28"/>
          <w:szCs w:val="28"/>
        </w:rPr>
        <w:t>й</w:t>
      </w:r>
      <w:r w:rsidR="00194893" w:rsidRPr="00194893">
        <w:rPr>
          <w:sz w:val="28"/>
          <w:szCs w:val="28"/>
        </w:rPr>
        <w:t xml:space="preserve"> уг</w:t>
      </w:r>
      <w:r w:rsidR="00194893">
        <w:rPr>
          <w:sz w:val="28"/>
          <w:szCs w:val="28"/>
        </w:rPr>
        <w:t>ол</w:t>
      </w:r>
      <w:r w:rsidR="00194893" w:rsidRPr="00194893">
        <w:rPr>
          <w:sz w:val="28"/>
          <w:szCs w:val="28"/>
        </w:rPr>
        <w:t xml:space="preserve"> отклонения. </w:t>
      </w:r>
      <w:r w:rsidR="00194893">
        <w:rPr>
          <w:sz w:val="28"/>
          <w:szCs w:val="28"/>
        </w:rPr>
        <w:t>И</w:t>
      </w:r>
      <w:r w:rsidR="00194893" w:rsidRPr="00194893">
        <w:rPr>
          <w:sz w:val="28"/>
          <w:szCs w:val="28"/>
        </w:rPr>
        <w:t>спользуя встроенный алгоритм ПИД-регулирования, формируется управляющий сигнал, подаваемый на двигатель-маховик.</w:t>
      </w:r>
      <w:r w:rsidR="00E47711">
        <w:rPr>
          <w:sz w:val="28"/>
          <w:szCs w:val="28"/>
        </w:rPr>
        <w:t xml:space="preserve"> Д</w:t>
      </w:r>
      <w:r w:rsidR="00E47711" w:rsidRPr="001C75A4">
        <w:rPr>
          <w:sz w:val="28"/>
          <w:szCs w:val="28"/>
        </w:rPr>
        <w:t xml:space="preserve">анный принцип подробно описан в </w:t>
      </w:r>
      <w:r w:rsidR="00E47711">
        <w:rPr>
          <w:sz w:val="28"/>
          <w:szCs w:val="28"/>
        </w:rPr>
        <w:t>главе посвящённой теории</w:t>
      </w:r>
      <w:r w:rsidR="00E47711" w:rsidRPr="001C75A4">
        <w:rPr>
          <w:sz w:val="28"/>
          <w:szCs w:val="28"/>
        </w:rPr>
        <w:t>.</w:t>
      </w:r>
      <w:r w:rsidR="00E47711">
        <w:rPr>
          <w:sz w:val="28"/>
          <w:szCs w:val="28"/>
        </w:rPr>
        <w:t xml:space="preserve"> </w:t>
      </w:r>
    </w:p>
    <w:p w14:paraId="6EFBC654" w14:textId="69D7330E" w:rsidR="00B128B5" w:rsidRPr="00B128B5" w:rsidRDefault="00B128B5" w:rsidP="00B128B5">
      <w:pPr>
        <w:spacing w:line="360" w:lineRule="auto"/>
        <w:ind w:firstLine="709"/>
        <w:jc w:val="both"/>
        <w:rPr>
          <w:sz w:val="28"/>
          <w:szCs w:val="28"/>
        </w:rPr>
      </w:pPr>
      <w:r w:rsidRPr="00B128B5">
        <w:rPr>
          <w:sz w:val="28"/>
          <w:szCs w:val="28"/>
        </w:rPr>
        <w:t xml:space="preserve">Выбор аппаратных компонентов для макета </w:t>
      </w:r>
      <w:r>
        <w:rPr>
          <w:sz w:val="28"/>
          <w:szCs w:val="28"/>
        </w:rPr>
        <w:t xml:space="preserve">позволяет создать </w:t>
      </w:r>
      <w:r w:rsidRPr="00B128B5">
        <w:rPr>
          <w:sz w:val="28"/>
          <w:szCs w:val="28"/>
        </w:rPr>
        <w:t>функциональн</w:t>
      </w:r>
      <w:r>
        <w:rPr>
          <w:sz w:val="28"/>
          <w:szCs w:val="28"/>
        </w:rPr>
        <w:t>ый</w:t>
      </w:r>
      <w:r w:rsidRPr="00B128B5">
        <w:rPr>
          <w:sz w:val="28"/>
          <w:szCs w:val="28"/>
        </w:rPr>
        <w:t>, просто</w:t>
      </w:r>
      <w:r>
        <w:rPr>
          <w:sz w:val="28"/>
          <w:szCs w:val="28"/>
        </w:rPr>
        <w:t>й в</w:t>
      </w:r>
      <w:r w:rsidRPr="00B128B5">
        <w:rPr>
          <w:sz w:val="28"/>
          <w:szCs w:val="28"/>
        </w:rPr>
        <w:t xml:space="preserve"> реализации и экономичн</w:t>
      </w:r>
      <w:r>
        <w:rPr>
          <w:sz w:val="28"/>
          <w:szCs w:val="28"/>
        </w:rPr>
        <w:t>ый макет</w:t>
      </w:r>
      <w:r w:rsidRPr="00B128B5">
        <w:rPr>
          <w:sz w:val="28"/>
          <w:szCs w:val="28"/>
        </w:rPr>
        <w:t xml:space="preserve">. В качестве основных критериев при выборе </w:t>
      </w:r>
      <w:r>
        <w:rPr>
          <w:sz w:val="28"/>
          <w:szCs w:val="28"/>
        </w:rPr>
        <w:t>компонентов макета</w:t>
      </w:r>
      <w:r w:rsidRPr="00B128B5">
        <w:rPr>
          <w:sz w:val="28"/>
          <w:szCs w:val="28"/>
        </w:rPr>
        <w:t xml:space="preserve"> были приняты следующие соображения:</w:t>
      </w:r>
    </w:p>
    <w:p w14:paraId="4BF48983" w14:textId="080D9ADD" w:rsidR="00B128B5" w:rsidRPr="00526781" w:rsidRDefault="00B128B5" w:rsidP="00526781">
      <w:pPr>
        <w:pStyle w:val="ListParagraph"/>
        <w:numPr>
          <w:ilvl w:val="0"/>
          <w:numId w:val="28"/>
        </w:numPr>
        <w:spacing w:after="0" w:line="360" w:lineRule="auto"/>
        <w:ind w:left="0" w:firstLine="709"/>
        <w:jc w:val="both"/>
        <w:rPr>
          <w:rFonts w:ascii="Times New Roman" w:hAnsi="Times New Roman"/>
          <w:sz w:val="28"/>
          <w:szCs w:val="28"/>
        </w:rPr>
      </w:pPr>
      <w:r w:rsidRPr="00526781">
        <w:rPr>
          <w:rFonts w:ascii="Times New Roman" w:hAnsi="Times New Roman"/>
          <w:sz w:val="28"/>
          <w:szCs w:val="28"/>
        </w:rPr>
        <w:t xml:space="preserve">Инженерная доступность и простота интеграции. Микроконтроллер </w:t>
      </w:r>
      <w:proofErr w:type="spellStart"/>
      <w:r w:rsidRPr="00526781">
        <w:rPr>
          <w:rFonts w:ascii="Times New Roman" w:hAnsi="Times New Roman"/>
          <w:sz w:val="28"/>
          <w:szCs w:val="28"/>
        </w:rPr>
        <w:t>Arduino</w:t>
      </w:r>
      <w:proofErr w:type="spellEnd"/>
      <w:r w:rsidRPr="00526781">
        <w:rPr>
          <w:rFonts w:ascii="Times New Roman" w:hAnsi="Times New Roman"/>
          <w:sz w:val="28"/>
          <w:szCs w:val="28"/>
        </w:rPr>
        <w:t xml:space="preserve"> </w:t>
      </w:r>
      <w:proofErr w:type="spellStart"/>
      <w:r w:rsidRPr="00526781">
        <w:rPr>
          <w:rFonts w:ascii="Times New Roman" w:hAnsi="Times New Roman"/>
          <w:sz w:val="28"/>
          <w:szCs w:val="28"/>
        </w:rPr>
        <w:t>Nano</w:t>
      </w:r>
      <w:proofErr w:type="spellEnd"/>
      <w:r w:rsidRPr="00526781">
        <w:rPr>
          <w:rFonts w:ascii="Times New Roman" w:hAnsi="Times New Roman"/>
          <w:sz w:val="28"/>
          <w:szCs w:val="28"/>
        </w:rPr>
        <w:t xml:space="preserve"> V3.0 и модуль MPU6050 обладают широкой поддержкой в виде открытых библиотек и подробной технической документации. Это значительно упростит процесс разработки, отладки и последующего расширения системы. Применение протокола I²C позволит </w:t>
      </w:r>
      <w:r w:rsidRPr="00526781">
        <w:rPr>
          <w:rFonts w:ascii="Times New Roman" w:hAnsi="Times New Roman"/>
          <w:sz w:val="28"/>
          <w:szCs w:val="28"/>
        </w:rPr>
        <w:lastRenderedPageBreak/>
        <w:t>обеспечить связь между микроконтроллером и инерциальными измерительными модулями с применением минимального количества проводников.</w:t>
      </w:r>
    </w:p>
    <w:p w14:paraId="7F4C504F" w14:textId="569226D7" w:rsidR="00B128B5" w:rsidRPr="00526781" w:rsidRDefault="00B128B5" w:rsidP="00526781">
      <w:pPr>
        <w:pStyle w:val="ListParagraph"/>
        <w:numPr>
          <w:ilvl w:val="0"/>
          <w:numId w:val="28"/>
        </w:numPr>
        <w:spacing w:line="360" w:lineRule="auto"/>
        <w:ind w:left="0" w:firstLine="709"/>
        <w:jc w:val="both"/>
        <w:rPr>
          <w:rFonts w:ascii="Times New Roman" w:hAnsi="Times New Roman"/>
          <w:sz w:val="28"/>
          <w:szCs w:val="28"/>
        </w:rPr>
      </w:pPr>
      <w:r w:rsidRPr="00526781">
        <w:rPr>
          <w:rFonts w:ascii="Times New Roman" w:hAnsi="Times New Roman"/>
          <w:sz w:val="28"/>
          <w:szCs w:val="28"/>
        </w:rPr>
        <w:t xml:space="preserve">Применение недорогих компонентов, таких как коллекторный двигатель и стандартные модули датчиков, позволит </w:t>
      </w:r>
      <w:r w:rsidR="00526781" w:rsidRPr="00526781">
        <w:rPr>
          <w:rFonts w:ascii="Times New Roman" w:hAnsi="Times New Roman"/>
          <w:sz w:val="28"/>
          <w:szCs w:val="28"/>
        </w:rPr>
        <w:t xml:space="preserve">с минимальными затратами </w:t>
      </w:r>
      <w:r w:rsidRPr="00526781">
        <w:rPr>
          <w:rFonts w:ascii="Times New Roman" w:hAnsi="Times New Roman"/>
          <w:sz w:val="28"/>
          <w:szCs w:val="28"/>
        </w:rPr>
        <w:t>собрать рабочий макет одноосной системы ориентации и стабилизации</w:t>
      </w:r>
      <w:r w:rsidR="00526781" w:rsidRPr="00526781">
        <w:rPr>
          <w:rFonts w:ascii="Times New Roman" w:hAnsi="Times New Roman"/>
          <w:sz w:val="28"/>
          <w:szCs w:val="28"/>
        </w:rPr>
        <w:t>, избежав</w:t>
      </w:r>
      <w:r w:rsidRPr="00526781">
        <w:rPr>
          <w:rFonts w:ascii="Times New Roman" w:hAnsi="Times New Roman"/>
          <w:sz w:val="28"/>
          <w:szCs w:val="28"/>
        </w:rPr>
        <w:t xml:space="preserve"> значительных финансовых вложений.</w:t>
      </w:r>
    </w:p>
    <w:p w14:paraId="2DB1F238" w14:textId="0912F048" w:rsidR="00B128B5" w:rsidRPr="00526781" w:rsidRDefault="00526781" w:rsidP="00526781">
      <w:pPr>
        <w:pStyle w:val="ListParagraph"/>
        <w:numPr>
          <w:ilvl w:val="0"/>
          <w:numId w:val="28"/>
        </w:numPr>
        <w:spacing w:after="0" w:line="360" w:lineRule="auto"/>
        <w:ind w:left="0" w:firstLine="709"/>
        <w:jc w:val="both"/>
        <w:rPr>
          <w:rFonts w:ascii="Times New Roman" w:hAnsi="Times New Roman"/>
          <w:sz w:val="28"/>
          <w:szCs w:val="28"/>
        </w:rPr>
      </w:pPr>
      <w:r>
        <w:rPr>
          <w:rFonts w:ascii="Times New Roman" w:hAnsi="Times New Roman"/>
          <w:sz w:val="28"/>
          <w:szCs w:val="28"/>
        </w:rPr>
        <w:t>Обеспечение достаточной</w:t>
      </w:r>
      <w:r w:rsidR="00B128B5" w:rsidRPr="00526781">
        <w:rPr>
          <w:rFonts w:ascii="Times New Roman" w:hAnsi="Times New Roman"/>
          <w:sz w:val="28"/>
          <w:szCs w:val="28"/>
        </w:rPr>
        <w:t xml:space="preserve"> </w:t>
      </w:r>
      <w:r>
        <w:rPr>
          <w:rFonts w:ascii="Times New Roman" w:hAnsi="Times New Roman"/>
          <w:sz w:val="28"/>
          <w:szCs w:val="28"/>
        </w:rPr>
        <w:t xml:space="preserve">точности </w:t>
      </w:r>
      <w:r w:rsidR="00B128B5" w:rsidRPr="00526781">
        <w:rPr>
          <w:rFonts w:ascii="Times New Roman" w:hAnsi="Times New Roman"/>
          <w:sz w:val="28"/>
          <w:szCs w:val="28"/>
        </w:rPr>
        <w:t xml:space="preserve">для демонстрационных целей. Несмотря на отсутствие магнитометра и ограничения, связанной с дрейфом гироскопа, MPU6050 </w:t>
      </w:r>
      <w:r>
        <w:rPr>
          <w:rFonts w:ascii="Times New Roman" w:hAnsi="Times New Roman"/>
          <w:sz w:val="28"/>
          <w:szCs w:val="28"/>
        </w:rPr>
        <w:t xml:space="preserve">сможет </w:t>
      </w:r>
      <w:r w:rsidR="00B128B5" w:rsidRPr="00526781">
        <w:rPr>
          <w:rFonts w:ascii="Times New Roman" w:hAnsi="Times New Roman"/>
          <w:sz w:val="28"/>
          <w:szCs w:val="28"/>
        </w:rPr>
        <w:t>обеспечи</w:t>
      </w:r>
      <w:r>
        <w:rPr>
          <w:rFonts w:ascii="Times New Roman" w:hAnsi="Times New Roman"/>
          <w:sz w:val="28"/>
          <w:szCs w:val="28"/>
        </w:rPr>
        <w:t>ть</w:t>
      </w:r>
      <w:r w:rsidR="00B128B5" w:rsidRPr="00526781">
        <w:rPr>
          <w:rFonts w:ascii="Times New Roman" w:hAnsi="Times New Roman"/>
          <w:sz w:val="28"/>
          <w:szCs w:val="28"/>
        </w:rPr>
        <w:t xml:space="preserve"> приемлемый уровень измерений для кратковременных тестов</w:t>
      </w:r>
      <w:r>
        <w:rPr>
          <w:rFonts w:ascii="Times New Roman" w:hAnsi="Times New Roman"/>
          <w:sz w:val="28"/>
          <w:szCs w:val="28"/>
        </w:rPr>
        <w:t>, а также</w:t>
      </w:r>
      <w:r w:rsidR="00B128B5" w:rsidRPr="00526781">
        <w:rPr>
          <w:rFonts w:ascii="Times New Roman" w:hAnsi="Times New Roman"/>
          <w:sz w:val="28"/>
          <w:szCs w:val="28"/>
        </w:rPr>
        <w:t xml:space="preserve"> визуальной демонстрации</w:t>
      </w:r>
      <w:r>
        <w:rPr>
          <w:rFonts w:ascii="Times New Roman" w:hAnsi="Times New Roman"/>
          <w:sz w:val="28"/>
          <w:szCs w:val="28"/>
        </w:rPr>
        <w:t xml:space="preserve"> основных</w:t>
      </w:r>
      <w:r w:rsidR="00B128B5" w:rsidRPr="00526781">
        <w:rPr>
          <w:rFonts w:ascii="Times New Roman" w:hAnsi="Times New Roman"/>
          <w:sz w:val="28"/>
          <w:szCs w:val="28"/>
        </w:rPr>
        <w:t xml:space="preserve"> принципов </w:t>
      </w:r>
      <w:proofErr w:type="spellStart"/>
      <w:r>
        <w:rPr>
          <w:rFonts w:ascii="Times New Roman" w:hAnsi="Times New Roman"/>
          <w:sz w:val="28"/>
          <w:szCs w:val="28"/>
        </w:rPr>
        <w:t>маховичной</w:t>
      </w:r>
      <w:proofErr w:type="spellEnd"/>
      <w:r>
        <w:rPr>
          <w:rFonts w:ascii="Times New Roman" w:hAnsi="Times New Roman"/>
          <w:sz w:val="28"/>
          <w:szCs w:val="28"/>
        </w:rPr>
        <w:t xml:space="preserve"> системы стабилизации и ориентации.</w:t>
      </w:r>
    </w:p>
    <w:p w14:paraId="1EA60A37" w14:textId="72569DA4" w:rsidR="00B128B5" w:rsidRPr="00526781" w:rsidRDefault="00526781" w:rsidP="00901ECD">
      <w:pPr>
        <w:pStyle w:val="a0"/>
      </w:pPr>
      <w:r w:rsidRPr="00526781">
        <w:t>Хотя</w:t>
      </w:r>
      <w:r w:rsidR="00B128B5" w:rsidRPr="00526781">
        <w:t xml:space="preserve"> выбранные элементы не являются оптимальными с точки зрения применения в составе реального космического аппарата, они позволяют реализовать наглядную и функциональную модель, </w:t>
      </w:r>
      <w:r w:rsidRPr="00526781">
        <w:t xml:space="preserve">которая </w:t>
      </w:r>
      <w:r w:rsidR="00B128B5" w:rsidRPr="00526781">
        <w:t>пригодн</w:t>
      </w:r>
      <w:r w:rsidRPr="00526781">
        <w:t>а</w:t>
      </w:r>
      <w:r w:rsidR="00B128B5" w:rsidRPr="00526781">
        <w:t xml:space="preserve"> для исследовательских и учебных целей.</w:t>
      </w:r>
    </w:p>
    <w:bookmarkEnd w:id="32"/>
    <w:p w14:paraId="1CD98F2A" w14:textId="7CA06E9B" w:rsidR="00632CCF" w:rsidRPr="00E00B07" w:rsidRDefault="00632CCF" w:rsidP="00901ECD">
      <w:pPr>
        <w:pStyle w:val="a0"/>
      </w:pPr>
      <w:r w:rsidRPr="00E00B07">
        <w:t xml:space="preserve"> </w:t>
      </w:r>
    </w:p>
    <w:p w14:paraId="53696C62" w14:textId="0BCEBB81" w:rsidR="00D0434D" w:rsidRPr="00D0434D" w:rsidRDefault="00D0434D" w:rsidP="00DC5ED7">
      <w:pPr>
        <w:pStyle w:val="13"/>
        <w:ind w:left="0" w:firstLine="709"/>
      </w:pPr>
      <w:bookmarkStart w:id="35" w:name="_Toc198763554"/>
      <w:r w:rsidRPr="00D0434D">
        <w:t>Получение данных с модуля MPU6050</w:t>
      </w:r>
      <w:bookmarkEnd w:id="35"/>
    </w:p>
    <w:p w14:paraId="4A0776A7" w14:textId="7B944AF0" w:rsidR="00AA5A98" w:rsidRPr="00AA5A98" w:rsidRDefault="00D0434D" w:rsidP="00AA5A98">
      <w:pPr>
        <w:spacing w:line="360" w:lineRule="auto"/>
        <w:ind w:firstLine="709"/>
        <w:jc w:val="both"/>
        <w:rPr>
          <w:sz w:val="28"/>
          <w:szCs w:val="28"/>
        </w:rPr>
      </w:pPr>
      <w:r w:rsidRPr="00D0434D">
        <w:rPr>
          <w:sz w:val="28"/>
          <w:szCs w:val="28"/>
        </w:rPr>
        <w:t xml:space="preserve"> </w:t>
      </w:r>
      <w:r w:rsidR="00AA5A98">
        <w:rPr>
          <w:sz w:val="28"/>
          <w:szCs w:val="28"/>
        </w:rPr>
        <w:t>Как уже было упомянуто ранее, д</w:t>
      </w:r>
      <w:r w:rsidR="00AA5A98" w:rsidRPr="00AA5A98">
        <w:rPr>
          <w:sz w:val="28"/>
          <w:szCs w:val="28"/>
        </w:rPr>
        <w:t xml:space="preserve">ля получения </w:t>
      </w:r>
      <w:r w:rsidR="00AA5A98">
        <w:rPr>
          <w:sz w:val="28"/>
          <w:szCs w:val="28"/>
        </w:rPr>
        <w:t>данных</w:t>
      </w:r>
      <w:r w:rsidR="00AA5A98" w:rsidRPr="00AA5A98">
        <w:rPr>
          <w:sz w:val="28"/>
          <w:szCs w:val="28"/>
        </w:rPr>
        <w:t xml:space="preserve"> о </w:t>
      </w:r>
      <w:r w:rsidR="00AA5A98">
        <w:rPr>
          <w:sz w:val="28"/>
          <w:szCs w:val="28"/>
        </w:rPr>
        <w:t xml:space="preserve">текущей ориентации </w:t>
      </w:r>
      <w:r w:rsidR="00AA5A98" w:rsidRPr="00AA5A98">
        <w:rPr>
          <w:sz w:val="28"/>
          <w:szCs w:val="28"/>
        </w:rPr>
        <w:t xml:space="preserve">макета по углу рысканья используется инерциальный измерительный модуль </w:t>
      </w:r>
      <w:r w:rsidR="00AA5A98" w:rsidRPr="006162EA">
        <w:rPr>
          <w:rStyle w:val="Strong"/>
          <w:b w:val="0"/>
          <w:bCs w:val="0"/>
          <w:sz w:val="28"/>
          <w:szCs w:val="28"/>
        </w:rPr>
        <w:t>MPU6050</w:t>
      </w:r>
      <w:r w:rsidR="00AA5A98" w:rsidRPr="006162EA">
        <w:rPr>
          <w:sz w:val="28"/>
          <w:szCs w:val="28"/>
        </w:rPr>
        <w:t>,</w:t>
      </w:r>
      <w:r w:rsidR="00AA5A98" w:rsidRPr="00AA5A98">
        <w:rPr>
          <w:sz w:val="28"/>
          <w:szCs w:val="28"/>
        </w:rPr>
        <w:t xml:space="preserve"> </w:t>
      </w:r>
      <w:r w:rsidR="00AA5A98">
        <w:rPr>
          <w:sz w:val="28"/>
          <w:szCs w:val="28"/>
        </w:rPr>
        <w:t>который включает</w:t>
      </w:r>
      <w:r w:rsidR="00AA5A98" w:rsidRPr="00AA5A98">
        <w:rPr>
          <w:sz w:val="28"/>
          <w:szCs w:val="28"/>
        </w:rPr>
        <w:t xml:space="preserve"> в себя </w:t>
      </w:r>
      <w:proofErr w:type="spellStart"/>
      <w:r w:rsidR="00AA5A98" w:rsidRPr="00AA5A98">
        <w:rPr>
          <w:sz w:val="28"/>
          <w:szCs w:val="28"/>
        </w:rPr>
        <w:t>трёхосевой</w:t>
      </w:r>
      <w:proofErr w:type="spellEnd"/>
      <w:r w:rsidR="00AA5A98" w:rsidRPr="00AA5A98">
        <w:rPr>
          <w:sz w:val="28"/>
          <w:szCs w:val="28"/>
        </w:rPr>
        <w:t xml:space="preserve"> гироскоп и акселерометр. </w:t>
      </w:r>
      <w:r w:rsidR="00AA5A98">
        <w:rPr>
          <w:sz w:val="28"/>
          <w:szCs w:val="28"/>
        </w:rPr>
        <w:t>При разработке данного макета,</w:t>
      </w:r>
      <w:r w:rsidR="00AA5A98" w:rsidRPr="00AA5A98">
        <w:rPr>
          <w:sz w:val="28"/>
          <w:szCs w:val="28"/>
        </w:rPr>
        <w:t xml:space="preserve"> для расчёта угла использу</w:t>
      </w:r>
      <w:r w:rsidR="00AA5A98">
        <w:rPr>
          <w:sz w:val="28"/>
          <w:szCs w:val="28"/>
        </w:rPr>
        <w:t>ются только данные с гироскопа</w:t>
      </w:r>
      <w:r w:rsidR="006162EA">
        <w:rPr>
          <w:sz w:val="28"/>
          <w:szCs w:val="28"/>
        </w:rPr>
        <w:t>. Это связано с тем, что вращение платформы возможно только относительно вертикальной оси</w:t>
      </w:r>
      <w:r w:rsidR="006162EA" w:rsidRPr="006162EA">
        <w:rPr>
          <w:sz w:val="28"/>
          <w:szCs w:val="28"/>
        </w:rPr>
        <w:t xml:space="preserve">. </w:t>
      </w:r>
      <w:r w:rsidR="00AA5A98" w:rsidRPr="00AA5A98">
        <w:rPr>
          <w:sz w:val="28"/>
          <w:szCs w:val="28"/>
        </w:rPr>
        <w:t xml:space="preserve"> </w:t>
      </w:r>
      <w:r w:rsidR="006162EA">
        <w:rPr>
          <w:sz w:val="28"/>
          <w:szCs w:val="28"/>
        </w:rPr>
        <w:t>В системе</w:t>
      </w:r>
      <w:r w:rsidR="006162EA" w:rsidRPr="006162EA">
        <w:rPr>
          <w:sz w:val="28"/>
          <w:szCs w:val="28"/>
        </w:rPr>
        <w:t xml:space="preserve"> </w:t>
      </w:r>
      <w:r w:rsidR="006162EA">
        <w:rPr>
          <w:sz w:val="28"/>
          <w:szCs w:val="28"/>
        </w:rPr>
        <w:t xml:space="preserve">координат связанной с гироскопом вертикалью является ось </w:t>
      </w:r>
      <w:r w:rsidR="006162EA">
        <w:rPr>
          <w:sz w:val="28"/>
          <w:szCs w:val="28"/>
          <w:lang w:val="en-US"/>
        </w:rPr>
        <w:t>z</w:t>
      </w:r>
      <w:r w:rsidR="00AA5A98" w:rsidRPr="00AA5A98">
        <w:rPr>
          <w:sz w:val="28"/>
          <w:szCs w:val="28"/>
        </w:rPr>
        <w:t>.</w:t>
      </w:r>
    </w:p>
    <w:p w14:paraId="1B5FCFF8" w14:textId="0A140230" w:rsidR="00AA5A98" w:rsidRDefault="00AA5A98" w:rsidP="00AA5A98">
      <w:pPr>
        <w:spacing w:line="360" w:lineRule="auto"/>
        <w:ind w:firstLine="709"/>
        <w:jc w:val="both"/>
        <w:rPr>
          <w:sz w:val="28"/>
          <w:szCs w:val="28"/>
        </w:rPr>
      </w:pPr>
      <w:r w:rsidRPr="00AA5A98">
        <w:rPr>
          <w:sz w:val="28"/>
          <w:szCs w:val="28"/>
        </w:rPr>
        <w:t xml:space="preserve">Модуль подключается к микроконтроллеру </w:t>
      </w:r>
      <w:proofErr w:type="spellStart"/>
      <w:r w:rsidRPr="006162EA">
        <w:rPr>
          <w:rStyle w:val="Strong"/>
          <w:b w:val="0"/>
          <w:bCs w:val="0"/>
          <w:sz w:val="28"/>
          <w:szCs w:val="28"/>
        </w:rPr>
        <w:t>Arduino</w:t>
      </w:r>
      <w:proofErr w:type="spellEnd"/>
      <w:r w:rsidRPr="006162EA">
        <w:rPr>
          <w:rStyle w:val="Strong"/>
          <w:b w:val="0"/>
          <w:bCs w:val="0"/>
          <w:sz w:val="28"/>
          <w:szCs w:val="28"/>
        </w:rPr>
        <w:t xml:space="preserve"> </w:t>
      </w:r>
      <w:proofErr w:type="spellStart"/>
      <w:r w:rsidRPr="006162EA">
        <w:rPr>
          <w:rStyle w:val="Strong"/>
          <w:b w:val="0"/>
          <w:bCs w:val="0"/>
          <w:sz w:val="28"/>
          <w:szCs w:val="28"/>
        </w:rPr>
        <w:t>Nano</w:t>
      </w:r>
      <w:proofErr w:type="spellEnd"/>
      <w:r w:rsidRPr="006162EA">
        <w:rPr>
          <w:rStyle w:val="Strong"/>
          <w:b w:val="0"/>
          <w:bCs w:val="0"/>
          <w:sz w:val="28"/>
          <w:szCs w:val="28"/>
        </w:rPr>
        <w:t xml:space="preserve"> V3.0</w:t>
      </w:r>
      <w:r w:rsidRPr="00AA5A98">
        <w:rPr>
          <w:sz w:val="28"/>
          <w:szCs w:val="28"/>
        </w:rPr>
        <w:t xml:space="preserve"> с помощью интерфейса </w:t>
      </w:r>
      <w:r w:rsidRPr="006162EA">
        <w:rPr>
          <w:rStyle w:val="Strong"/>
          <w:b w:val="0"/>
          <w:bCs w:val="0"/>
          <w:sz w:val="28"/>
          <w:szCs w:val="28"/>
        </w:rPr>
        <w:t>I²C</w:t>
      </w:r>
      <w:r w:rsidRPr="00AA5A98">
        <w:rPr>
          <w:sz w:val="28"/>
          <w:szCs w:val="28"/>
        </w:rPr>
        <w:t>, что позволяет обеспечить двунаправленную синхронную передачу данных линиям</w:t>
      </w:r>
      <w:r w:rsidR="006162EA">
        <w:rPr>
          <w:sz w:val="28"/>
          <w:szCs w:val="28"/>
        </w:rPr>
        <w:t>.</w:t>
      </w:r>
      <w:r w:rsidRPr="00AA5A98">
        <w:rPr>
          <w:sz w:val="28"/>
          <w:szCs w:val="28"/>
        </w:rPr>
        <w:t xml:space="preserve"> </w:t>
      </w:r>
      <w:r w:rsidRPr="006162EA">
        <w:rPr>
          <w:rStyle w:val="Strong"/>
          <w:b w:val="0"/>
          <w:bCs w:val="0"/>
          <w:sz w:val="28"/>
          <w:szCs w:val="28"/>
        </w:rPr>
        <w:t>SDA (A4)</w:t>
      </w:r>
      <w:r w:rsidRPr="00AA5A98">
        <w:rPr>
          <w:sz w:val="28"/>
          <w:szCs w:val="28"/>
        </w:rPr>
        <w:t xml:space="preserve"> и </w:t>
      </w:r>
      <w:r w:rsidRPr="006162EA">
        <w:rPr>
          <w:rStyle w:val="Strong"/>
          <w:b w:val="0"/>
          <w:bCs w:val="0"/>
          <w:sz w:val="28"/>
          <w:szCs w:val="28"/>
        </w:rPr>
        <w:t>SCL (A5)</w:t>
      </w:r>
      <w:r w:rsidRPr="006162EA">
        <w:rPr>
          <w:b/>
          <w:bCs/>
          <w:sz w:val="28"/>
          <w:szCs w:val="28"/>
        </w:rPr>
        <w:t>.</w:t>
      </w:r>
      <w:r w:rsidRPr="00AA5A98">
        <w:rPr>
          <w:sz w:val="28"/>
          <w:szCs w:val="28"/>
        </w:rPr>
        <w:t xml:space="preserve"> Схема подключения представлена на рисунке </w:t>
      </w:r>
      <w:r w:rsidR="00F313AF">
        <w:rPr>
          <w:sz w:val="28"/>
          <w:szCs w:val="28"/>
        </w:rPr>
        <w:t>4</w:t>
      </w:r>
      <w:r w:rsidR="006162EA">
        <w:rPr>
          <w:sz w:val="28"/>
          <w:szCs w:val="28"/>
        </w:rPr>
        <w:t>.</w:t>
      </w:r>
    </w:p>
    <w:p w14:paraId="3CA4915A" w14:textId="2BD2B053" w:rsidR="00F313AF" w:rsidRDefault="00F313AF" w:rsidP="00F313AF">
      <w:pPr>
        <w:spacing w:line="360" w:lineRule="auto"/>
        <w:jc w:val="center"/>
        <w:rPr>
          <w:rStyle w:val="Strong"/>
          <w:b w:val="0"/>
          <w:bCs w:val="0"/>
          <w:sz w:val="28"/>
          <w:szCs w:val="28"/>
        </w:rPr>
      </w:pPr>
      <w:r>
        <w:rPr>
          <w:noProof/>
        </w:rPr>
        <w:lastRenderedPageBreak/>
        <w:drawing>
          <wp:anchor distT="0" distB="0" distL="114300" distR="114300" simplePos="0" relativeHeight="251677696" behindDoc="0" locked="0" layoutInCell="1" allowOverlap="1" wp14:anchorId="3F747178" wp14:editId="2D97F0A9">
            <wp:simplePos x="0" y="0"/>
            <wp:positionH relativeFrom="margin">
              <wp:posOffset>529590</wp:posOffset>
            </wp:positionH>
            <wp:positionV relativeFrom="paragraph">
              <wp:posOffset>0</wp:posOffset>
            </wp:positionV>
            <wp:extent cx="4924425" cy="382905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grayscl/>
                      <a:extLst>
                        <a:ext uri="{28A0092B-C50C-407E-A947-70E740481C1C}">
                          <a14:useLocalDpi xmlns:a14="http://schemas.microsoft.com/office/drawing/2010/main" val="0"/>
                        </a:ext>
                      </a:extLst>
                    </a:blip>
                    <a:stretch>
                      <a:fillRect/>
                    </a:stretch>
                  </pic:blipFill>
                  <pic:spPr>
                    <a:xfrm>
                      <a:off x="0" y="0"/>
                      <a:ext cx="4924425" cy="38290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Рисунок 4 - П</w:t>
      </w:r>
      <w:r w:rsidRPr="00AA5A98">
        <w:rPr>
          <w:sz w:val="28"/>
          <w:szCs w:val="28"/>
        </w:rPr>
        <w:t>одключени</w:t>
      </w:r>
      <w:r>
        <w:rPr>
          <w:sz w:val="28"/>
          <w:szCs w:val="28"/>
        </w:rPr>
        <w:t>е</w:t>
      </w:r>
      <w:r w:rsidRPr="00F313AF">
        <w:rPr>
          <w:rStyle w:val="Strong"/>
          <w:b w:val="0"/>
          <w:bCs w:val="0"/>
          <w:sz w:val="28"/>
          <w:szCs w:val="28"/>
        </w:rPr>
        <w:t xml:space="preserve"> </w:t>
      </w:r>
      <w:r>
        <w:rPr>
          <w:rStyle w:val="Strong"/>
          <w:b w:val="0"/>
          <w:bCs w:val="0"/>
          <w:sz w:val="28"/>
          <w:szCs w:val="28"/>
          <w:lang w:val="en-US"/>
        </w:rPr>
        <w:t>MPU</w:t>
      </w:r>
      <w:r w:rsidRPr="00F313AF">
        <w:rPr>
          <w:rStyle w:val="Strong"/>
          <w:b w:val="0"/>
          <w:bCs w:val="0"/>
          <w:sz w:val="28"/>
          <w:szCs w:val="28"/>
        </w:rPr>
        <w:t xml:space="preserve">6050 </w:t>
      </w:r>
      <w:r>
        <w:rPr>
          <w:rStyle w:val="Strong"/>
          <w:b w:val="0"/>
          <w:bCs w:val="0"/>
          <w:sz w:val="28"/>
          <w:szCs w:val="28"/>
        </w:rPr>
        <w:t xml:space="preserve">к </w:t>
      </w:r>
      <w:proofErr w:type="spellStart"/>
      <w:r w:rsidRPr="006162EA">
        <w:rPr>
          <w:rStyle w:val="Strong"/>
          <w:b w:val="0"/>
          <w:bCs w:val="0"/>
          <w:sz w:val="28"/>
          <w:szCs w:val="28"/>
        </w:rPr>
        <w:t>Arduino</w:t>
      </w:r>
      <w:proofErr w:type="spellEnd"/>
      <w:r w:rsidRPr="006162EA">
        <w:rPr>
          <w:rStyle w:val="Strong"/>
          <w:b w:val="0"/>
          <w:bCs w:val="0"/>
          <w:sz w:val="28"/>
          <w:szCs w:val="28"/>
        </w:rPr>
        <w:t xml:space="preserve"> </w:t>
      </w:r>
      <w:proofErr w:type="spellStart"/>
      <w:r w:rsidRPr="006162EA">
        <w:rPr>
          <w:rStyle w:val="Strong"/>
          <w:b w:val="0"/>
          <w:bCs w:val="0"/>
          <w:sz w:val="28"/>
          <w:szCs w:val="28"/>
        </w:rPr>
        <w:t>Nano</w:t>
      </w:r>
      <w:proofErr w:type="spellEnd"/>
      <w:r w:rsidRPr="006162EA">
        <w:rPr>
          <w:rStyle w:val="Strong"/>
          <w:b w:val="0"/>
          <w:bCs w:val="0"/>
          <w:sz w:val="28"/>
          <w:szCs w:val="28"/>
        </w:rPr>
        <w:t xml:space="preserve"> V3</w:t>
      </w:r>
    </w:p>
    <w:p w14:paraId="4CC31C18" w14:textId="77777777" w:rsidR="00F313AF" w:rsidRPr="00F313AF" w:rsidRDefault="00F313AF" w:rsidP="00F313AF">
      <w:pPr>
        <w:spacing w:line="360" w:lineRule="auto"/>
        <w:jc w:val="center"/>
        <w:rPr>
          <w:sz w:val="28"/>
          <w:szCs w:val="28"/>
        </w:rPr>
      </w:pPr>
    </w:p>
    <w:p w14:paraId="45BA14C4" w14:textId="3DC6D86D" w:rsidR="00AA5A98" w:rsidRDefault="00B85A21" w:rsidP="007121CB">
      <w:pPr>
        <w:spacing w:line="360" w:lineRule="auto"/>
        <w:ind w:firstLine="709"/>
        <w:jc w:val="both"/>
        <w:rPr>
          <w:sz w:val="28"/>
          <w:szCs w:val="28"/>
        </w:rPr>
      </w:pPr>
      <w:r>
        <w:rPr>
          <w:sz w:val="28"/>
          <w:szCs w:val="28"/>
        </w:rPr>
        <w:t>Объявление</w:t>
      </w:r>
      <w:r w:rsidR="00AA5A98" w:rsidRPr="006162EA">
        <w:rPr>
          <w:sz w:val="28"/>
          <w:szCs w:val="28"/>
        </w:rPr>
        <w:t xml:space="preserve"> модуля и начало обмена данными осуществляется следующим образом:</w:t>
      </w:r>
    </w:p>
    <w:p w14:paraId="5486508C" w14:textId="4C6C020E" w:rsidR="00603A97" w:rsidRDefault="00603A97" w:rsidP="007121CB">
      <w:pPr>
        <w:spacing w:line="360" w:lineRule="auto"/>
        <w:ind w:firstLine="709"/>
        <w:jc w:val="both"/>
        <w:rPr>
          <w:sz w:val="28"/>
          <w:szCs w:val="28"/>
        </w:rPr>
      </w:pPr>
    </w:p>
    <w:p w14:paraId="353758A1" w14:textId="6697B265" w:rsidR="00603A97" w:rsidRDefault="00603A97" w:rsidP="00603A97">
      <w:pPr>
        <w:spacing w:line="360" w:lineRule="auto"/>
        <w:jc w:val="both"/>
        <w:rPr>
          <w:sz w:val="28"/>
          <w:szCs w:val="28"/>
        </w:rPr>
      </w:pPr>
      <w:r w:rsidRPr="00603A97">
        <w:rPr>
          <w:noProof/>
          <w:sz w:val="28"/>
          <w:szCs w:val="28"/>
        </w:rPr>
        <mc:AlternateContent>
          <mc:Choice Requires="wps">
            <w:drawing>
              <wp:anchor distT="45720" distB="45720" distL="114300" distR="114300" simplePos="0" relativeHeight="251662336" behindDoc="0" locked="0" layoutInCell="1" allowOverlap="1" wp14:anchorId="19355007" wp14:editId="6A56A307">
                <wp:simplePos x="0" y="0"/>
                <wp:positionH relativeFrom="margin">
                  <wp:align>right</wp:align>
                </wp:positionH>
                <wp:positionV relativeFrom="paragraph">
                  <wp:posOffset>266700</wp:posOffset>
                </wp:positionV>
                <wp:extent cx="5915660" cy="612140"/>
                <wp:effectExtent l="0" t="0" r="27940" b="1651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612140"/>
                        </a:xfrm>
                        <a:prstGeom prst="rect">
                          <a:avLst/>
                        </a:prstGeom>
                        <a:solidFill>
                          <a:srgbClr val="FFFFFF"/>
                        </a:solidFill>
                        <a:ln w="9525">
                          <a:solidFill>
                            <a:srgbClr val="000000"/>
                          </a:solidFill>
                          <a:miter lim="800000"/>
                          <a:headEnd/>
                          <a:tailEnd/>
                        </a:ln>
                      </wps:spPr>
                      <wps:txbx>
                        <w:txbxContent>
                          <w:p w14:paraId="421C860B" w14:textId="271BED64" w:rsidR="00603A97" w:rsidRPr="00603A97" w:rsidRDefault="00603A97" w:rsidP="00603A97">
                            <w:pPr>
                              <w:pStyle w:val="HTMLPreformatted"/>
                              <w:rPr>
                                <w:rStyle w:val="HTMLCode"/>
                                <w:sz w:val="24"/>
                                <w:szCs w:val="24"/>
                                <w:lang w:val="en-US"/>
                              </w:rPr>
                            </w:pPr>
                            <w:r w:rsidRPr="00603A97">
                              <w:rPr>
                                <w:rStyle w:val="hljs-meta"/>
                                <w:sz w:val="24"/>
                                <w:szCs w:val="24"/>
                                <w:lang w:val="en-US"/>
                              </w:rPr>
                              <w:t>#</w:t>
                            </w:r>
                            <w:r w:rsidRPr="00603A97">
                              <w:rPr>
                                <w:rStyle w:val="hljs-keyword"/>
                                <w:sz w:val="24"/>
                                <w:szCs w:val="24"/>
                                <w:lang w:val="en-US"/>
                              </w:rPr>
                              <w:t>include</w:t>
                            </w:r>
                            <w:r w:rsidRPr="00603A97">
                              <w:rPr>
                                <w:rStyle w:val="HTMLCode"/>
                                <w:sz w:val="24"/>
                                <w:szCs w:val="24"/>
                                <w:lang w:val="en-US"/>
                              </w:rPr>
                              <w:t xml:space="preserve"> </w:t>
                            </w:r>
                            <w:r w:rsidRPr="00603A97">
                              <w:rPr>
                                <w:rStyle w:val="hljs-string"/>
                                <w:sz w:val="24"/>
                                <w:szCs w:val="24"/>
                                <w:lang w:val="en-US"/>
                              </w:rPr>
                              <w:t>"MPU6050.h"</w:t>
                            </w:r>
                          </w:p>
                          <w:p w14:paraId="0553D6CD" w14:textId="42FEEA21" w:rsidR="00603A97" w:rsidRPr="00603A97" w:rsidRDefault="00603A97" w:rsidP="00603A97">
                            <w:pPr>
                              <w:pStyle w:val="HTMLPreformatted"/>
                              <w:rPr>
                                <w:rStyle w:val="HTMLCode"/>
                                <w:sz w:val="24"/>
                                <w:szCs w:val="24"/>
                                <w:lang w:val="en-US"/>
                              </w:rPr>
                            </w:pPr>
                            <w:r w:rsidRPr="00603A97">
                              <w:rPr>
                                <w:rStyle w:val="hljs-meta"/>
                                <w:sz w:val="24"/>
                                <w:szCs w:val="24"/>
                                <w:lang w:val="en-US"/>
                              </w:rPr>
                              <w:t>#</w:t>
                            </w:r>
                            <w:r w:rsidRPr="00603A97">
                              <w:rPr>
                                <w:rStyle w:val="hljs-keyword"/>
                                <w:sz w:val="24"/>
                                <w:szCs w:val="24"/>
                                <w:lang w:val="en-US"/>
                              </w:rPr>
                              <w:t>include</w:t>
                            </w:r>
                            <w:r w:rsidRPr="00603A97">
                              <w:rPr>
                                <w:rStyle w:val="HTMLCode"/>
                                <w:sz w:val="24"/>
                                <w:szCs w:val="24"/>
                                <w:lang w:val="en-US"/>
                              </w:rPr>
                              <w:t xml:space="preserve"> </w:t>
                            </w:r>
                            <w:r w:rsidRPr="00603A97">
                              <w:rPr>
                                <w:rStyle w:val="hljs-string"/>
                                <w:sz w:val="24"/>
                                <w:szCs w:val="24"/>
                                <w:lang w:val="en-US"/>
                              </w:rPr>
                              <w:t>&lt;</w:t>
                            </w:r>
                            <w:proofErr w:type="spellStart"/>
                            <w:r w:rsidRPr="00603A97">
                              <w:rPr>
                                <w:rStyle w:val="hljs-string"/>
                                <w:sz w:val="24"/>
                                <w:szCs w:val="24"/>
                                <w:lang w:val="en-US"/>
                              </w:rPr>
                              <w:t>Wire.h</w:t>
                            </w:r>
                            <w:proofErr w:type="spellEnd"/>
                            <w:r w:rsidRPr="00603A97">
                              <w:rPr>
                                <w:rStyle w:val="hljs-string"/>
                                <w:sz w:val="24"/>
                                <w:szCs w:val="24"/>
                                <w:lang w:val="en-US"/>
                              </w:rPr>
                              <w:t>&gt;</w:t>
                            </w:r>
                          </w:p>
                          <w:p w14:paraId="7C642633" w14:textId="77777777" w:rsidR="00603A97" w:rsidRPr="00603A97" w:rsidRDefault="00603A97" w:rsidP="00603A97">
                            <w:pPr>
                              <w:pStyle w:val="HTMLPreformatted"/>
                              <w:rPr>
                                <w:rStyle w:val="HTMLCode"/>
                                <w:sz w:val="24"/>
                                <w:szCs w:val="24"/>
                              </w:rPr>
                            </w:pPr>
                            <w:r w:rsidRPr="00603A97">
                              <w:rPr>
                                <w:rStyle w:val="HTMLCode"/>
                                <w:sz w:val="24"/>
                                <w:szCs w:val="24"/>
                              </w:rPr>
                              <w:t xml:space="preserve">MPU6050 </w:t>
                            </w:r>
                            <w:proofErr w:type="spellStart"/>
                            <w:r w:rsidRPr="00603A97">
                              <w:rPr>
                                <w:rStyle w:val="HTMLCode"/>
                                <w:sz w:val="24"/>
                                <w:szCs w:val="24"/>
                              </w:rPr>
                              <w:t>mpu</w:t>
                            </w:r>
                            <w:proofErr w:type="spellEnd"/>
                            <w:r w:rsidRPr="00603A97">
                              <w:rPr>
                                <w:rStyle w:val="HTMLCode"/>
                                <w:sz w:val="24"/>
                                <w:szCs w:val="24"/>
                              </w:rPr>
                              <w:t xml:space="preserve">; </w:t>
                            </w:r>
                            <w:r w:rsidRPr="00603A97">
                              <w:rPr>
                                <w:rStyle w:val="hljs-comment"/>
                                <w:sz w:val="24"/>
                                <w:szCs w:val="24"/>
                              </w:rPr>
                              <w:t>// Объявление объекта модуля</w:t>
                            </w:r>
                          </w:p>
                          <w:p w14:paraId="62337440" w14:textId="2F7142C9" w:rsidR="00603A97" w:rsidRPr="00603A97" w:rsidRDefault="00603A97">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355007" id="_x0000_t202" coordsize="21600,21600" o:spt="202" path="m,l,21600r21600,l21600,xe">
                <v:stroke joinstyle="miter"/>
                <v:path gradientshapeok="t" o:connecttype="rect"/>
              </v:shapetype>
              <v:shape id="Надпись 2" o:spid="_x0000_s1026" type="#_x0000_t202" style="position:absolute;left:0;text-align:left;margin-left:414.6pt;margin-top:21pt;width:465.8pt;height:48.2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">
                <v:textbox>
                  <w:txbxContent>
                    <w:p w14:paraId="421C860B" w14:textId="271BED64" w:rsidR="00603A97" w:rsidRPr="00603A97" w:rsidRDefault="00603A97" w:rsidP="00603A97">
                      <w:pPr>
                        <w:pStyle w:val="HTMLPreformatted"/>
                        <w:rPr>
                          <w:rStyle w:val="HTMLCode"/>
                          <w:sz w:val="24"/>
                          <w:szCs w:val="24"/>
                          <w:lang w:val="en-US"/>
                        </w:rPr>
                      </w:pPr>
                      <w:r w:rsidRPr="00603A97">
                        <w:rPr>
                          <w:rStyle w:val="hljs-meta"/>
                          <w:sz w:val="24"/>
                          <w:szCs w:val="24"/>
                          <w:lang w:val="en-US"/>
                        </w:rPr>
                        <w:t>#</w:t>
                      </w:r>
                      <w:r w:rsidRPr="00603A97">
                        <w:rPr>
                          <w:rStyle w:val="hljs-keyword"/>
                          <w:sz w:val="24"/>
                          <w:szCs w:val="24"/>
                          <w:lang w:val="en-US"/>
                        </w:rPr>
                        <w:t>include</w:t>
                      </w:r>
                      <w:r w:rsidRPr="00603A97">
                        <w:rPr>
                          <w:rStyle w:val="HTMLCode"/>
                          <w:sz w:val="24"/>
                          <w:szCs w:val="24"/>
                          <w:lang w:val="en-US"/>
                        </w:rPr>
                        <w:t xml:space="preserve"> </w:t>
                      </w:r>
                      <w:r w:rsidRPr="00603A97">
                        <w:rPr>
                          <w:rStyle w:val="hljs-string"/>
                          <w:sz w:val="24"/>
                          <w:szCs w:val="24"/>
                          <w:lang w:val="en-US"/>
                        </w:rPr>
                        <w:t>"MPU6050.h"</w:t>
                      </w:r>
                    </w:p>
                    <w:p w14:paraId="0553D6CD" w14:textId="42FEEA21" w:rsidR="00603A97" w:rsidRPr="00603A97" w:rsidRDefault="00603A97" w:rsidP="00603A97">
                      <w:pPr>
                        <w:pStyle w:val="HTMLPreformatted"/>
                        <w:rPr>
                          <w:rStyle w:val="HTMLCode"/>
                          <w:sz w:val="24"/>
                          <w:szCs w:val="24"/>
                          <w:lang w:val="en-US"/>
                        </w:rPr>
                      </w:pPr>
                      <w:r w:rsidRPr="00603A97">
                        <w:rPr>
                          <w:rStyle w:val="hljs-meta"/>
                          <w:sz w:val="24"/>
                          <w:szCs w:val="24"/>
                          <w:lang w:val="en-US"/>
                        </w:rPr>
                        <w:t>#</w:t>
                      </w:r>
                      <w:r w:rsidRPr="00603A97">
                        <w:rPr>
                          <w:rStyle w:val="hljs-keyword"/>
                          <w:sz w:val="24"/>
                          <w:szCs w:val="24"/>
                          <w:lang w:val="en-US"/>
                        </w:rPr>
                        <w:t>include</w:t>
                      </w:r>
                      <w:r w:rsidRPr="00603A97">
                        <w:rPr>
                          <w:rStyle w:val="HTMLCode"/>
                          <w:sz w:val="24"/>
                          <w:szCs w:val="24"/>
                          <w:lang w:val="en-US"/>
                        </w:rPr>
                        <w:t xml:space="preserve"> </w:t>
                      </w:r>
                      <w:r w:rsidRPr="00603A97">
                        <w:rPr>
                          <w:rStyle w:val="hljs-string"/>
                          <w:sz w:val="24"/>
                          <w:szCs w:val="24"/>
                          <w:lang w:val="en-US"/>
                        </w:rPr>
                        <w:t>&lt;</w:t>
                      </w:r>
                      <w:proofErr w:type="spellStart"/>
                      <w:r w:rsidRPr="00603A97">
                        <w:rPr>
                          <w:rStyle w:val="hljs-string"/>
                          <w:sz w:val="24"/>
                          <w:szCs w:val="24"/>
                          <w:lang w:val="en-US"/>
                        </w:rPr>
                        <w:t>Wire.h</w:t>
                      </w:r>
                      <w:proofErr w:type="spellEnd"/>
                      <w:r w:rsidRPr="00603A97">
                        <w:rPr>
                          <w:rStyle w:val="hljs-string"/>
                          <w:sz w:val="24"/>
                          <w:szCs w:val="24"/>
                          <w:lang w:val="en-US"/>
                        </w:rPr>
                        <w:t>&gt;</w:t>
                      </w:r>
                    </w:p>
                    <w:p w14:paraId="7C642633" w14:textId="77777777" w:rsidR="00603A97" w:rsidRPr="00603A97" w:rsidRDefault="00603A97" w:rsidP="00603A97">
                      <w:pPr>
                        <w:pStyle w:val="HTMLPreformatted"/>
                        <w:rPr>
                          <w:rStyle w:val="HTMLCode"/>
                          <w:sz w:val="24"/>
                          <w:szCs w:val="24"/>
                        </w:rPr>
                      </w:pPr>
                      <w:r w:rsidRPr="00603A97">
                        <w:rPr>
                          <w:rStyle w:val="HTMLCode"/>
                          <w:sz w:val="24"/>
                          <w:szCs w:val="24"/>
                        </w:rPr>
                        <w:t xml:space="preserve">MPU6050 </w:t>
                      </w:r>
                      <w:proofErr w:type="spellStart"/>
                      <w:r w:rsidRPr="00603A97">
                        <w:rPr>
                          <w:rStyle w:val="HTMLCode"/>
                          <w:sz w:val="24"/>
                          <w:szCs w:val="24"/>
                        </w:rPr>
                        <w:t>mpu</w:t>
                      </w:r>
                      <w:proofErr w:type="spellEnd"/>
                      <w:r w:rsidRPr="00603A97">
                        <w:rPr>
                          <w:rStyle w:val="HTMLCode"/>
                          <w:sz w:val="24"/>
                          <w:szCs w:val="24"/>
                        </w:rPr>
                        <w:t xml:space="preserve">; </w:t>
                      </w:r>
                      <w:r w:rsidRPr="00603A97">
                        <w:rPr>
                          <w:rStyle w:val="hljs-comment"/>
                          <w:sz w:val="24"/>
                          <w:szCs w:val="24"/>
                        </w:rPr>
                        <w:t>// Объявление объекта модуля</w:t>
                      </w:r>
                    </w:p>
                    <w:p w14:paraId="62337440" w14:textId="2F7142C9" w:rsidR="00603A97" w:rsidRPr="00603A97" w:rsidRDefault="00603A97">
                      <w:pPr>
                        <w:rPr>
                          <w:rFonts w:ascii="Courier New" w:hAnsi="Courier New" w:cs="Courier New"/>
                        </w:rPr>
                      </w:pPr>
                    </w:p>
                  </w:txbxContent>
                </v:textbox>
                <w10:wrap type="square" anchorx="margin"/>
              </v:shape>
            </w:pict>
          </mc:Fallback>
        </mc:AlternateContent>
      </w:r>
      <w:r>
        <w:rPr>
          <w:sz w:val="28"/>
          <w:szCs w:val="28"/>
        </w:rPr>
        <w:t xml:space="preserve">Листинг 1 – Инициализация </w:t>
      </w:r>
      <w:r w:rsidRPr="00D0434D">
        <w:rPr>
          <w:sz w:val="28"/>
          <w:szCs w:val="28"/>
        </w:rPr>
        <w:t>MPU6050</w:t>
      </w:r>
    </w:p>
    <w:p w14:paraId="2775B08F" w14:textId="77777777" w:rsidR="00603A97" w:rsidRDefault="00603A97" w:rsidP="007121CB">
      <w:pPr>
        <w:spacing w:line="360" w:lineRule="auto"/>
        <w:ind w:firstLine="709"/>
        <w:jc w:val="both"/>
        <w:rPr>
          <w:rFonts w:ascii="Courier New" w:hAnsi="Courier New" w:cs="Courier New"/>
          <w:sz w:val="20"/>
          <w:szCs w:val="20"/>
        </w:rPr>
      </w:pPr>
    </w:p>
    <w:p w14:paraId="13BE6B14" w14:textId="2793994A" w:rsidR="00AA5A98" w:rsidRDefault="00AA5A98" w:rsidP="007121CB">
      <w:pPr>
        <w:spacing w:line="360" w:lineRule="auto"/>
        <w:ind w:firstLine="709"/>
        <w:jc w:val="both"/>
        <w:rPr>
          <w:sz w:val="28"/>
          <w:szCs w:val="28"/>
        </w:rPr>
      </w:pPr>
      <w:r w:rsidRPr="007121CB">
        <w:rPr>
          <w:sz w:val="28"/>
          <w:szCs w:val="28"/>
        </w:rPr>
        <w:t xml:space="preserve">В функции </w:t>
      </w:r>
      <w:proofErr w:type="spellStart"/>
      <w:proofErr w:type="gramStart"/>
      <w:r w:rsidRPr="007121CB">
        <w:rPr>
          <w:rStyle w:val="HTMLCode"/>
          <w:rFonts w:ascii="Times New Roman" w:hAnsi="Times New Roman" w:cs="Times New Roman"/>
          <w:sz w:val="28"/>
          <w:szCs w:val="28"/>
        </w:rPr>
        <w:t>setup</w:t>
      </w:r>
      <w:proofErr w:type="spellEnd"/>
      <w:r w:rsidRPr="007121CB">
        <w:rPr>
          <w:rStyle w:val="HTMLCode"/>
          <w:rFonts w:ascii="Times New Roman" w:hAnsi="Times New Roman" w:cs="Times New Roman"/>
          <w:sz w:val="28"/>
          <w:szCs w:val="28"/>
        </w:rPr>
        <w:t>(</w:t>
      </w:r>
      <w:proofErr w:type="gramEnd"/>
      <w:r w:rsidRPr="007121CB">
        <w:rPr>
          <w:rStyle w:val="HTMLCode"/>
          <w:rFonts w:ascii="Times New Roman" w:hAnsi="Times New Roman" w:cs="Times New Roman"/>
          <w:sz w:val="28"/>
          <w:szCs w:val="28"/>
        </w:rPr>
        <w:t>)</w:t>
      </w:r>
      <w:r w:rsidRPr="007121CB">
        <w:rPr>
          <w:sz w:val="28"/>
          <w:szCs w:val="28"/>
        </w:rPr>
        <w:t xml:space="preserve"> производ</w:t>
      </w:r>
      <w:r w:rsidR="007121CB" w:rsidRPr="007121CB">
        <w:rPr>
          <w:sz w:val="28"/>
          <w:szCs w:val="28"/>
        </w:rPr>
        <w:t>и</w:t>
      </w:r>
      <w:r w:rsidRPr="007121CB">
        <w:rPr>
          <w:sz w:val="28"/>
          <w:szCs w:val="28"/>
        </w:rPr>
        <w:t xml:space="preserve">тся инициализация </w:t>
      </w:r>
      <w:r w:rsidR="00603A97">
        <w:rPr>
          <w:sz w:val="28"/>
          <w:szCs w:val="28"/>
        </w:rPr>
        <w:t xml:space="preserve">шины </w:t>
      </w:r>
      <w:r w:rsidRPr="007121CB">
        <w:rPr>
          <w:sz w:val="28"/>
          <w:szCs w:val="28"/>
        </w:rPr>
        <w:t>I²C, настройка диапазона измерений гироскопа и запуск самого датчика:</w:t>
      </w:r>
    </w:p>
    <w:p w14:paraId="4BB07C7B" w14:textId="77777777" w:rsidR="00603A97" w:rsidRDefault="00603A97" w:rsidP="00603A97">
      <w:pPr>
        <w:spacing w:line="360" w:lineRule="auto"/>
        <w:jc w:val="both"/>
        <w:rPr>
          <w:sz w:val="28"/>
          <w:szCs w:val="28"/>
        </w:rPr>
      </w:pPr>
    </w:p>
    <w:p w14:paraId="3D7830E8" w14:textId="6C7950E1" w:rsidR="00603A97" w:rsidRPr="005D0E1E" w:rsidRDefault="00603A97" w:rsidP="00603A97">
      <w:pPr>
        <w:spacing w:line="360" w:lineRule="auto"/>
        <w:jc w:val="both"/>
        <w:rPr>
          <w:sz w:val="28"/>
          <w:szCs w:val="28"/>
        </w:rPr>
      </w:pPr>
      <w:r w:rsidRPr="00603A97">
        <w:rPr>
          <w:noProof/>
          <w:sz w:val="28"/>
          <w:szCs w:val="28"/>
        </w:rPr>
        <mc:AlternateContent>
          <mc:Choice Requires="wps">
            <w:drawing>
              <wp:anchor distT="45720" distB="45720" distL="114300" distR="114300" simplePos="0" relativeHeight="251664384" behindDoc="0" locked="0" layoutInCell="1" allowOverlap="1" wp14:anchorId="525BC200" wp14:editId="773C17DE">
                <wp:simplePos x="0" y="0"/>
                <wp:positionH relativeFrom="margin">
                  <wp:align>left</wp:align>
                </wp:positionH>
                <wp:positionV relativeFrom="paragraph">
                  <wp:posOffset>277357</wp:posOffset>
                </wp:positionV>
                <wp:extent cx="5915660" cy="1335405"/>
                <wp:effectExtent l="0" t="0" r="27940" b="17145"/>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335819"/>
                        </a:xfrm>
                        <a:prstGeom prst="rect">
                          <a:avLst/>
                        </a:prstGeom>
                        <a:solidFill>
                          <a:srgbClr val="FFFFFF"/>
                        </a:solidFill>
                        <a:ln w="9525">
                          <a:solidFill>
                            <a:srgbClr val="000000"/>
                          </a:solidFill>
                          <a:miter lim="800000"/>
                          <a:headEnd/>
                          <a:tailEnd/>
                        </a:ln>
                      </wps:spPr>
                      <wps:txbx>
                        <w:txbxContent>
                          <w:p w14:paraId="5FC6728A" w14:textId="77777777" w:rsid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void </w:t>
                            </w:r>
                            <w:proofErr w:type="gramStart"/>
                            <w:r w:rsidRPr="00603A97">
                              <w:rPr>
                                <w:rStyle w:val="hljs-meta"/>
                                <w:rFonts w:ascii="Courier New" w:hAnsi="Courier New" w:cs="Courier New"/>
                                <w:lang w:val="en-US"/>
                              </w:rPr>
                              <w:t>setup(</w:t>
                            </w:r>
                            <w:proofErr w:type="gramEnd"/>
                            <w:r w:rsidRPr="00603A97">
                              <w:rPr>
                                <w:rStyle w:val="hljs-meta"/>
                                <w:rFonts w:ascii="Courier New" w:hAnsi="Courier New" w:cs="Courier New"/>
                                <w:lang w:val="en-US"/>
                              </w:rPr>
                              <w:t xml:space="preserve">) </w:t>
                            </w:r>
                          </w:p>
                          <w:p w14:paraId="6E5ECDAC" w14:textId="2E35C4AA"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w:t>
                            </w:r>
                          </w:p>
                          <w:p w14:paraId="46053559" w14:textId="77777777"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r w:rsidRPr="00603A97">
                              <w:rPr>
                                <w:rStyle w:val="hljs-meta"/>
                                <w:rFonts w:ascii="Courier New" w:hAnsi="Courier New" w:cs="Courier New"/>
                                <w:lang w:val="en-US"/>
                              </w:rPr>
                              <w:t>Wire.begin</w:t>
                            </w:r>
                            <w:proofErr w:type="spellEnd"/>
                            <w:r w:rsidRPr="00603A97">
                              <w:rPr>
                                <w:rStyle w:val="hljs-meta"/>
                                <w:rFonts w:ascii="Courier New" w:hAnsi="Courier New" w:cs="Courier New"/>
                                <w:lang w:val="en-US"/>
                              </w:rPr>
                              <w:t>(</w:t>
                            </w:r>
                            <w:proofErr w:type="gramStart"/>
                            <w:r w:rsidRPr="00603A97">
                              <w:rPr>
                                <w:rStyle w:val="hljs-meta"/>
                                <w:rFonts w:ascii="Courier New" w:hAnsi="Courier New" w:cs="Courier New"/>
                                <w:lang w:val="en-US"/>
                              </w:rPr>
                              <w:t xml:space="preserve">);   </w:t>
                            </w:r>
                            <w:proofErr w:type="gramEnd"/>
                            <w:r w:rsidRPr="00603A97">
                              <w:rPr>
                                <w:rStyle w:val="hljs-meta"/>
                                <w:rFonts w:ascii="Courier New" w:hAnsi="Courier New" w:cs="Courier New"/>
                                <w:lang w:val="en-US"/>
                              </w:rPr>
                              <w:t xml:space="preserve">        // </w:t>
                            </w:r>
                            <w:proofErr w:type="spellStart"/>
                            <w:r w:rsidRPr="00603A97">
                              <w:rPr>
                                <w:rStyle w:val="hljs-meta"/>
                                <w:rFonts w:ascii="Courier New" w:hAnsi="Courier New" w:cs="Courier New"/>
                                <w:lang w:val="en-US"/>
                              </w:rPr>
                              <w:t>Инициализация</w:t>
                            </w:r>
                            <w:proofErr w:type="spellEnd"/>
                            <w:r w:rsidRPr="00603A97">
                              <w:rPr>
                                <w:rStyle w:val="hljs-meta"/>
                                <w:rFonts w:ascii="Courier New" w:hAnsi="Courier New" w:cs="Courier New"/>
                                <w:lang w:val="en-US"/>
                              </w:rPr>
                              <w:t xml:space="preserve"> I2C</w:t>
                            </w:r>
                          </w:p>
                          <w:p w14:paraId="50DC6688" w14:textId="77777777"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r w:rsidRPr="00603A97">
                              <w:rPr>
                                <w:rStyle w:val="hljs-meta"/>
                                <w:rFonts w:ascii="Courier New" w:hAnsi="Courier New" w:cs="Courier New"/>
                                <w:lang w:val="en-US"/>
                              </w:rPr>
                              <w:t>Serial.begin</w:t>
                            </w:r>
                            <w:proofErr w:type="spellEnd"/>
                            <w:r w:rsidRPr="00603A97">
                              <w:rPr>
                                <w:rStyle w:val="hljs-meta"/>
                                <w:rFonts w:ascii="Courier New" w:hAnsi="Courier New" w:cs="Courier New"/>
                                <w:lang w:val="en-US"/>
                              </w:rPr>
                              <w:t>(9600</w:t>
                            </w:r>
                            <w:proofErr w:type="gramStart"/>
                            <w:r w:rsidRPr="00603A97">
                              <w:rPr>
                                <w:rStyle w:val="hljs-meta"/>
                                <w:rFonts w:ascii="Courier New" w:hAnsi="Courier New" w:cs="Courier New"/>
                                <w:lang w:val="en-US"/>
                              </w:rPr>
                              <w:t xml:space="preserve">);   </w:t>
                            </w:r>
                            <w:proofErr w:type="gramEnd"/>
                            <w:r w:rsidRPr="00603A97">
                              <w:rPr>
                                <w:rStyle w:val="hljs-meta"/>
                                <w:rFonts w:ascii="Courier New" w:hAnsi="Courier New" w:cs="Courier New"/>
                                <w:lang w:val="en-US"/>
                              </w:rPr>
                              <w:t xml:space="preserve">  // </w:t>
                            </w:r>
                            <w:proofErr w:type="spellStart"/>
                            <w:r w:rsidRPr="00603A97">
                              <w:rPr>
                                <w:rStyle w:val="hljs-meta"/>
                                <w:rFonts w:ascii="Courier New" w:hAnsi="Courier New" w:cs="Courier New"/>
                                <w:lang w:val="en-US"/>
                              </w:rPr>
                              <w:t>Отладочный</w:t>
                            </w:r>
                            <w:proofErr w:type="spellEnd"/>
                            <w:r w:rsidRPr="00603A97">
                              <w:rPr>
                                <w:rStyle w:val="hljs-meta"/>
                                <w:rFonts w:ascii="Courier New" w:hAnsi="Courier New" w:cs="Courier New"/>
                                <w:lang w:val="en-US"/>
                              </w:rPr>
                              <w:t xml:space="preserve"> </w:t>
                            </w:r>
                            <w:proofErr w:type="spellStart"/>
                            <w:r w:rsidRPr="00603A97">
                              <w:rPr>
                                <w:rStyle w:val="hljs-meta"/>
                                <w:rFonts w:ascii="Courier New" w:hAnsi="Courier New" w:cs="Courier New"/>
                                <w:lang w:val="en-US"/>
                              </w:rPr>
                              <w:t>порт</w:t>
                            </w:r>
                            <w:proofErr w:type="spellEnd"/>
                          </w:p>
                          <w:p w14:paraId="32564906" w14:textId="77777777"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proofErr w:type="gramStart"/>
                            <w:r w:rsidRPr="00603A97">
                              <w:rPr>
                                <w:rStyle w:val="hljs-meta"/>
                                <w:rFonts w:ascii="Courier New" w:hAnsi="Courier New" w:cs="Courier New"/>
                                <w:lang w:val="en-US"/>
                              </w:rPr>
                              <w:t>mpu.initialize</w:t>
                            </w:r>
                            <w:proofErr w:type="spellEnd"/>
                            <w:proofErr w:type="gramEnd"/>
                            <w:r w:rsidRPr="00603A97">
                              <w:rPr>
                                <w:rStyle w:val="hljs-meta"/>
                                <w:rFonts w:ascii="Courier New" w:hAnsi="Courier New" w:cs="Courier New"/>
                                <w:lang w:val="en-US"/>
                              </w:rPr>
                              <w:t xml:space="preserve">();       // </w:t>
                            </w:r>
                            <w:proofErr w:type="spellStart"/>
                            <w:r w:rsidRPr="00603A97">
                              <w:rPr>
                                <w:rStyle w:val="hljs-meta"/>
                                <w:rFonts w:ascii="Courier New" w:hAnsi="Courier New" w:cs="Courier New"/>
                                <w:lang w:val="en-US"/>
                              </w:rPr>
                              <w:t>Инициализация</w:t>
                            </w:r>
                            <w:proofErr w:type="spellEnd"/>
                            <w:r w:rsidRPr="00603A97">
                              <w:rPr>
                                <w:rStyle w:val="hljs-meta"/>
                                <w:rFonts w:ascii="Courier New" w:hAnsi="Courier New" w:cs="Courier New"/>
                                <w:lang w:val="en-US"/>
                              </w:rPr>
                              <w:t xml:space="preserve"> MPU6050</w:t>
                            </w:r>
                          </w:p>
                          <w:p w14:paraId="5A393EE6" w14:textId="6E34D5AC" w:rsidR="00603A97" w:rsidRPr="00B85A21"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proofErr w:type="gramStart"/>
                            <w:r w:rsidRPr="00603A97">
                              <w:rPr>
                                <w:rStyle w:val="hljs-meta"/>
                                <w:rFonts w:ascii="Courier New" w:hAnsi="Courier New" w:cs="Courier New"/>
                                <w:lang w:val="en-US"/>
                              </w:rPr>
                              <w:t>mpu.setFullScaleGyroRange</w:t>
                            </w:r>
                            <w:proofErr w:type="spellEnd"/>
                            <w:proofErr w:type="gramEnd"/>
                            <w:r w:rsidRPr="00603A97">
                              <w:rPr>
                                <w:rStyle w:val="hljs-meta"/>
                                <w:rFonts w:ascii="Courier New" w:hAnsi="Courier New" w:cs="Courier New"/>
                                <w:lang w:val="en-US"/>
                              </w:rPr>
                              <w:t xml:space="preserve">(MPU6050_GYRO_FS_250); // ±250 </w:t>
                            </w:r>
                          </w:p>
                          <w:p w14:paraId="7D0F4202" w14:textId="25D81FB7" w:rsidR="00603A97" w:rsidRPr="00603A97" w:rsidRDefault="00603A97" w:rsidP="00603A97">
                            <w:pPr>
                              <w:rPr>
                                <w:rFonts w:ascii="Courier New" w:hAnsi="Courier New" w:cs="Courier New"/>
                                <w:lang w:val="en-US"/>
                              </w:rPr>
                            </w:pPr>
                            <w:r>
                              <w:rPr>
                                <w:rStyle w:val="hljs-meta"/>
                                <w:rFonts w:ascii="Courier New" w:hAnsi="Courier New" w:cs="Courier New"/>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BC200" id="_x0000_s1027" type="#_x0000_t202" style="position:absolute;left:0;text-align:left;margin-left:0;margin-top:21.85pt;width:465.8pt;height:105.1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">
                <v:textbox>
                  <w:txbxContent>
                    <w:p w14:paraId="5FC6728A" w14:textId="77777777" w:rsid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void </w:t>
                      </w:r>
                      <w:proofErr w:type="gramStart"/>
                      <w:r w:rsidRPr="00603A97">
                        <w:rPr>
                          <w:rStyle w:val="hljs-meta"/>
                          <w:rFonts w:ascii="Courier New" w:hAnsi="Courier New" w:cs="Courier New"/>
                          <w:lang w:val="en-US"/>
                        </w:rPr>
                        <w:t>setup(</w:t>
                      </w:r>
                      <w:proofErr w:type="gramEnd"/>
                      <w:r w:rsidRPr="00603A97">
                        <w:rPr>
                          <w:rStyle w:val="hljs-meta"/>
                          <w:rFonts w:ascii="Courier New" w:hAnsi="Courier New" w:cs="Courier New"/>
                          <w:lang w:val="en-US"/>
                        </w:rPr>
                        <w:t xml:space="preserve">) </w:t>
                      </w:r>
                    </w:p>
                    <w:p w14:paraId="6E5ECDAC" w14:textId="2E35C4AA"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w:t>
                      </w:r>
                    </w:p>
                    <w:p w14:paraId="46053559" w14:textId="77777777"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r w:rsidRPr="00603A97">
                        <w:rPr>
                          <w:rStyle w:val="hljs-meta"/>
                          <w:rFonts w:ascii="Courier New" w:hAnsi="Courier New" w:cs="Courier New"/>
                          <w:lang w:val="en-US"/>
                        </w:rPr>
                        <w:t>Wire.begin</w:t>
                      </w:r>
                      <w:proofErr w:type="spellEnd"/>
                      <w:r w:rsidRPr="00603A97">
                        <w:rPr>
                          <w:rStyle w:val="hljs-meta"/>
                          <w:rFonts w:ascii="Courier New" w:hAnsi="Courier New" w:cs="Courier New"/>
                          <w:lang w:val="en-US"/>
                        </w:rPr>
                        <w:t>(</w:t>
                      </w:r>
                      <w:proofErr w:type="gramStart"/>
                      <w:r w:rsidRPr="00603A97">
                        <w:rPr>
                          <w:rStyle w:val="hljs-meta"/>
                          <w:rFonts w:ascii="Courier New" w:hAnsi="Courier New" w:cs="Courier New"/>
                          <w:lang w:val="en-US"/>
                        </w:rPr>
                        <w:t xml:space="preserve">);   </w:t>
                      </w:r>
                      <w:proofErr w:type="gramEnd"/>
                      <w:r w:rsidRPr="00603A97">
                        <w:rPr>
                          <w:rStyle w:val="hljs-meta"/>
                          <w:rFonts w:ascii="Courier New" w:hAnsi="Courier New" w:cs="Courier New"/>
                          <w:lang w:val="en-US"/>
                        </w:rPr>
                        <w:t xml:space="preserve">        // </w:t>
                      </w:r>
                      <w:proofErr w:type="spellStart"/>
                      <w:r w:rsidRPr="00603A97">
                        <w:rPr>
                          <w:rStyle w:val="hljs-meta"/>
                          <w:rFonts w:ascii="Courier New" w:hAnsi="Courier New" w:cs="Courier New"/>
                          <w:lang w:val="en-US"/>
                        </w:rPr>
                        <w:t>Инициализация</w:t>
                      </w:r>
                      <w:proofErr w:type="spellEnd"/>
                      <w:r w:rsidRPr="00603A97">
                        <w:rPr>
                          <w:rStyle w:val="hljs-meta"/>
                          <w:rFonts w:ascii="Courier New" w:hAnsi="Courier New" w:cs="Courier New"/>
                          <w:lang w:val="en-US"/>
                        </w:rPr>
                        <w:t xml:space="preserve"> I2C</w:t>
                      </w:r>
                    </w:p>
                    <w:p w14:paraId="50DC6688" w14:textId="77777777"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r w:rsidRPr="00603A97">
                        <w:rPr>
                          <w:rStyle w:val="hljs-meta"/>
                          <w:rFonts w:ascii="Courier New" w:hAnsi="Courier New" w:cs="Courier New"/>
                          <w:lang w:val="en-US"/>
                        </w:rPr>
                        <w:t>Serial.begin</w:t>
                      </w:r>
                      <w:proofErr w:type="spellEnd"/>
                      <w:r w:rsidRPr="00603A97">
                        <w:rPr>
                          <w:rStyle w:val="hljs-meta"/>
                          <w:rFonts w:ascii="Courier New" w:hAnsi="Courier New" w:cs="Courier New"/>
                          <w:lang w:val="en-US"/>
                        </w:rPr>
                        <w:t>(9600</w:t>
                      </w:r>
                      <w:proofErr w:type="gramStart"/>
                      <w:r w:rsidRPr="00603A97">
                        <w:rPr>
                          <w:rStyle w:val="hljs-meta"/>
                          <w:rFonts w:ascii="Courier New" w:hAnsi="Courier New" w:cs="Courier New"/>
                          <w:lang w:val="en-US"/>
                        </w:rPr>
                        <w:t xml:space="preserve">);   </w:t>
                      </w:r>
                      <w:proofErr w:type="gramEnd"/>
                      <w:r w:rsidRPr="00603A97">
                        <w:rPr>
                          <w:rStyle w:val="hljs-meta"/>
                          <w:rFonts w:ascii="Courier New" w:hAnsi="Courier New" w:cs="Courier New"/>
                          <w:lang w:val="en-US"/>
                        </w:rPr>
                        <w:t xml:space="preserve">  // </w:t>
                      </w:r>
                      <w:proofErr w:type="spellStart"/>
                      <w:r w:rsidRPr="00603A97">
                        <w:rPr>
                          <w:rStyle w:val="hljs-meta"/>
                          <w:rFonts w:ascii="Courier New" w:hAnsi="Courier New" w:cs="Courier New"/>
                          <w:lang w:val="en-US"/>
                        </w:rPr>
                        <w:t>Отладочный</w:t>
                      </w:r>
                      <w:proofErr w:type="spellEnd"/>
                      <w:r w:rsidRPr="00603A97">
                        <w:rPr>
                          <w:rStyle w:val="hljs-meta"/>
                          <w:rFonts w:ascii="Courier New" w:hAnsi="Courier New" w:cs="Courier New"/>
                          <w:lang w:val="en-US"/>
                        </w:rPr>
                        <w:t xml:space="preserve"> </w:t>
                      </w:r>
                      <w:proofErr w:type="spellStart"/>
                      <w:r w:rsidRPr="00603A97">
                        <w:rPr>
                          <w:rStyle w:val="hljs-meta"/>
                          <w:rFonts w:ascii="Courier New" w:hAnsi="Courier New" w:cs="Courier New"/>
                          <w:lang w:val="en-US"/>
                        </w:rPr>
                        <w:t>порт</w:t>
                      </w:r>
                      <w:proofErr w:type="spellEnd"/>
                    </w:p>
                    <w:p w14:paraId="32564906" w14:textId="77777777" w:rsidR="00603A97" w:rsidRPr="00603A97"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proofErr w:type="gramStart"/>
                      <w:r w:rsidRPr="00603A97">
                        <w:rPr>
                          <w:rStyle w:val="hljs-meta"/>
                          <w:rFonts w:ascii="Courier New" w:hAnsi="Courier New" w:cs="Courier New"/>
                          <w:lang w:val="en-US"/>
                        </w:rPr>
                        <w:t>mpu.initialize</w:t>
                      </w:r>
                      <w:proofErr w:type="spellEnd"/>
                      <w:proofErr w:type="gramEnd"/>
                      <w:r w:rsidRPr="00603A97">
                        <w:rPr>
                          <w:rStyle w:val="hljs-meta"/>
                          <w:rFonts w:ascii="Courier New" w:hAnsi="Courier New" w:cs="Courier New"/>
                          <w:lang w:val="en-US"/>
                        </w:rPr>
                        <w:t xml:space="preserve">();       // </w:t>
                      </w:r>
                      <w:proofErr w:type="spellStart"/>
                      <w:r w:rsidRPr="00603A97">
                        <w:rPr>
                          <w:rStyle w:val="hljs-meta"/>
                          <w:rFonts w:ascii="Courier New" w:hAnsi="Courier New" w:cs="Courier New"/>
                          <w:lang w:val="en-US"/>
                        </w:rPr>
                        <w:t>Инициализация</w:t>
                      </w:r>
                      <w:proofErr w:type="spellEnd"/>
                      <w:r w:rsidRPr="00603A97">
                        <w:rPr>
                          <w:rStyle w:val="hljs-meta"/>
                          <w:rFonts w:ascii="Courier New" w:hAnsi="Courier New" w:cs="Courier New"/>
                          <w:lang w:val="en-US"/>
                        </w:rPr>
                        <w:t xml:space="preserve"> MPU6050</w:t>
                      </w:r>
                    </w:p>
                    <w:p w14:paraId="5A393EE6" w14:textId="6E34D5AC" w:rsidR="00603A97" w:rsidRPr="00B85A21" w:rsidRDefault="00603A97" w:rsidP="00603A97">
                      <w:pPr>
                        <w:rPr>
                          <w:rStyle w:val="hljs-meta"/>
                          <w:rFonts w:ascii="Courier New" w:hAnsi="Courier New" w:cs="Courier New"/>
                          <w:lang w:val="en-US"/>
                        </w:rPr>
                      </w:pPr>
                      <w:r w:rsidRPr="00603A97">
                        <w:rPr>
                          <w:rStyle w:val="hljs-meta"/>
                          <w:rFonts w:ascii="Courier New" w:hAnsi="Courier New" w:cs="Courier New"/>
                          <w:lang w:val="en-US"/>
                        </w:rPr>
                        <w:t xml:space="preserve">  </w:t>
                      </w:r>
                      <w:proofErr w:type="spellStart"/>
                      <w:proofErr w:type="gramStart"/>
                      <w:r w:rsidRPr="00603A97">
                        <w:rPr>
                          <w:rStyle w:val="hljs-meta"/>
                          <w:rFonts w:ascii="Courier New" w:hAnsi="Courier New" w:cs="Courier New"/>
                          <w:lang w:val="en-US"/>
                        </w:rPr>
                        <w:t>mpu.setFullScaleGyroRange</w:t>
                      </w:r>
                      <w:proofErr w:type="spellEnd"/>
                      <w:proofErr w:type="gramEnd"/>
                      <w:r w:rsidRPr="00603A97">
                        <w:rPr>
                          <w:rStyle w:val="hljs-meta"/>
                          <w:rFonts w:ascii="Courier New" w:hAnsi="Courier New" w:cs="Courier New"/>
                          <w:lang w:val="en-US"/>
                        </w:rPr>
                        <w:t xml:space="preserve">(MPU6050_GYRO_FS_250); // ±250 </w:t>
                      </w:r>
                    </w:p>
                    <w:p w14:paraId="7D0F4202" w14:textId="25D81FB7" w:rsidR="00603A97" w:rsidRPr="00603A97" w:rsidRDefault="00603A97" w:rsidP="00603A97">
                      <w:pPr>
                        <w:rPr>
                          <w:rFonts w:ascii="Courier New" w:hAnsi="Courier New" w:cs="Courier New"/>
                          <w:lang w:val="en-US"/>
                        </w:rPr>
                      </w:pPr>
                      <w:r>
                        <w:rPr>
                          <w:rStyle w:val="hljs-meta"/>
                          <w:rFonts w:ascii="Courier New" w:hAnsi="Courier New" w:cs="Courier New"/>
                          <w:lang w:val="en-US"/>
                        </w:rPr>
                        <w:t>}</w:t>
                      </w:r>
                    </w:p>
                  </w:txbxContent>
                </v:textbox>
                <w10:wrap type="square" anchorx="margin"/>
              </v:shape>
            </w:pict>
          </mc:Fallback>
        </mc:AlternateContent>
      </w:r>
      <w:r>
        <w:rPr>
          <w:sz w:val="28"/>
          <w:szCs w:val="28"/>
        </w:rPr>
        <w:t xml:space="preserve">Листинг 2 – </w:t>
      </w:r>
      <w:r w:rsidR="005D0E1E">
        <w:rPr>
          <w:sz w:val="28"/>
          <w:szCs w:val="28"/>
        </w:rPr>
        <w:t xml:space="preserve">Инициализация </w:t>
      </w:r>
      <w:r w:rsidR="005D0E1E">
        <w:rPr>
          <w:sz w:val="28"/>
          <w:szCs w:val="28"/>
          <w:lang w:val="en-US"/>
        </w:rPr>
        <w:t>I</w:t>
      </w:r>
      <w:r w:rsidR="005D0E1E" w:rsidRPr="005D0E1E">
        <w:rPr>
          <w:sz w:val="28"/>
          <w:szCs w:val="28"/>
          <w:vertAlign w:val="superscript"/>
        </w:rPr>
        <w:t>2</w:t>
      </w:r>
      <w:r w:rsidR="005D0E1E">
        <w:rPr>
          <w:sz w:val="28"/>
          <w:szCs w:val="28"/>
          <w:lang w:val="en-US"/>
        </w:rPr>
        <w:t>C</w:t>
      </w:r>
      <w:r w:rsidR="005D0E1E" w:rsidRPr="005D0E1E">
        <w:rPr>
          <w:sz w:val="28"/>
          <w:szCs w:val="28"/>
        </w:rPr>
        <w:t xml:space="preserve"> </w:t>
      </w:r>
      <w:r w:rsidR="005D0E1E">
        <w:rPr>
          <w:sz w:val="28"/>
          <w:szCs w:val="28"/>
        </w:rPr>
        <w:t>и настройка диапазона измерений</w:t>
      </w:r>
    </w:p>
    <w:p w14:paraId="41308929" w14:textId="298749E7" w:rsidR="00AA5A98" w:rsidRPr="00EA4351" w:rsidRDefault="00AA5A98" w:rsidP="00603A97">
      <w:pPr>
        <w:spacing w:line="360" w:lineRule="auto"/>
        <w:ind w:firstLine="709"/>
        <w:jc w:val="both"/>
        <w:rPr>
          <w:rStyle w:val="Strong"/>
          <w:b w:val="0"/>
          <w:bCs w:val="0"/>
          <w:sz w:val="28"/>
          <w:szCs w:val="28"/>
        </w:rPr>
      </w:pPr>
      <w:r w:rsidRPr="007121CB">
        <w:rPr>
          <w:sz w:val="28"/>
          <w:szCs w:val="28"/>
        </w:rPr>
        <w:lastRenderedPageBreak/>
        <w:t>Для считывания угловой скорости используется встроенн</w:t>
      </w:r>
      <w:r w:rsidR="00B85A21">
        <w:rPr>
          <w:sz w:val="28"/>
          <w:szCs w:val="28"/>
        </w:rPr>
        <w:t xml:space="preserve">ая функция </w:t>
      </w:r>
      <w:proofErr w:type="spellStart"/>
      <w:proofErr w:type="gramStart"/>
      <w:r w:rsidRPr="007121CB">
        <w:rPr>
          <w:rStyle w:val="HTMLCode"/>
          <w:rFonts w:ascii="Times New Roman" w:hAnsi="Times New Roman" w:cs="Times New Roman"/>
          <w:sz w:val="28"/>
          <w:szCs w:val="28"/>
        </w:rPr>
        <w:t>getRotationZ</w:t>
      </w:r>
      <w:proofErr w:type="spellEnd"/>
      <w:r w:rsidRPr="007121CB">
        <w:rPr>
          <w:rStyle w:val="HTMLCode"/>
          <w:rFonts w:ascii="Times New Roman" w:hAnsi="Times New Roman" w:cs="Times New Roman"/>
          <w:sz w:val="28"/>
          <w:szCs w:val="28"/>
        </w:rPr>
        <w:t>(</w:t>
      </w:r>
      <w:proofErr w:type="gramEnd"/>
      <w:r w:rsidRPr="007121CB">
        <w:rPr>
          <w:rStyle w:val="HTMLCode"/>
          <w:rFonts w:ascii="Times New Roman" w:hAnsi="Times New Roman" w:cs="Times New Roman"/>
          <w:sz w:val="28"/>
          <w:szCs w:val="28"/>
        </w:rPr>
        <w:t>)</w:t>
      </w:r>
      <w:r w:rsidRPr="007121CB">
        <w:rPr>
          <w:sz w:val="28"/>
          <w:szCs w:val="28"/>
        </w:rPr>
        <w:t>, возвращающ</w:t>
      </w:r>
      <w:r w:rsidR="00B85A21">
        <w:rPr>
          <w:sz w:val="28"/>
          <w:szCs w:val="28"/>
        </w:rPr>
        <w:t>ая</w:t>
      </w:r>
      <w:r w:rsidRPr="007121CB">
        <w:rPr>
          <w:sz w:val="28"/>
          <w:szCs w:val="28"/>
        </w:rPr>
        <w:t xml:space="preserve"> значение в условных единицах. Это значение преобразуется в градусы в секунду с помощью коэффициента чувствительности, соответствующего выбранному диапазону измерений</w:t>
      </w:r>
      <w:r w:rsidR="00B85A21">
        <w:rPr>
          <w:sz w:val="28"/>
          <w:szCs w:val="28"/>
        </w:rPr>
        <w:t xml:space="preserve">. Для диапазона </w:t>
      </w:r>
      <m:oMath>
        <m:r>
          <w:rPr>
            <w:rFonts w:ascii="Cambria Math" w:hAnsi="Cambria Math"/>
            <w:sz w:val="28"/>
            <w:szCs w:val="28"/>
          </w:rPr>
          <m:t>±250 °/с</m:t>
        </m:r>
      </m:oMath>
      <w:r w:rsidRPr="007121CB">
        <w:rPr>
          <w:sz w:val="28"/>
          <w:szCs w:val="28"/>
        </w:rPr>
        <w:t xml:space="preserve"> чувствительность составляет </w:t>
      </w:r>
      <w:r w:rsidRPr="00B85A21">
        <w:rPr>
          <w:rStyle w:val="Strong"/>
          <w:b w:val="0"/>
          <w:bCs w:val="0"/>
          <w:sz w:val="28"/>
          <w:szCs w:val="28"/>
        </w:rPr>
        <w:t>131.</w:t>
      </w:r>
      <w:r w:rsidR="00B85A21">
        <w:rPr>
          <w:rStyle w:val="Strong"/>
          <w:b w:val="0"/>
          <w:bCs w:val="0"/>
          <w:sz w:val="28"/>
          <w:szCs w:val="28"/>
        </w:rPr>
        <w:t>0</w:t>
      </w:r>
      <w:r w:rsidR="00B85A21" w:rsidRPr="00EA4351">
        <w:rPr>
          <w:rStyle w:val="Strong"/>
          <w:b w:val="0"/>
          <w:bCs w:val="0"/>
          <w:sz w:val="28"/>
          <w:szCs w:val="28"/>
        </w:rPr>
        <w:t>.</w:t>
      </w:r>
    </w:p>
    <w:p w14:paraId="6DB230C3" w14:textId="6805A73E" w:rsidR="00B85A21" w:rsidRPr="00EA4351" w:rsidRDefault="00B85A21" w:rsidP="00603A97">
      <w:pPr>
        <w:spacing w:line="360" w:lineRule="auto"/>
        <w:ind w:firstLine="709"/>
        <w:jc w:val="both"/>
        <w:rPr>
          <w:rStyle w:val="Strong"/>
          <w:b w:val="0"/>
          <w:bCs w:val="0"/>
          <w:sz w:val="28"/>
          <w:szCs w:val="28"/>
        </w:rPr>
      </w:pPr>
    </w:p>
    <w:p w14:paraId="0D7EB3D7" w14:textId="24E5F6B5" w:rsidR="00B85A21" w:rsidRPr="00B85A21" w:rsidRDefault="00B85A21" w:rsidP="00B85A21">
      <w:pPr>
        <w:spacing w:line="360" w:lineRule="auto"/>
        <w:jc w:val="both"/>
        <w:rPr>
          <w:sz w:val="28"/>
          <w:szCs w:val="28"/>
        </w:rPr>
      </w:pPr>
      <w:r w:rsidRPr="00603A97">
        <w:rPr>
          <w:noProof/>
          <w:sz w:val="28"/>
          <w:szCs w:val="28"/>
        </w:rPr>
        <mc:AlternateContent>
          <mc:Choice Requires="wps">
            <w:drawing>
              <wp:anchor distT="45720" distB="45720" distL="114300" distR="114300" simplePos="0" relativeHeight="251666432" behindDoc="0" locked="0" layoutInCell="1" allowOverlap="1" wp14:anchorId="50C5F308" wp14:editId="4B8D44F7">
                <wp:simplePos x="0" y="0"/>
                <wp:positionH relativeFrom="margin">
                  <wp:align>right</wp:align>
                </wp:positionH>
                <wp:positionV relativeFrom="paragraph">
                  <wp:posOffset>277357</wp:posOffset>
                </wp:positionV>
                <wp:extent cx="5931535" cy="466725"/>
                <wp:effectExtent l="0" t="0" r="12065" b="28575"/>
                <wp:wrapSquare wrapText="bothSides"/>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6725"/>
                        </a:xfrm>
                        <a:prstGeom prst="rect">
                          <a:avLst/>
                        </a:prstGeom>
                        <a:solidFill>
                          <a:srgbClr val="FFFFFF"/>
                        </a:solidFill>
                        <a:ln w="9525">
                          <a:solidFill>
                            <a:srgbClr val="000000"/>
                          </a:solidFill>
                          <a:miter lim="800000"/>
                          <a:headEnd/>
                          <a:tailEnd/>
                        </a:ln>
                      </wps:spPr>
                      <wps:txbx>
                        <w:txbxContent>
                          <w:p w14:paraId="4D7E5002" w14:textId="32E2BCE4" w:rsidR="00B85A21" w:rsidRPr="00B85A21" w:rsidRDefault="00B85A21" w:rsidP="00B85A21">
                            <w:pPr>
                              <w:rPr>
                                <w:rStyle w:val="hljs-meta"/>
                                <w:rFonts w:ascii="Courier New" w:hAnsi="Courier New" w:cs="Courier New"/>
                                <w:lang w:val="en-US"/>
                              </w:rPr>
                            </w:pPr>
                            <w:r w:rsidRPr="00B85A21">
                              <w:rPr>
                                <w:rStyle w:val="hljs-meta"/>
                                <w:rFonts w:ascii="Courier New" w:hAnsi="Courier New" w:cs="Courier New"/>
                                <w:lang w:val="en-US"/>
                              </w:rPr>
                              <w:t xml:space="preserve">int16_t </w:t>
                            </w:r>
                            <w:proofErr w:type="spellStart"/>
                            <w:r w:rsidRPr="00B85A21">
                              <w:rPr>
                                <w:rStyle w:val="hljs-meta"/>
                                <w:rFonts w:ascii="Courier New" w:hAnsi="Courier New" w:cs="Courier New"/>
                                <w:lang w:val="en-US"/>
                              </w:rPr>
                              <w:t>g</w:t>
                            </w:r>
                            <w:r w:rsidR="00B36553">
                              <w:rPr>
                                <w:rStyle w:val="hljs-meta"/>
                                <w:rFonts w:ascii="Courier New" w:hAnsi="Courier New" w:cs="Courier New"/>
                                <w:lang w:val="en-US"/>
                              </w:rPr>
                              <w:t>y</w:t>
                            </w:r>
                            <w:proofErr w:type="spellEnd"/>
                            <w:r w:rsidRPr="00B85A21">
                              <w:rPr>
                                <w:rStyle w:val="hljs-meta"/>
                                <w:rFonts w:ascii="Courier New" w:hAnsi="Courier New" w:cs="Courier New"/>
                                <w:lang w:val="en-US"/>
                              </w:rPr>
                              <w:t xml:space="preserve"> = </w:t>
                            </w:r>
                            <w:proofErr w:type="spellStart"/>
                            <w:proofErr w:type="gramStart"/>
                            <w:r w:rsidRPr="00B85A21">
                              <w:rPr>
                                <w:rStyle w:val="hljs-meta"/>
                                <w:rFonts w:ascii="Courier New" w:hAnsi="Courier New" w:cs="Courier New"/>
                                <w:lang w:val="en-US"/>
                              </w:rPr>
                              <w:t>mpu.getRotationZ</w:t>
                            </w:r>
                            <w:proofErr w:type="spellEnd"/>
                            <w:proofErr w:type="gramEnd"/>
                            <w:r w:rsidRPr="00B85A21">
                              <w:rPr>
                                <w:rStyle w:val="hljs-meta"/>
                                <w:rFonts w:ascii="Courier New" w:hAnsi="Courier New" w:cs="Courier New"/>
                                <w:lang w:val="en-US"/>
                              </w:rPr>
                              <w:t xml:space="preserve">(); // </w:t>
                            </w:r>
                            <w:proofErr w:type="spellStart"/>
                            <w:r w:rsidRPr="00B85A21">
                              <w:rPr>
                                <w:rStyle w:val="hljs-meta"/>
                                <w:rFonts w:ascii="Courier New" w:hAnsi="Courier New" w:cs="Courier New"/>
                                <w:lang w:val="en-US"/>
                              </w:rPr>
                              <w:t>Сырое</w:t>
                            </w:r>
                            <w:proofErr w:type="spellEnd"/>
                            <w:r w:rsidRPr="00B85A21">
                              <w:rPr>
                                <w:rStyle w:val="hljs-meta"/>
                                <w:rFonts w:ascii="Courier New" w:hAnsi="Courier New" w:cs="Courier New"/>
                                <w:lang w:val="en-US"/>
                              </w:rPr>
                              <w:t xml:space="preserve"> </w:t>
                            </w:r>
                            <w:proofErr w:type="spellStart"/>
                            <w:r w:rsidRPr="00B85A21">
                              <w:rPr>
                                <w:rStyle w:val="hljs-meta"/>
                                <w:rFonts w:ascii="Courier New" w:hAnsi="Courier New" w:cs="Courier New"/>
                                <w:lang w:val="en-US"/>
                              </w:rPr>
                              <w:t>значение</w:t>
                            </w:r>
                            <w:proofErr w:type="spellEnd"/>
                            <w:r w:rsidRPr="00B85A21">
                              <w:rPr>
                                <w:rStyle w:val="hljs-meta"/>
                                <w:rFonts w:ascii="Courier New" w:hAnsi="Courier New" w:cs="Courier New"/>
                                <w:lang w:val="en-US"/>
                              </w:rPr>
                              <w:t xml:space="preserve"> </w:t>
                            </w:r>
                            <w:proofErr w:type="spellStart"/>
                            <w:r w:rsidRPr="00B85A21">
                              <w:rPr>
                                <w:rStyle w:val="hljs-meta"/>
                                <w:rFonts w:ascii="Courier New" w:hAnsi="Courier New" w:cs="Courier New"/>
                                <w:lang w:val="en-US"/>
                              </w:rPr>
                              <w:t>гироскопа</w:t>
                            </w:r>
                            <w:proofErr w:type="spellEnd"/>
                          </w:p>
                          <w:p w14:paraId="30EF29A2" w14:textId="1373787C" w:rsidR="00B85A21" w:rsidRPr="00B85A21" w:rsidRDefault="00B85A21" w:rsidP="00B85A21">
                            <w:pPr>
                              <w:rPr>
                                <w:rFonts w:ascii="Courier New" w:hAnsi="Courier New" w:cs="Courier New"/>
                              </w:rPr>
                            </w:pPr>
                            <w:r w:rsidRPr="00B85A21">
                              <w:rPr>
                                <w:rStyle w:val="hljs-meta"/>
                                <w:rFonts w:ascii="Courier New" w:hAnsi="Courier New" w:cs="Courier New"/>
                                <w:lang w:val="en-US"/>
                              </w:rPr>
                              <w:t>float</w:t>
                            </w:r>
                            <w:r w:rsidRPr="00B85A21">
                              <w:rPr>
                                <w:rStyle w:val="hljs-meta"/>
                                <w:rFonts w:ascii="Courier New" w:hAnsi="Courier New" w:cs="Courier New"/>
                              </w:rPr>
                              <w:t xml:space="preserve"> </w:t>
                            </w:r>
                            <w:proofErr w:type="spellStart"/>
                            <w:r w:rsidRPr="00B85A21">
                              <w:rPr>
                                <w:rStyle w:val="hljs-meta"/>
                                <w:rFonts w:ascii="Courier New" w:hAnsi="Courier New" w:cs="Courier New"/>
                                <w:lang w:val="en-US"/>
                              </w:rPr>
                              <w:t>gyroRate</w:t>
                            </w:r>
                            <w:proofErr w:type="spellEnd"/>
                            <w:r w:rsidRPr="00B85A21">
                              <w:rPr>
                                <w:rStyle w:val="hljs-meta"/>
                                <w:rFonts w:ascii="Courier New" w:hAnsi="Courier New" w:cs="Courier New"/>
                              </w:rPr>
                              <w:t xml:space="preserve"> = </w:t>
                            </w:r>
                            <w:proofErr w:type="spellStart"/>
                            <w:r w:rsidRPr="00B85A21">
                              <w:rPr>
                                <w:rStyle w:val="hljs-meta"/>
                                <w:rFonts w:ascii="Courier New" w:hAnsi="Courier New" w:cs="Courier New"/>
                                <w:lang w:val="en-US"/>
                              </w:rPr>
                              <w:t>g</w:t>
                            </w:r>
                            <w:r w:rsidR="00B36553">
                              <w:rPr>
                                <w:rStyle w:val="hljs-meta"/>
                                <w:rFonts w:ascii="Courier New" w:hAnsi="Courier New" w:cs="Courier New"/>
                                <w:lang w:val="en-US"/>
                              </w:rPr>
                              <w:t>y</w:t>
                            </w:r>
                            <w:proofErr w:type="spellEnd"/>
                            <w:r w:rsidRPr="00B85A21">
                              <w:rPr>
                                <w:rStyle w:val="hljs-meta"/>
                                <w:rFonts w:ascii="Courier New" w:hAnsi="Courier New" w:cs="Courier New"/>
                              </w:rPr>
                              <w:t xml:space="preserve"> / 131.0;     // Угловая скорость в °/</w:t>
                            </w:r>
                            <w:r>
                              <w:rPr>
                                <w:rStyle w:val="hljs-meta"/>
                                <w:rFonts w:ascii="Courier New" w:hAnsi="Courier New" w:cs="Courier New"/>
                              </w:rPr>
                              <w:t>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5F308" id="_x0000_s1028" type="#_x0000_t202" style="position:absolute;left:0;text-align:left;margin-left:415.85pt;margin-top:21.85pt;width:467.05pt;height:36.7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">
                <v:textbox>
                  <w:txbxContent>
                    <w:p w14:paraId="4D7E5002" w14:textId="32E2BCE4" w:rsidR="00B85A21" w:rsidRPr="00B85A21" w:rsidRDefault="00B85A21" w:rsidP="00B85A21">
                      <w:pPr>
                        <w:rPr>
                          <w:rStyle w:val="hljs-meta"/>
                          <w:rFonts w:ascii="Courier New" w:hAnsi="Courier New" w:cs="Courier New"/>
                          <w:lang w:val="en-US"/>
                        </w:rPr>
                      </w:pPr>
                      <w:r w:rsidRPr="00B85A21">
                        <w:rPr>
                          <w:rStyle w:val="hljs-meta"/>
                          <w:rFonts w:ascii="Courier New" w:hAnsi="Courier New" w:cs="Courier New"/>
                          <w:lang w:val="en-US"/>
                        </w:rPr>
                        <w:t xml:space="preserve">int16_t </w:t>
                      </w:r>
                      <w:proofErr w:type="spellStart"/>
                      <w:r w:rsidRPr="00B85A21">
                        <w:rPr>
                          <w:rStyle w:val="hljs-meta"/>
                          <w:rFonts w:ascii="Courier New" w:hAnsi="Courier New" w:cs="Courier New"/>
                          <w:lang w:val="en-US"/>
                        </w:rPr>
                        <w:t>g</w:t>
                      </w:r>
                      <w:r w:rsidR="00B36553">
                        <w:rPr>
                          <w:rStyle w:val="hljs-meta"/>
                          <w:rFonts w:ascii="Courier New" w:hAnsi="Courier New" w:cs="Courier New"/>
                          <w:lang w:val="en-US"/>
                        </w:rPr>
                        <w:t>y</w:t>
                      </w:r>
                      <w:proofErr w:type="spellEnd"/>
                      <w:r w:rsidRPr="00B85A21">
                        <w:rPr>
                          <w:rStyle w:val="hljs-meta"/>
                          <w:rFonts w:ascii="Courier New" w:hAnsi="Courier New" w:cs="Courier New"/>
                          <w:lang w:val="en-US"/>
                        </w:rPr>
                        <w:t xml:space="preserve"> = </w:t>
                      </w:r>
                      <w:proofErr w:type="spellStart"/>
                      <w:proofErr w:type="gramStart"/>
                      <w:r w:rsidRPr="00B85A21">
                        <w:rPr>
                          <w:rStyle w:val="hljs-meta"/>
                          <w:rFonts w:ascii="Courier New" w:hAnsi="Courier New" w:cs="Courier New"/>
                          <w:lang w:val="en-US"/>
                        </w:rPr>
                        <w:t>mpu.getRotationZ</w:t>
                      </w:r>
                      <w:proofErr w:type="spellEnd"/>
                      <w:proofErr w:type="gramEnd"/>
                      <w:r w:rsidRPr="00B85A21">
                        <w:rPr>
                          <w:rStyle w:val="hljs-meta"/>
                          <w:rFonts w:ascii="Courier New" w:hAnsi="Courier New" w:cs="Courier New"/>
                          <w:lang w:val="en-US"/>
                        </w:rPr>
                        <w:t xml:space="preserve">(); // </w:t>
                      </w:r>
                      <w:proofErr w:type="spellStart"/>
                      <w:r w:rsidRPr="00B85A21">
                        <w:rPr>
                          <w:rStyle w:val="hljs-meta"/>
                          <w:rFonts w:ascii="Courier New" w:hAnsi="Courier New" w:cs="Courier New"/>
                          <w:lang w:val="en-US"/>
                        </w:rPr>
                        <w:t>Сырое</w:t>
                      </w:r>
                      <w:proofErr w:type="spellEnd"/>
                      <w:r w:rsidRPr="00B85A21">
                        <w:rPr>
                          <w:rStyle w:val="hljs-meta"/>
                          <w:rFonts w:ascii="Courier New" w:hAnsi="Courier New" w:cs="Courier New"/>
                          <w:lang w:val="en-US"/>
                        </w:rPr>
                        <w:t xml:space="preserve"> </w:t>
                      </w:r>
                      <w:proofErr w:type="spellStart"/>
                      <w:r w:rsidRPr="00B85A21">
                        <w:rPr>
                          <w:rStyle w:val="hljs-meta"/>
                          <w:rFonts w:ascii="Courier New" w:hAnsi="Courier New" w:cs="Courier New"/>
                          <w:lang w:val="en-US"/>
                        </w:rPr>
                        <w:t>значение</w:t>
                      </w:r>
                      <w:proofErr w:type="spellEnd"/>
                      <w:r w:rsidRPr="00B85A21">
                        <w:rPr>
                          <w:rStyle w:val="hljs-meta"/>
                          <w:rFonts w:ascii="Courier New" w:hAnsi="Courier New" w:cs="Courier New"/>
                          <w:lang w:val="en-US"/>
                        </w:rPr>
                        <w:t xml:space="preserve"> </w:t>
                      </w:r>
                      <w:proofErr w:type="spellStart"/>
                      <w:r w:rsidRPr="00B85A21">
                        <w:rPr>
                          <w:rStyle w:val="hljs-meta"/>
                          <w:rFonts w:ascii="Courier New" w:hAnsi="Courier New" w:cs="Courier New"/>
                          <w:lang w:val="en-US"/>
                        </w:rPr>
                        <w:t>гироскопа</w:t>
                      </w:r>
                      <w:proofErr w:type="spellEnd"/>
                    </w:p>
                    <w:p w14:paraId="30EF29A2" w14:textId="1373787C" w:rsidR="00B85A21" w:rsidRPr="00B85A21" w:rsidRDefault="00B85A21" w:rsidP="00B85A21">
                      <w:pPr>
                        <w:rPr>
                          <w:rFonts w:ascii="Courier New" w:hAnsi="Courier New" w:cs="Courier New"/>
                        </w:rPr>
                      </w:pPr>
                      <w:r w:rsidRPr="00B85A21">
                        <w:rPr>
                          <w:rStyle w:val="hljs-meta"/>
                          <w:rFonts w:ascii="Courier New" w:hAnsi="Courier New" w:cs="Courier New"/>
                          <w:lang w:val="en-US"/>
                        </w:rPr>
                        <w:t>float</w:t>
                      </w:r>
                      <w:r w:rsidRPr="00B85A21">
                        <w:rPr>
                          <w:rStyle w:val="hljs-meta"/>
                          <w:rFonts w:ascii="Courier New" w:hAnsi="Courier New" w:cs="Courier New"/>
                        </w:rPr>
                        <w:t xml:space="preserve"> </w:t>
                      </w:r>
                      <w:proofErr w:type="spellStart"/>
                      <w:r w:rsidRPr="00B85A21">
                        <w:rPr>
                          <w:rStyle w:val="hljs-meta"/>
                          <w:rFonts w:ascii="Courier New" w:hAnsi="Courier New" w:cs="Courier New"/>
                          <w:lang w:val="en-US"/>
                        </w:rPr>
                        <w:t>gyroRate</w:t>
                      </w:r>
                      <w:proofErr w:type="spellEnd"/>
                      <w:r w:rsidRPr="00B85A21">
                        <w:rPr>
                          <w:rStyle w:val="hljs-meta"/>
                          <w:rFonts w:ascii="Courier New" w:hAnsi="Courier New" w:cs="Courier New"/>
                        </w:rPr>
                        <w:t xml:space="preserve"> = </w:t>
                      </w:r>
                      <w:proofErr w:type="spellStart"/>
                      <w:r w:rsidRPr="00B85A21">
                        <w:rPr>
                          <w:rStyle w:val="hljs-meta"/>
                          <w:rFonts w:ascii="Courier New" w:hAnsi="Courier New" w:cs="Courier New"/>
                          <w:lang w:val="en-US"/>
                        </w:rPr>
                        <w:t>g</w:t>
                      </w:r>
                      <w:r w:rsidR="00B36553">
                        <w:rPr>
                          <w:rStyle w:val="hljs-meta"/>
                          <w:rFonts w:ascii="Courier New" w:hAnsi="Courier New" w:cs="Courier New"/>
                          <w:lang w:val="en-US"/>
                        </w:rPr>
                        <w:t>y</w:t>
                      </w:r>
                      <w:proofErr w:type="spellEnd"/>
                      <w:r w:rsidRPr="00B85A21">
                        <w:rPr>
                          <w:rStyle w:val="hljs-meta"/>
                          <w:rFonts w:ascii="Courier New" w:hAnsi="Courier New" w:cs="Courier New"/>
                        </w:rPr>
                        <w:t xml:space="preserve"> / 131.0;     // Угловая скорость в °/</w:t>
                      </w:r>
                      <w:r>
                        <w:rPr>
                          <w:rStyle w:val="hljs-meta"/>
                          <w:rFonts w:ascii="Courier New" w:hAnsi="Courier New" w:cs="Courier New"/>
                        </w:rPr>
                        <w:t>с</w:t>
                      </w:r>
                    </w:p>
                  </w:txbxContent>
                </v:textbox>
                <w10:wrap type="square" anchorx="margin"/>
              </v:shape>
            </w:pict>
          </mc:Fallback>
        </mc:AlternateContent>
      </w:r>
      <w:r>
        <w:rPr>
          <w:sz w:val="28"/>
          <w:szCs w:val="28"/>
        </w:rPr>
        <w:t xml:space="preserve">Листинг </w:t>
      </w:r>
      <w:r w:rsidRPr="00B85A21">
        <w:rPr>
          <w:sz w:val="28"/>
          <w:szCs w:val="28"/>
        </w:rPr>
        <w:t>3</w:t>
      </w:r>
      <w:r>
        <w:rPr>
          <w:sz w:val="28"/>
          <w:szCs w:val="28"/>
        </w:rPr>
        <w:t xml:space="preserve"> – Считывание угловой скорости</w:t>
      </w:r>
    </w:p>
    <w:p w14:paraId="3067D429" w14:textId="77777777" w:rsidR="00A01A84" w:rsidRDefault="00A01A84" w:rsidP="00A01A84">
      <w:pPr>
        <w:spacing w:line="360" w:lineRule="auto"/>
        <w:jc w:val="both"/>
        <w:rPr>
          <w:sz w:val="28"/>
          <w:szCs w:val="28"/>
        </w:rPr>
      </w:pPr>
    </w:p>
    <w:p w14:paraId="3C5A8039" w14:textId="6DFD6EB8" w:rsidR="00A01A84" w:rsidRDefault="00AA5A98" w:rsidP="00A01A84">
      <w:pPr>
        <w:spacing w:line="360" w:lineRule="auto"/>
        <w:jc w:val="both"/>
        <w:rPr>
          <w:sz w:val="28"/>
          <w:szCs w:val="28"/>
        </w:rPr>
      </w:pPr>
      <w:r w:rsidRPr="007121CB">
        <w:rPr>
          <w:sz w:val="28"/>
          <w:szCs w:val="28"/>
        </w:rPr>
        <w:t>Для получения текущего угла рысканья выполняется численное</w:t>
      </w:r>
      <w:r w:rsidR="00A01A84">
        <w:rPr>
          <w:sz w:val="28"/>
          <w:szCs w:val="28"/>
        </w:rPr>
        <w:t xml:space="preserve"> интегрирование.</w:t>
      </w:r>
    </w:p>
    <w:p w14:paraId="4F3CE3D6" w14:textId="6C23E0DD" w:rsidR="00A01A84" w:rsidRDefault="00A01A84" w:rsidP="00A01A84">
      <w:pPr>
        <w:spacing w:line="360" w:lineRule="auto"/>
        <w:jc w:val="both"/>
        <w:rPr>
          <w:sz w:val="28"/>
          <w:szCs w:val="28"/>
        </w:rPr>
      </w:pPr>
    </w:p>
    <w:p w14:paraId="2B3B7D22" w14:textId="668FCF73" w:rsidR="00A01A84" w:rsidRPr="00B85A21" w:rsidRDefault="00A01A84" w:rsidP="00A01A84">
      <w:pPr>
        <w:spacing w:line="360" w:lineRule="auto"/>
        <w:jc w:val="both"/>
        <w:rPr>
          <w:sz w:val="28"/>
          <w:szCs w:val="28"/>
        </w:rPr>
      </w:pPr>
      <w:r w:rsidRPr="00603A97">
        <w:rPr>
          <w:noProof/>
          <w:sz w:val="28"/>
          <w:szCs w:val="28"/>
        </w:rPr>
        <mc:AlternateContent>
          <mc:Choice Requires="wps">
            <w:drawing>
              <wp:anchor distT="45720" distB="45720" distL="114300" distR="114300" simplePos="0" relativeHeight="251668480" behindDoc="0" locked="0" layoutInCell="1" allowOverlap="1" wp14:anchorId="3A525AAC" wp14:editId="0EBD2E87">
                <wp:simplePos x="0" y="0"/>
                <wp:positionH relativeFrom="margin">
                  <wp:align>right</wp:align>
                </wp:positionH>
                <wp:positionV relativeFrom="paragraph">
                  <wp:posOffset>320675</wp:posOffset>
                </wp:positionV>
                <wp:extent cx="5931535" cy="819150"/>
                <wp:effectExtent l="0" t="0" r="12065" b="1905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819150"/>
                        </a:xfrm>
                        <a:prstGeom prst="rect">
                          <a:avLst/>
                        </a:prstGeom>
                        <a:solidFill>
                          <a:srgbClr val="FFFFFF"/>
                        </a:solidFill>
                        <a:ln w="9525">
                          <a:solidFill>
                            <a:srgbClr val="000000"/>
                          </a:solidFill>
                          <a:miter lim="800000"/>
                          <a:headEnd/>
                          <a:tailEnd/>
                        </a:ln>
                      </wps:spPr>
                      <wps:txbx>
                        <w:txbxContent>
                          <w:p w14:paraId="7C83D62C" w14:textId="7C3CABB2" w:rsidR="00A01A84" w:rsidRPr="00A01A84" w:rsidRDefault="00A01A84" w:rsidP="00A01A84">
                            <w:pPr>
                              <w:rPr>
                                <w:rStyle w:val="hljs-meta"/>
                                <w:rFonts w:ascii="Courier New" w:hAnsi="Courier New" w:cs="Courier New"/>
                              </w:rPr>
                            </w:pPr>
                            <w:r w:rsidRPr="00A01A84">
                              <w:rPr>
                                <w:rStyle w:val="hljs-meta"/>
                                <w:rFonts w:ascii="Courier New" w:hAnsi="Courier New" w:cs="Courier New"/>
                              </w:rPr>
                              <w:t>// Статическая переменная для сохранения угла между итерациями</w:t>
                            </w:r>
                          </w:p>
                          <w:p w14:paraId="3EEF00BD" w14:textId="77777777" w:rsidR="00A01A84" w:rsidRDefault="00A01A84" w:rsidP="00A01A84">
                            <w:pPr>
                              <w:rPr>
                                <w:rStyle w:val="hljs-meta"/>
                                <w:rFonts w:ascii="Courier New" w:hAnsi="Courier New" w:cs="Courier New"/>
                                <w:lang w:val="en-US"/>
                              </w:rPr>
                            </w:pPr>
                            <w:r w:rsidRPr="00A01A84">
                              <w:rPr>
                                <w:rStyle w:val="hljs-meta"/>
                                <w:rFonts w:ascii="Courier New" w:hAnsi="Courier New" w:cs="Courier New"/>
                                <w:lang w:val="en-US"/>
                              </w:rPr>
                              <w:t xml:space="preserve">static float </w:t>
                            </w:r>
                            <w:proofErr w:type="spellStart"/>
                            <w:r w:rsidRPr="00A01A84">
                              <w:rPr>
                                <w:rStyle w:val="hljs-meta"/>
                                <w:rFonts w:ascii="Courier New" w:hAnsi="Courier New" w:cs="Courier New"/>
                                <w:lang w:val="en-US"/>
                              </w:rPr>
                              <w:t>currentAngle</w:t>
                            </w:r>
                            <w:proofErr w:type="spellEnd"/>
                            <w:r w:rsidRPr="00A01A84">
                              <w:rPr>
                                <w:rStyle w:val="hljs-meta"/>
                                <w:rFonts w:ascii="Courier New" w:hAnsi="Courier New" w:cs="Courier New"/>
                                <w:lang w:val="en-US"/>
                              </w:rPr>
                              <w:t xml:space="preserve"> = 0.0; </w:t>
                            </w:r>
                          </w:p>
                          <w:p w14:paraId="3D407179" w14:textId="45B86E8B" w:rsidR="00A01A84" w:rsidRPr="00A01A84" w:rsidRDefault="00A01A84" w:rsidP="00A01A84">
                            <w:pPr>
                              <w:rPr>
                                <w:rStyle w:val="hljs-meta"/>
                                <w:rFonts w:ascii="Courier New" w:hAnsi="Courier New" w:cs="Courier New"/>
                                <w:lang w:val="en-US"/>
                              </w:rPr>
                            </w:pPr>
                            <w:r w:rsidRPr="00A01A84">
                              <w:rPr>
                                <w:rStyle w:val="hljs-meta"/>
                                <w:rFonts w:ascii="Courier New" w:hAnsi="Courier New" w:cs="Courier New"/>
                                <w:lang w:val="en-US"/>
                              </w:rPr>
                              <w:t xml:space="preserve">// </w:t>
                            </w:r>
                            <w:proofErr w:type="spellStart"/>
                            <w:r w:rsidRPr="00A01A84">
                              <w:rPr>
                                <w:rStyle w:val="hljs-meta"/>
                                <w:rFonts w:ascii="Courier New" w:hAnsi="Courier New" w:cs="Courier New"/>
                                <w:lang w:val="en-US"/>
                              </w:rPr>
                              <w:t>Интеграция</w:t>
                            </w:r>
                            <w:proofErr w:type="spellEnd"/>
                            <w:r w:rsidRPr="00A01A84">
                              <w:rPr>
                                <w:rStyle w:val="hljs-meta"/>
                                <w:rFonts w:ascii="Courier New" w:hAnsi="Courier New" w:cs="Courier New"/>
                                <w:lang w:val="en-US"/>
                              </w:rPr>
                              <w:t xml:space="preserve"> </w:t>
                            </w:r>
                            <w:r>
                              <w:rPr>
                                <w:rStyle w:val="hljs-meta"/>
                                <w:rFonts w:ascii="Courier New" w:hAnsi="Courier New" w:cs="Courier New"/>
                              </w:rPr>
                              <w:t>угловой</w:t>
                            </w:r>
                            <w:r w:rsidRPr="00EA4351">
                              <w:rPr>
                                <w:rStyle w:val="hljs-meta"/>
                                <w:rFonts w:ascii="Courier New" w:hAnsi="Courier New" w:cs="Courier New"/>
                                <w:lang w:val="en-US"/>
                              </w:rPr>
                              <w:t xml:space="preserve"> </w:t>
                            </w:r>
                            <w:proofErr w:type="spellStart"/>
                            <w:r w:rsidRPr="00A01A84">
                              <w:rPr>
                                <w:rStyle w:val="hljs-meta"/>
                                <w:rFonts w:ascii="Courier New" w:hAnsi="Courier New" w:cs="Courier New"/>
                                <w:lang w:val="en-US"/>
                              </w:rPr>
                              <w:t>скорости</w:t>
                            </w:r>
                            <w:proofErr w:type="spellEnd"/>
                          </w:p>
                          <w:p w14:paraId="7A58B7FF" w14:textId="704A12EE" w:rsidR="00A01A84" w:rsidRPr="00A01A84" w:rsidRDefault="00A01A84" w:rsidP="00A01A84">
                            <w:pPr>
                              <w:rPr>
                                <w:rFonts w:ascii="Courier New" w:hAnsi="Courier New" w:cs="Courier New"/>
                                <w:lang w:val="en-US"/>
                              </w:rPr>
                            </w:pPr>
                            <w:proofErr w:type="spellStart"/>
                            <w:r w:rsidRPr="00A01A84">
                              <w:rPr>
                                <w:rStyle w:val="hljs-meta"/>
                                <w:rFonts w:ascii="Courier New" w:hAnsi="Courier New" w:cs="Courier New"/>
                                <w:lang w:val="en-US"/>
                              </w:rPr>
                              <w:t>currentAngle</w:t>
                            </w:r>
                            <w:proofErr w:type="spellEnd"/>
                            <w:r w:rsidRPr="00A01A84">
                              <w:rPr>
                                <w:rStyle w:val="hljs-meta"/>
                                <w:rFonts w:ascii="Courier New" w:hAnsi="Courier New" w:cs="Courier New"/>
                                <w:lang w:val="en-US"/>
                              </w:rPr>
                              <w:t xml:space="preserve"> += </w:t>
                            </w:r>
                            <w:proofErr w:type="spellStart"/>
                            <w:r w:rsidRPr="00A01A84">
                              <w:rPr>
                                <w:rStyle w:val="hljs-meta"/>
                                <w:rFonts w:ascii="Courier New" w:hAnsi="Courier New" w:cs="Courier New"/>
                                <w:lang w:val="en-US"/>
                              </w:rPr>
                              <w:t>gyroRate</w:t>
                            </w:r>
                            <w:proofErr w:type="spellEnd"/>
                            <w:r w:rsidRPr="00A01A84">
                              <w:rPr>
                                <w:rStyle w:val="hljs-meta"/>
                                <w:rFonts w:ascii="Courier New" w:hAnsi="Courier New" w:cs="Courier New"/>
                                <w:lang w:val="en-US"/>
                              </w:rPr>
                              <w:t xml:space="preserve"> * </w:t>
                            </w:r>
                            <w:proofErr w:type="spellStart"/>
                            <w:r w:rsidRPr="00A01A84">
                              <w:rPr>
                                <w:rStyle w:val="hljs-meta"/>
                                <w:rFonts w:ascii="Courier New" w:hAnsi="Courier New" w:cs="Courier New"/>
                                <w:lang w:val="en-US"/>
                              </w:rPr>
                              <w:t>deltaTime</w:t>
                            </w:r>
                            <w:proofErr w:type="spellEnd"/>
                            <w:r w:rsidRPr="00A01A84">
                              <w:rPr>
                                <w:rStyle w:val="hljs-meta"/>
                                <w:rFonts w:ascii="Courier New" w:hAnsi="Courier New" w:cs="Courier New"/>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25AAC" id="_x0000_s1029" type="#_x0000_t202" style="position:absolute;left:0;text-align:left;margin-left:415.85pt;margin-top:25.25pt;width:467.05pt;height:64.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">
                <v:textbox>
                  <w:txbxContent>
                    <w:p w14:paraId="7C83D62C" w14:textId="7C3CABB2" w:rsidR="00A01A84" w:rsidRPr="00A01A84" w:rsidRDefault="00A01A84" w:rsidP="00A01A84">
                      <w:pPr>
                        <w:rPr>
                          <w:rStyle w:val="hljs-meta"/>
                          <w:rFonts w:ascii="Courier New" w:hAnsi="Courier New" w:cs="Courier New"/>
                        </w:rPr>
                      </w:pPr>
                      <w:r w:rsidRPr="00A01A84">
                        <w:rPr>
                          <w:rStyle w:val="hljs-meta"/>
                          <w:rFonts w:ascii="Courier New" w:hAnsi="Courier New" w:cs="Courier New"/>
                        </w:rPr>
                        <w:t>// Статическая переменная для сохранения угла между итерациями</w:t>
                      </w:r>
                    </w:p>
                    <w:p w14:paraId="3EEF00BD" w14:textId="77777777" w:rsidR="00A01A84" w:rsidRDefault="00A01A84" w:rsidP="00A01A84">
                      <w:pPr>
                        <w:rPr>
                          <w:rStyle w:val="hljs-meta"/>
                          <w:rFonts w:ascii="Courier New" w:hAnsi="Courier New" w:cs="Courier New"/>
                          <w:lang w:val="en-US"/>
                        </w:rPr>
                      </w:pPr>
                      <w:r w:rsidRPr="00A01A84">
                        <w:rPr>
                          <w:rStyle w:val="hljs-meta"/>
                          <w:rFonts w:ascii="Courier New" w:hAnsi="Courier New" w:cs="Courier New"/>
                          <w:lang w:val="en-US"/>
                        </w:rPr>
                        <w:t xml:space="preserve">static float </w:t>
                      </w:r>
                      <w:proofErr w:type="spellStart"/>
                      <w:r w:rsidRPr="00A01A84">
                        <w:rPr>
                          <w:rStyle w:val="hljs-meta"/>
                          <w:rFonts w:ascii="Courier New" w:hAnsi="Courier New" w:cs="Courier New"/>
                          <w:lang w:val="en-US"/>
                        </w:rPr>
                        <w:t>currentAngle</w:t>
                      </w:r>
                      <w:proofErr w:type="spellEnd"/>
                      <w:r w:rsidRPr="00A01A84">
                        <w:rPr>
                          <w:rStyle w:val="hljs-meta"/>
                          <w:rFonts w:ascii="Courier New" w:hAnsi="Courier New" w:cs="Courier New"/>
                          <w:lang w:val="en-US"/>
                        </w:rPr>
                        <w:t xml:space="preserve"> = 0.0; </w:t>
                      </w:r>
                    </w:p>
                    <w:p w14:paraId="3D407179" w14:textId="45B86E8B" w:rsidR="00A01A84" w:rsidRPr="00A01A84" w:rsidRDefault="00A01A84" w:rsidP="00A01A84">
                      <w:pPr>
                        <w:rPr>
                          <w:rStyle w:val="hljs-meta"/>
                          <w:rFonts w:ascii="Courier New" w:hAnsi="Courier New" w:cs="Courier New"/>
                          <w:lang w:val="en-US"/>
                        </w:rPr>
                      </w:pPr>
                      <w:r w:rsidRPr="00A01A84">
                        <w:rPr>
                          <w:rStyle w:val="hljs-meta"/>
                          <w:rFonts w:ascii="Courier New" w:hAnsi="Courier New" w:cs="Courier New"/>
                          <w:lang w:val="en-US"/>
                        </w:rPr>
                        <w:t xml:space="preserve">// </w:t>
                      </w:r>
                      <w:proofErr w:type="spellStart"/>
                      <w:r w:rsidRPr="00A01A84">
                        <w:rPr>
                          <w:rStyle w:val="hljs-meta"/>
                          <w:rFonts w:ascii="Courier New" w:hAnsi="Courier New" w:cs="Courier New"/>
                          <w:lang w:val="en-US"/>
                        </w:rPr>
                        <w:t>Интеграция</w:t>
                      </w:r>
                      <w:proofErr w:type="spellEnd"/>
                      <w:r w:rsidRPr="00A01A84">
                        <w:rPr>
                          <w:rStyle w:val="hljs-meta"/>
                          <w:rFonts w:ascii="Courier New" w:hAnsi="Courier New" w:cs="Courier New"/>
                          <w:lang w:val="en-US"/>
                        </w:rPr>
                        <w:t xml:space="preserve"> </w:t>
                      </w:r>
                      <w:r>
                        <w:rPr>
                          <w:rStyle w:val="hljs-meta"/>
                          <w:rFonts w:ascii="Courier New" w:hAnsi="Courier New" w:cs="Courier New"/>
                        </w:rPr>
                        <w:t>угловой</w:t>
                      </w:r>
                      <w:r w:rsidRPr="00EA4351">
                        <w:rPr>
                          <w:rStyle w:val="hljs-meta"/>
                          <w:rFonts w:ascii="Courier New" w:hAnsi="Courier New" w:cs="Courier New"/>
                          <w:lang w:val="en-US"/>
                        </w:rPr>
                        <w:t xml:space="preserve"> </w:t>
                      </w:r>
                      <w:proofErr w:type="spellStart"/>
                      <w:r w:rsidRPr="00A01A84">
                        <w:rPr>
                          <w:rStyle w:val="hljs-meta"/>
                          <w:rFonts w:ascii="Courier New" w:hAnsi="Courier New" w:cs="Courier New"/>
                          <w:lang w:val="en-US"/>
                        </w:rPr>
                        <w:t>скорости</w:t>
                      </w:r>
                      <w:proofErr w:type="spellEnd"/>
                    </w:p>
                    <w:p w14:paraId="7A58B7FF" w14:textId="704A12EE" w:rsidR="00A01A84" w:rsidRPr="00A01A84" w:rsidRDefault="00A01A84" w:rsidP="00A01A84">
                      <w:pPr>
                        <w:rPr>
                          <w:rFonts w:ascii="Courier New" w:hAnsi="Courier New" w:cs="Courier New"/>
                          <w:lang w:val="en-US"/>
                        </w:rPr>
                      </w:pPr>
                      <w:proofErr w:type="spellStart"/>
                      <w:r w:rsidRPr="00A01A84">
                        <w:rPr>
                          <w:rStyle w:val="hljs-meta"/>
                          <w:rFonts w:ascii="Courier New" w:hAnsi="Courier New" w:cs="Courier New"/>
                          <w:lang w:val="en-US"/>
                        </w:rPr>
                        <w:t>currentAngle</w:t>
                      </w:r>
                      <w:proofErr w:type="spellEnd"/>
                      <w:r w:rsidRPr="00A01A84">
                        <w:rPr>
                          <w:rStyle w:val="hljs-meta"/>
                          <w:rFonts w:ascii="Courier New" w:hAnsi="Courier New" w:cs="Courier New"/>
                          <w:lang w:val="en-US"/>
                        </w:rPr>
                        <w:t xml:space="preserve"> += </w:t>
                      </w:r>
                      <w:proofErr w:type="spellStart"/>
                      <w:r w:rsidRPr="00A01A84">
                        <w:rPr>
                          <w:rStyle w:val="hljs-meta"/>
                          <w:rFonts w:ascii="Courier New" w:hAnsi="Courier New" w:cs="Courier New"/>
                          <w:lang w:val="en-US"/>
                        </w:rPr>
                        <w:t>gyroRate</w:t>
                      </w:r>
                      <w:proofErr w:type="spellEnd"/>
                      <w:r w:rsidRPr="00A01A84">
                        <w:rPr>
                          <w:rStyle w:val="hljs-meta"/>
                          <w:rFonts w:ascii="Courier New" w:hAnsi="Courier New" w:cs="Courier New"/>
                          <w:lang w:val="en-US"/>
                        </w:rPr>
                        <w:t xml:space="preserve"> * </w:t>
                      </w:r>
                      <w:proofErr w:type="spellStart"/>
                      <w:r w:rsidRPr="00A01A84">
                        <w:rPr>
                          <w:rStyle w:val="hljs-meta"/>
                          <w:rFonts w:ascii="Courier New" w:hAnsi="Courier New" w:cs="Courier New"/>
                          <w:lang w:val="en-US"/>
                        </w:rPr>
                        <w:t>deltaTime</w:t>
                      </w:r>
                      <w:proofErr w:type="spellEnd"/>
                      <w:r w:rsidRPr="00A01A84">
                        <w:rPr>
                          <w:rStyle w:val="hljs-meta"/>
                          <w:rFonts w:ascii="Courier New" w:hAnsi="Courier New" w:cs="Courier New"/>
                          <w:lang w:val="en-US"/>
                        </w:rPr>
                        <w:t>;</w:t>
                      </w:r>
                    </w:p>
                  </w:txbxContent>
                </v:textbox>
                <w10:wrap type="square" anchorx="margin"/>
              </v:shape>
            </w:pict>
          </mc:Fallback>
        </mc:AlternateContent>
      </w:r>
      <w:r>
        <w:rPr>
          <w:sz w:val="28"/>
          <w:szCs w:val="28"/>
        </w:rPr>
        <w:t xml:space="preserve"> </w:t>
      </w:r>
      <w:r w:rsidR="00AA5A98" w:rsidRPr="007121CB">
        <w:rPr>
          <w:sz w:val="28"/>
          <w:szCs w:val="28"/>
        </w:rPr>
        <w:t xml:space="preserve"> </w:t>
      </w:r>
      <w:r>
        <w:rPr>
          <w:sz w:val="28"/>
          <w:szCs w:val="28"/>
        </w:rPr>
        <w:t>Листинг 4 – Численное интегрирование</w:t>
      </w:r>
    </w:p>
    <w:p w14:paraId="1F80F4C4" w14:textId="77777777" w:rsidR="00A01A84" w:rsidRDefault="00A01A84" w:rsidP="00A01A84">
      <w:pPr>
        <w:ind w:firstLine="709"/>
        <w:jc w:val="both"/>
        <w:rPr>
          <w:sz w:val="28"/>
          <w:szCs w:val="28"/>
        </w:rPr>
      </w:pPr>
    </w:p>
    <w:p w14:paraId="3978149A" w14:textId="2A905294" w:rsidR="00AA5A98" w:rsidRDefault="00A01A84" w:rsidP="00A01A84">
      <w:pPr>
        <w:spacing w:line="360" w:lineRule="auto"/>
        <w:ind w:firstLine="709"/>
        <w:jc w:val="both"/>
        <w:rPr>
          <w:rStyle w:val="HTMLCode"/>
          <w:rFonts w:ascii="Times New Roman" w:hAnsi="Times New Roman" w:cs="Times New Roman"/>
          <w:sz w:val="28"/>
          <w:szCs w:val="28"/>
        </w:rPr>
      </w:pPr>
      <w:r>
        <w:rPr>
          <w:sz w:val="28"/>
          <w:szCs w:val="28"/>
        </w:rPr>
        <w:t>З</w:t>
      </w:r>
      <w:r w:rsidR="00AA5A98" w:rsidRPr="007121CB">
        <w:rPr>
          <w:sz w:val="28"/>
          <w:szCs w:val="28"/>
        </w:rPr>
        <w:t xml:space="preserve">десь </w:t>
      </w:r>
      <w:proofErr w:type="spellStart"/>
      <w:r>
        <w:rPr>
          <w:rStyle w:val="HTMLCode"/>
          <w:rFonts w:ascii="Times New Roman" w:hAnsi="Times New Roman" w:cs="Times New Roman"/>
          <w:sz w:val="28"/>
          <w:szCs w:val="28"/>
          <w:lang w:val="en-US"/>
        </w:rPr>
        <w:t>delaTime</w:t>
      </w:r>
      <w:proofErr w:type="spellEnd"/>
      <w:r>
        <w:rPr>
          <w:sz w:val="28"/>
          <w:szCs w:val="28"/>
        </w:rPr>
        <w:t xml:space="preserve"> является </w:t>
      </w:r>
      <w:r w:rsidR="00AA5A98" w:rsidRPr="007121CB">
        <w:rPr>
          <w:sz w:val="28"/>
          <w:szCs w:val="28"/>
        </w:rPr>
        <w:t>врем</w:t>
      </w:r>
      <w:r>
        <w:rPr>
          <w:sz w:val="28"/>
          <w:szCs w:val="28"/>
        </w:rPr>
        <w:t>енем</w:t>
      </w:r>
      <w:r w:rsidR="00AA5A98" w:rsidRPr="007121CB">
        <w:rPr>
          <w:sz w:val="28"/>
          <w:szCs w:val="28"/>
        </w:rPr>
        <w:t xml:space="preserve"> между двумя измерениями, </w:t>
      </w:r>
      <w:r w:rsidR="007121CB" w:rsidRPr="007121CB">
        <w:rPr>
          <w:sz w:val="28"/>
          <w:szCs w:val="28"/>
        </w:rPr>
        <w:t xml:space="preserve">которое определяется по </w:t>
      </w:r>
      <w:r w:rsidR="00AA5A98" w:rsidRPr="007121CB">
        <w:rPr>
          <w:sz w:val="28"/>
          <w:szCs w:val="28"/>
        </w:rPr>
        <w:t xml:space="preserve">таймеру </w:t>
      </w:r>
      <w:proofErr w:type="spellStart"/>
      <w:proofErr w:type="gramStart"/>
      <w:r>
        <w:rPr>
          <w:rStyle w:val="HTMLCode"/>
          <w:rFonts w:ascii="Times New Roman" w:hAnsi="Times New Roman" w:cs="Times New Roman"/>
          <w:sz w:val="28"/>
          <w:szCs w:val="28"/>
          <w:lang w:val="en-US"/>
        </w:rPr>
        <w:t>millis</w:t>
      </w:r>
      <w:proofErr w:type="spellEnd"/>
      <w:r w:rsidRPr="00A01A84">
        <w:rPr>
          <w:rStyle w:val="HTMLCode"/>
          <w:rFonts w:ascii="Times New Roman" w:hAnsi="Times New Roman" w:cs="Times New Roman"/>
          <w:sz w:val="28"/>
          <w:szCs w:val="28"/>
        </w:rPr>
        <w:t>(</w:t>
      </w:r>
      <w:proofErr w:type="gramEnd"/>
      <w:r w:rsidRPr="00A01A84">
        <w:rPr>
          <w:rStyle w:val="HTMLCode"/>
          <w:rFonts w:ascii="Times New Roman" w:hAnsi="Times New Roman" w:cs="Times New Roman"/>
          <w:sz w:val="28"/>
          <w:szCs w:val="28"/>
        </w:rPr>
        <w:t>)</w:t>
      </w:r>
      <w:r w:rsidR="00BD0A0C">
        <w:rPr>
          <w:rStyle w:val="HTMLCode"/>
          <w:rFonts w:ascii="Times New Roman" w:hAnsi="Times New Roman" w:cs="Times New Roman"/>
          <w:sz w:val="28"/>
          <w:szCs w:val="28"/>
        </w:rPr>
        <w:t>.</w:t>
      </w:r>
    </w:p>
    <w:p w14:paraId="7C651254" w14:textId="77777777" w:rsidR="00BD0A0C" w:rsidRDefault="00BD0A0C" w:rsidP="00A01A84">
      <w:pPr>
        <w:spacing w:line="360" w:lineRule="auto"/>
        <w:ind w:firstLine="709"/>
        <w:jc w:val="both"/>
        <w:rPr>
          <w:rStyle w:val="HTMLCode"/>
          <w:rFonts w:ascii="Times New Roman" w:hAnsi="Times New Roman" w:cs="Times New Roman"/>
          <w:sz w:val="28"/>
          <w:szCs w:val="28"/>
        </w:rPr>
      </w:pPr>
    </w:p>
    <w:p w14:paraId="316A2D25" w14:textId="6B5A2643" w:rsidR="00BD0A0C" w:rsidRPr="00B85A21" w:rsidRDefault="00BD0A0C" w:rsidP="00BD0A0C">
      <w:pPr>
        <w:spacing w:line="360" w:lineRule="auto"/>
        <w:jc w:val="both"/>
        <w:rPr>
          <w:sz w:val="28"/>
          <w:szCs w:val="28"/>
        </w:rPr>
      </w:pPr>
      <w:r>
        <w:rPr>
          <w:sz w:val="28"/>
          <w:szCs w:val="28"/>
        </w:rPr>
        <w:t>Листинг 5 – Вычисление времени между итерациями</w:t>
      </w:r>
      <w:r w:rsidRPr="00603A97">
        <w:rPr>
          <w:noProof/>
          <w:sz w:val="28"/>
          <w:szCs w:val="28"/>
        </w:rPr>
        <mc:AlternateContent>
          <mc:Choice Requires="wps">
            <w:drawing>
              <wp:anchor distT="45720" distB="45720" distL="114300" distR="114300" simplePos="0" relativeHeight="251670528" behindDoc="0" locked="0" layoutInCell="1" allowOverlap="1" wp14:anchorId="5152ACF9" wp14:editId="2535E02B">
                <wp:simplePos x="0" y="0"/>
                <wp:positionH relativeFrom="margin">
                  <wp:align>right</wp:align>
                </wp:positionH>
                <wp:positionV relativeFrom="paragraph">
                  <wp:posOffset>320675</wp:posOffset>
                </wp:positionV>
                <wp:extent cx="5931535" cy="1028700"/>
                <wp:effectExtent l="0" t="0" r="12065" b="19050"/>
                <wp:wrapSquare wrapText="bothSides"/>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028700"/>
                        </a:xfrm>
                        <a:prstGeom prst="rect">
                          <a:avLst/>
                        </a:prstGeom>
                        <a:solidFill>
                          <a:srgbClr val="FFFFFF"/>
                        </a:solidFill>
                        <a:ln w="9525">
                          <a:solidFill>
                            <a:srgbClr val="000000"/>
                          </a:solidFill>
                          <a:miter lim="800000"/>
                          <a:headEnd/>
                          <a:tailEnd/>
                        </a:ln>
                      </wps:spPr>
                      <wps:txbx>
                        <w:txbxContent>
                          <w:p w14:paraId="2E1E28FD" w14:textId="77777777"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lang w:val="en-US"/>
                              </w:rPr>
                              <w:t xml:space="preserve">  // </w:t>
                            </w:r>
                            <w:r w:rsidRPr="00BD0A0C">
                              <w:rPr>
                                <w:rFonts w:ascii="Courier New" w:hAnsi="Courier New" w:cs="Courier New"/>
                              </w:rPr>
                              <w:t>Получаем</w:t>
                            </w:r>
                            <w:r w:rsidRPr="00BD0A0C">
                              <w:rPr>
                                <w:rFonts w:ascii="Courier New" w:hAnsi="Courier New" w:cs="Courier New"/>
                                <w:lang w:val="en-US"/>
                              </w:rPr>
                              <w:t xml:space="preserve"> </w:t>
                            </w:r>
                            <w:r w:rsidRPr="00BD0A0C">
                              <w:rPr>
                                <w:rFonts w:ascii="Courier New" w:hAnsi="Courier New" w:cs="Courier New"/>
                              </w:rPr>
                              <w:t>текущее</w:t>
                            </w:r>
                            <w:r w:rsidRPr="00BD0A0C">
                              <w:rPr>
                                <w:rFonts w:ascii="Courier New" w:hAnsi="Courier New" w:cs="Courier New"/>
                                <w:lang w:val="en-US"/>
                              </w:rPr>
                              <w:t xml:space="preserve"> </w:t>
                            </w:r>
                            <w:r w:rsidRPr="00BD0A0C">
                              <w:rPr>
                                <w:rFonts w:ascii="Courier New" w:hAnsi="Courier New" w:cs="Courier New"/>
                              </w:rPr>
                              <w:t>время</w:t>
                            </w:r>
                          </w:p>
                          <w:p w14:paraId="554F071B" w14:textId="7F3CF4C5"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lang w:val="en-US"/>
                              </w:rPr>
                              <w:t xml:space="preserve">  unsigned long </w:t>
                            </w:r>
                            <w:proofErr w:type="spellStart"/>
                            <w:r w:rsidRPr="00BD0A0C">
                              <w:rPr>
                                <w:rFonts w:ascii="Courier New" w:hAnsi="Courier New" w:cs="Courier New"/>
                                <w:lang w:val="en-US"/>
                              </w:rPr>
                              <w:t>currentTime</w:t>
                            </w:r>
                            <w:proofErr w:type="spellEnd"/>
                            <w:r w:rsidRPr="00BD0A0C">
                              <w:rPr>
                                <w:rFonts w:ascii="Courier New" w:hAnsi="Courier New" w:cs="Courier New"/>
                                <w:lang w:val="en-US"/>
                              </w:rPr>
                              <w:t xml:space="preserve"> = </w:t>
                            </w:r>
                            <w:proofErr w:type="spellStart"/>
                            <w:proofErr w:type="gramStart"/>
                            <w:r w:rsidRPr="00BD0A0C">
                              <w:rPr>
                                <w:rFonts w:ascii="Courier New" w:hAnsi="Courier New" w:cs="Courier New"/>
                                <w:lang w:val="en-US"/>
                              </w:rPr>
                              <w:t>millis</w:t>
                            </w:r>
                            <w:proofErr w:type="spellEnd"/>
                            <w:r w:rsidRPr="00BD0A0C">
                              <w:rPr>
                                <w:rFonts w:ascii="Courier New" w:hAnsi="Courier New" w:cs="Courier New"/>
                                <w:lang w:val="en-US"/>
                              </w:rPr>
                              <w:t>(</w:t>
                            </w:r>
                            <w:proofErr w:type="gramEnd"/>
                            <w:r w:rsidRPr="00BD0A0C">
                              <w:rPr>
                                <w:rFonts w:ascii="Courier New" w:hAnsi="Courier New" w:cs="Courier New"/>
                                <w:lang w:val="en-US"/>
                              </w:rPr>
                              <w:t>);</w:t>
                            </w:r>
                          </w:p>
                          <w:p w14:paraId="53D06ABA" w14:textId="77777777" w:rsidR="00BD0A0C" w:rsidRPr="00BD0A0C" w:rsidRDefault="00BD0A0C" w:rsidP="00BD0A0C">
                            <w:pPr>
                              <w:shd w:val="clear" w:color="auto" w:fill="FFFFFF"/>
                              <w:spacing w:line="285" w:lineRule="atLeast"/>
                              <w:rPr>
                                <w:rFonts w:ascii="Courier New" w:hAnsi="Courier New" w:cs="Courier New"/>
                              </w:rPr>
                            </w:pPr>
                            <w:r w:rsidRPr="00BD0A0C">
                              <w:rPr>
                                <w:rFonts w:ascii="Courier New" w:hAnsi="Courier New" w:cs="Courier New"/>
                                <w:lang w:val="en-US"/>
                              </w:rPr>
                              <w:t> </w:t>
                            </w:r>
                            <w:r w:rsidRPr="00EA4351">
                              <w:rPr>
                                <w:rFonts w:ascii="Courier New" w:hAnsi="Courier New" w:cs="Courier New"/>
                                <w:lang w:val="en-US"/>
                              </w:rPr>
                              <w:t xml:space="preserve"> </w:t>
                            </w:r>
                            <w:r w:rsidRPr="00BD0A0C">
                              <w:rPr>
                                <w:rFonts w:ascii="Courier New" w:hAnsi="Courier New" w:cs="Courier New"/>
                              </w:rPr>
                              <w:t>// Вычисляем время между итерациями (</w:t>
                            </w:r>
                            <w:proofErr w:type="spellStart"/>
                            <w:r w:rsidRPr="00BD0A0C">
                              <w:rPr>
                                <w:rFonts w:ascii="Courier New" w:hAnsi="Courier New" w:cs="Courier New"/>
                              </w:rPr>
                              <w:t>deltaTime</w:t>
                            </w:r>
                            <w:proofErr w:type="spellEnd"/>
                            <w:r w:rsidRPr="00BD0A0C">
                              <w:rPr>
                                <w:rFonts w:ascii="Courier New" w:hAnsi="Courier New" w:cs="Courier New"/>
                              </w:rPr>
                              <w:t>) в секундах</w:t>
                            </w:r>
                          </w:p>
                          <w:p w14:paraId="7D9B4C31" w14:textId="77777777"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rPr>
                              <w:t xml:space="preserve">  </w:t>
                            </w:r>
                            <w:r w:rsidRPr="00BD0A0C">
                              <w:rPr>
                                <w:rFonts w:ascii="Courier New" w:hAnsi="Courier New" w:cs="Courier New"/>
                                <w:lang w:val="en-US"/>
                              </w:rPr>
                              <w:t xml:space="preserve">float </w:t>
                            </w:r>
                            <w:proofErr w:type="spellStart"/>
                            <w:r w:rsidRPr="00BD0A0C">
                              <w:rPr>
                                <w:rFonts w:ascii="Courier New" w:hAnsi="Courier New" w:cs="Courier New"/>
                                <w:lang w:val="en-US"/>
                              </w:rPr>
                              <w:t>deltaTime</w:t>
                            </w:r>
                            <w:proofErr w:type="spellEnd"/>
                            <w:r w:rsidRPr="00BD0A0C">
                              <w:rPr>
                                <w:rFonts w:ascii="Courier New" w:hAnsi="Courier New" w:cs="Courier New"/>
                                <w:lang w:val="en-US"/>
                              </w:rPr>
                              <w:t xml:space="preserve"> = (</w:t>
                            </w:r>
                            <w:proofErr w:type="spellStart"/>
                            <w:r w:rsidRPr="00BD0A0C">
                              <w:rPr>
                                <w:rFonts w:ascii="Courier New" w:hAnsi="Courier New" w:cs="Courier New"/>
                                <w:lang w:val="en-US"/>
                              </w:rPr>
                              <w:t>currentTime</w:t>
                            </w:r>
                            <w:proofErr w:type="spellEnd"/>
                            <w:r w:rsidRPr="00BD0A0C">
                              <w:rPr>
                                <w:rFonts w:ascii="Courier New" w:hAnsi="Courier New" w:cs="Courier New"/>
                                <w:lang w:val="en-US"/>
                              </w:rPr>
                              <w:t xml:space="preserve"> - </w:t>
                            </w:r>
                            <w:proofErr w:type="spellStart"/>
                            <w:r w:rsidRPr="00BD0A0C">
                              <w:rPr>
                                <w:rFonts w:ascii="Courier New" w:hAnsi="Courier New" w:cs="Courier New"/>
                                <w:lang w:val="en-US"/>
                              </w:rPr>
                              <w:t>prevTime</w:t>
                            </w:r>
                            <w:proofErr w:type="spellEnd"/>
                            <w:r w:rsidRPr="00BD0A0C">
                              <w:rPr>
                                <w:rFonts w:ascii="Courier New" w:hAnsi="Courier New" w:cs="Courier New"/>
                                <w:lang w:val="en-US"/>
                              </w:rPr>
                              <w:t>) / 1000.0;</w:t>
                            </w:r>
                          </w:p>
                          <w:p w14:paraId="49C6DFD9" w14:textId="77777777"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lang w:val="en-US"/>
                              </w:rPr>
                              <w:t xml:space="preserve">  </w:t>
                            </w:r>
                            <w:proofErr w:type="spellStart"/>
                            <w:r w:rsidRPr="00BD0A0C">
                              <w:rPr>
                                <w:rFonts w:ascii="Courier New" w:hAnsi="Courier New" w:cs="Courier New"/>
                                <w:lang w:val="en-US"/>
                              </w:rPr>
                              <w:t>prevTime</w:t>
                            </w:r>
                            <w:proofErr w:type="spellEnd"/>
                            <w:r w:rsidRPr="00BD0A0C">
                              <w:rPr>
                                <w:rFonts w:ascii="Courier New" w:hAnsi="Courier New" w:cs="Courier New"/>
                                <w:lang w:val="en-US"/>
                              </w:rPr>
                              <w:t xml:space="preserve"> = </w:t>
                            </w:r>
                            <w:proofErr w:type="spellStart"/>
                            <w:r w:rsidRPr="00BD0A0C">
                              <w:rPr>
                                <w:rFonts w:ascii="Courier New" w:hAnsi="Courier New" w:cs="Courier New"/>
                                <w:lang w:val="en-US"/>
                              </w:rPr>
                              <w:t>currentTime</w:t>
                            </w:r>
                            <w:proofErr w:type="spellEnd"/>
                            <w:r w:rsidRPr="00BD0A0C">
                              <w:rPr>
                                <w:rFonts w:ascii="Courier New" w:hAnsi="Courier New" w:cs="Courier New"/>
                                <w:lang w:val="en-US"/>
                              </w:rPr>
                              <w:t>;</w:t>
                            </w:r>
                          </w:p>
                          <w:p w14:paraId="65EC5D82" w14:textId="5403BAB2" w:rsidR="00BD0A0C" w:rsidRPr="00A01A84" w:rsidRDefault="00BD0A0C" w:rsidP="00BD0A0C">
                            <w:pPr>
                              <w:rPr>
                                <w:rFonts w:ascii="Courier New" w:hAnsi="Courier New" w:cs="Courier New"/>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2ACF9" id="_x0000_s1030" type="#_x0000_t202" style="position:absolute;left:0;text-align:left;margin-left:415.85pt;margin-top:25.25pt;width:467.05pt;height:81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">
                <v:textbox>
                  <w:txbxContent>
                    <w:p w14:paraId="2E1E28FD" w14:textId="77777777"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lang w:val="en-US"/>
                        </w:rPr>
                        <w:t xml:space="preserve">  // </w:t>
                      </w:r>
                      <w:r w:rsidRPr="00BD0A0C">
                        <w:rPr>
                          <w:rFonts w:ascii="Courier New" w:hAnsi="Courier New" w:cs="Courier New"/>
                        </w:rPr>
                        <w:t>Получаем</w:t>
                      </w:r>
                      <w:r w:rsidRPr="00BD0A0C">
                        <w:rPr>
                          <w:rFonts w:ascii="Courier New" w:hAnsi="Courier New" w:cs="Courier New"/>
                          <w:lang w:val="en-US"/>
                        </w:rPr>
                        <w:t xml:space="preserve"> </w:t>
                      </w:r>
                      <w:r w:rsidRPr="00BD0A0C">
                        <w:rPr>
                          <w:rFonts w:ascii="Courier New" w:hAnsi="Courier New" w:cs="Courier New"/>
                        </w:rPr>
                        <w:t>текущее</w:t>
                      </w:r>
                      <w:r w:rsidRPr="00BD0A0C">
                        <w:rPr>
                          <w:rFonts w:ascii="Courier New" w:hAnsi="Courier New" w:cs="Courier New"/>
                          <w:lang w:val="en-US"/>
                        </w:rPr>
                        <w:t xml:space="preserve"> </w:t>
                      </w:r>
                      <w:r w:rsidRPr="00BD0A0C">
                        <w:rPr>
                          <w:rFonts w:ascii="Courier New" w:hAnsi="Courier New" w:cs="Courier New"/>
                        </w:rPr>
                        <w:t>время</w:t>
                      </w:r>
                    </w:p>
                    <w:p w14:paraId="554F071B" w14:textId="7F3CF4C5"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lang w:val="en-US"/>
                        </w:rPr>
                        <w:t xml:space="preserve">  unsigned long </w:t>
                      </w:r>
                      <w:proofErr w:type="spellStart"/>
                      <w:r w:rsidRPr="00BD0A0C">
                        <w:rPr>
                          <w:rFonts w:ascii="Courier New" w:hAnsi="Courier New" w:cs="Courier New"/>
                          <w:lang w:val="en-US"/>
                        </w:rPr>
                        <w:t>currentTime</w:t>
                      </w:r>
                      <w:proofErr w:type="spellEnd"/>
                      <w:r w:rsidRPr="00BD0A0C">
                        <w:rPr>
                          <w:rFonts w:ascii="Courier New" w:hAnsi="Courier New" w:cs="Courier New"/>
                          <w:lang w:val="en-US"/>
                        </w:rPr>
                        <w:t xml:space="preserve"> = </w:t>
                      </w:r>
                      <w:proofErr w:type="spellStart"/>
                      <w:proofErr w:type="gramStart"/>
                      <w:r w:rsidRPr="00BD0A0C">
                        <w:rPr>
                          <w:rFonts w:ascii="Courier New" w:hAnsi="Courier New" w:cs="Courier New"/>
                          <w:lang w:val="en-US"/>
                        </w:rPr>
                        <w:t>millis</w:t>
                      </w:r>
                      <w:proofErr w:type="spellEnd"/>
                      <w:r w:rsidRPr="00BD0A0C">
                        <w:rPr>
                          <w:rFonts w:ascii="Courier New" w:hAnsi="Courier New" w:cs="Courier New"/>
                          <w:lang w:val="en-US"/>
                        </w:rPr>
                        <w:t>(</w:t>
                      </w:r>
                      <w:proofErr w:type="gramEnd"/>
                      <w:r w:rsidRPr="00BD0A0C">
                        <w:rPr>
                          <w:rFonts w:ascii="Courier New" w:hAnsi="Courier New" w:cs="Courier New"/>
                          <w:lang w:val="en-US"/>
                        </w:rPr>
                        <w:t>);</w:t>
                      </w:r>
                    </w:p>
                    <w:p w14:paraId="53D06ABA" w14:textId="77777777" w:rsidR="00BD0A0C" w:rsidRPr="00BD0A0C" w:rsidRDefault="00BD0A0C" w:rsidP="00BD0A0C">
                      <w:pPr>
                        <w:shd w:val="clear" w:color="auto" w:fill="FFFFFF"/>
                        <w:spacing w:line="285" w:lineRule="atLeast"/>
                        <w:rPr>
                          <w:rFonts w:ascii="Courier New" w:hAnsi="Courier New" w:cs="Courier New"/>
                        </w:rPr>
                      </w:pPr>
                      <w:r w:rsidRPr="00BD0A0C">
                        <w:rPr>
                          <w:rFonts w:ascii="Courier New" w:hAnsi="Courier New" w:cs="Courier New"/>
                          <w:lang w:val="en-US"/>
                        </w:rPr>
                        <w:t> </w:t>
                      </w:r>
                      <w:r w:rsidRPr="00EA4351">
                        <w:rPr>
                          <w:rFonts w:ascii="Courier New" w:hAnsi="Courier New" w:cs="Courier New"/>
                          <w:lang w:val="en-US"/>
                        </w:rPr>
                        <w:t xml:space="preserve"> </w:t>
                      </w:r>
                      <w:r w:rsidRPr="00BD0A0C">
                        <w:rPr>
                          <w:rFonts w:ascii="Courier New" w:hAnsi="Courier New" w:cs="Courier New"/>
                        </w:rPr>
                        <w:t>// Вычисляем время между итерациями (</w:t>
                      </w:r>
                      <w:proofErr w:type="spellStart"/>
                      <w:r w:rsidRPr="00BD0A0C">
                        <w:rPr>
                          <w:rFonts w:ascii="Courier New" w:hAnsi="Courier New" w:cs="Courier New"/>
                        </w:rPr>
                        <w:t>deltaTime</w:t>
                      </w:r>
                      <w:proofErr w:type="spellEnd"/>
                      <w:r w:rsidRPr="00BD0A0C">
                        <w:rPr>
                          <w:rFonts w:ascii="Courier New" w:hAnsi="Courier New" w:cs="Courier New"/>
                        </w:rPr>
                        <w:t>) в секундах</w:t>
                      </w:r>
                    </w:p>
                    <w:p w14:paraId="7D9B4C31" w14:textId="77777777"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rPr>
                        <w:t xml:space="preserve">  </w:t>
                      </w:r>
                      <w:r w:rsidRPr="00BD0A0C">
                        <w:rPr>
                          <w:rFonts w:ascii="Courier New" w:hAnsi="Courier New" w:cs="Courier New"/>
                          <w:lang w:val="en-US"/>
                        </w:rPr>
                        <w:t xml:space="preserve">float </w:t>
                      </w:r>
                      <w:proofErr w:type="spellStart"/>
                      <w:r w:rsidRPr="00BD0A0C">
                        <w:rPr>
                          <w:rFonts w:ascii="Courier New" w:hAnsi="Courier New" w:cs="Courier New"/>
                          <w:lang w:val="en-US"/>
                        </w:rPr>
                        <w:t>deltaTime</w:t>
                      </w:r>
                      <w:proofErr w:type="spellEnd"/>
                      <w:r w:rsidRPr="00BD0A0C">
                        <w:rPr>
                          <w:rFonts w:ascii="Courier New" w:hAnsi="Courier New" w:cs="Courier New"/>
                          <w:lang w:val="en-US"/>
                        </w:rPr>
                        <w:t xml:space="preserve"> = (</w:t>
                      </w:r>
                      <w:proofErr w:type="spellStart"/>
                      <w:r w:rsidRPr="00BD0A0C">
                        <w:rPr>
                          <w:rFonts w:ascii="Courier New" w:hAnsi="Courier New" w:cs="Courier New"/>
                          <w:lang w:val="en-US"/>
                        </w:rPr>
                        <w:t>currentTime</w:t>
                      </w:r>
                      <w:proofErr w:type="spellEnd"/>
                      <w:r w:rsidRPr="00BD0A0C">
                        <w:rPr>
                          <w:rFonts w:ascii="Courier New" w:hAnsi="Courier New" w:cs="Courier New"/>
                          <w:lang w:val="en-US"/>
                        </w:rPr>
                        <w:t xml:space="preserve"> - </w:t>
                      </w:r>
                      <w:proofErr w:type="spellStart"/>
                      <w:r w:rsidRPr="00BD0A0C">
                        <w:rPr>
                          <w:rFonts w:ascii="Courier New" w:hAnsi="Courier New" w:cs="Courier New"/>
                          <w:lang w:val="en-US"/>
                        </w:rPr>
                        <w:t>prevTime</w:t>
                      </w:r>
                      <w:proofErr w:type="spellEnd"/>
                      <w:r w:rsidRPr="00BD0A0C">
                        <w:rPr>
                          <w:rFonts w:ascii="Courier New" w:hAnsi="Courier New" w:cs="Courier New"/>
                          <w:lang w:val="en-US"/>
                        </w:rPr>
                        <w:t>) / 1000.0;</w:t>
                      </w:r>
                    </w:p>
                    <w:p w14:paraId="49C6DFD9" w14:textId="77777777" w:rsidR="00BD0A0C" w:rsidRPr="00BD0A0C" w:rsidRDefault="00BD0A0C" w:rsidP="00BD0A0C">
                      <w:pPr>
                        <w:shd w:val="clear" w:color="auto" w:fill="FFFFFF"/>
                        <w:spacing w:line="285" w:lineRule="atLeast"/>
                        <w:rPr>
                          <w:rFonts w:ascii="Courier New" w:hAnsi="Courier New" w:cs="Courier New"/>
                          <w:lang w:val="en-US"/>
                        </w:rPr>
                      </w:pPr>
                      <w:r w:rsidRPr="00BD0A0C">
                        <w:rPr>
                          <w:rFonts w:ascii="Courier New" w:hAnsi="Courier New" w:cs="Courier New"/>
                          <w:lang w:val="en-US"/>
                        </w:rPr>
                        <w:t xml:space="preserve">  </w:t>
                      </w:r>
                      <w:proofErr w:type="spellStart"/>
                      <w:r w:rsidRPr="00BD0A0C">
                        <w:rPr>
                          <w:rFonts w:ascii="Courier New" w:hAnsi="Courier New" w:cs="Courier New"/>
                          <w:lang w:val="en-US"/>
                        </w:rPr>
                        <w:t>prevTime</w:t>
                      </w:r>
                      <w:proofErr w:type="spellEnd"/>
                      <w:r w:rsidRPr="00BD0A0C">
                        <w:rPr>
                          <w:rFonts w:ascii="Courier New" w:hAnsi="Courier New" w:cs="Courier New"/>
                          <w:lang w:val="en-US"/>
                        </w:rPr>
                        <w:t xml:space="preserve"> = </w:t>
                      </w:r>
                      <w:proofErr w:type="spellStart"/>
                      <w:r w:rsidRPr="00BD0A0C">
                        <w:rPr>
                          <w:rFonts w:ascii="Courier New" w:hAnsi="Courier New" w:cs="Courier New"/>
                          <w:lang w:val="en-US"/>
                        </w:rPr>
                        <w:t>currentTime</w:t>
                      </w:r>
                      <w:proofErr w:type="spellEnd"/>
                      <w:r w:rsidRPr="00BD0A0C">
                        <w:rPr>
                          <w:rFonts w:ascii="Courier New" w:hAnsi="Courier New" w:cs="Courier New"/>
                          <w:lang w:val="en-US"/>
                        </w:rPr>
                        <w:t>;</w:t>
                      </w:r>
                    </w:p>
                    <w:p w14:paraId="65EC5D82" w14:textId="5403BAB2" w:rsidR="00BD0A0C" w:rsidRPr="00A01A84" w:rsidRDefault="00BD0A0C" w:rsidP="00BD0A0C">
                      <w:pPr>
                        <w:rPr>
                          <w:rFonts w:ascii="Courier New" w:hAnsi="Courier New" w:cs="Courier New"/>
                          <w:lang w:val="en-US"/>
                        </w:rPr>
                      </w:pPr>
                    </w:p>
                  </w:txbxContent>
                </v:textbox>
                <w10:wrap type="square" anchorx="margin"/>
              </v:shape>
            </w:pict>
          </mc:Fallback>
        </mc:AlternateContent>
      </w:r>
      <w:r>
        <w:rPr>
          <w:sz w:val="28"/>
          <w:szCs w:val="28"/>
        </w:rPr>
        <w:t xml:space="preserve"> </w:t>
      </w:r>
    </w:p>
    <w:p w14:paraId="1FA0F3BE" w14:textId="77777777" w:rsidR="00BD0A0C" w:rsidRDefault="00BD0A0C" w:rsidP="00BD0A0C">
      <w:pPr>
        <w:spacing w:line="360" w:lineRule="auto"/>
        <w:ind w:firstLine="709"/>
        <w:jc w:val="both"/>
        <w:rPr>
          <w:sz w:val="28"/>
          <w:szCs w:val="28"/>
        </w:rPr>
      </w:pPr>
    </w:p>
    <w:p w14:paraId="78DCEFCC" w14:textId="057CCBBE" w:rsidR="00AA5A98" w:rsidRPr="007121CB" w:rsidRDefault="00AA5A98" w:rsidP="00BD0A0C">
      <w:pPr>
        <w:spacing w:line="360" w:lineRule="auto"/>
        <w:ind w:firstLine="709"/>
        <w:jc w:val="both"/>
        <w:rPr>
          <w:sz w:val="28"/>
          <w:szCs w:val="28"/>
        </w:rPr>
      </w:pPr>
      <w:r w:rsidRPr="007121CB">
        <w:rPr>
          <w:sz w:val="28"/>
          <w:szCs w:val="28"/>
        </w:rPr>
        <w:t xml:space="preserve">Таким образом, модуль </w:t>
      </w:r>
      <w:r w:rsidRPr="00BD0A0C">
        <w:rPr>
          <w:rStyle w:val="Strong"/>
          <w:b w:val="0"/>
          <w:bCs w:val="0"/>
          <w:sz w:val="28"/>
          <w:szCs w:val="28"/>
        </w:rPr>
        <w:t>MPU6050</w:t>
      </w:r>
      <w:r w:rsidRPr="007121CB">
        <w:rPr>
          <w:sz w:val="28"/>
          <w:szCs w:val="28"/>
        </w:rPr>
        <w:t xml:space="preserve"> обеспечивает регулярное измерение угловой скорости вращения платформы по вертикальной оси, а микроконтроллер на основе этих данных рассчитывает текущий угол </w:t>
      </w:r>
      <w:r w:rsidRPr="007121CB">
        <w:rPr>
          <w:sz w:val="28"/>
          <w:szCs w:val="28"/>
        </w:rPr>
        <w:lastRenderedPageBreak/>
        <w:t xml:space="preserve">отклонения. </w:t>
      </w:r>
      <w:r w:rsidR="007121CB">
        <w:rPr>
          <w:sz w:val="28"/>
          <w:szCs w:val="28"/>
        </w:rPr>
        <w:t>В последующем, полученные р</w:t>
      </w:r>
      <w:r w:rsidRPr="007121CB">
        <w:rPr>
          <w:sz w:val="28"/>
          <w:szCs w:val="28"/>
        </w:rPr>
        <w:t xml:space="preserve">езультаты </w:t>
      </w:r>
      <w:r w:rsidR="007121CB">
        <w:rPr>
          <w:sz w:val="28"/>
          <w:szCs w:val="28"/>
        </w:rPr>
        <w:t>обрабатываются</w:t>
      </w:r>
      <w:r w:rsidRPr="007121CB">
        <w:rPr>
          <w:sz w:val="28"/>
          <w:szCs w:val="28"/>
        </w:rPr>
        <w:t xml:space="preserve"> ПИД-регулятор</w:t>
      </w:r>
      <w:r w:rsidR="007121CB">
        <w:rPr>
          <w:sz w:val="28"/>
          <w:szCs w:val="28"/>
        </w:rPr>
        <w:t>ом</w:t>
      </w:r>
      <w:r w:rsidRPr="007121CB">
        <w:rPr>
          <w:sz w:val="28"/>
          <w:szCs w:val="28"/>
        </w:rPr>
        <w:t>,</w:t>
      </w:r>
      <w:r w:rsidR="007121CB">
        <w:rPr>
          <w:sz w:val="28"/>
          <w:szCs w:val="28"/>
        </w:rPr>
        <w:t xml:space="preserve"> который</w:t>
      </w:r>
      <w:r w:rsidRPr="007121CB">
        <w:rPr>
          <w:sz w:val="28"/>
          <w:szCs w:val="28"/>
        </w:rPr>
        <w:t xml:space="preserve"> формиру</w:t>
      </w:r>
      <w:r w:rsidR="007121CB">
        <w:rPr>
          <w:sz w:val="28"/>
          <w:szCs w:val="28"/>
        </w:rPr>
        <w:t>ет</w:t>
      </w:r>
      <w:r w:rsidRPr="007121CB">
        <w:rPr>
          <w:sz w:val="28"/>
          <w:szCs w:val="28"/>
        </w:rPr>
        <w:t xml:space="preserve"> управляющее воздействие</w:t>
      </w:r>
      <w:r w:rsidR="007121CB">
        <w:rPr>
          <w:sz w:val="28"/>
          <w:szCs w:val="28"/>
        </w:rPr>
        <w:t>.</w:t>
      </w:r>
    </w:p>
    <w:p w14:paraId="4EE85A72" w14:textId="7CB390F1" w:rsidR="00AA5A98" w:rsidRDefault="007121CB" w:rsidP="00BD0A0C">
      <w:pPr>
        <w:spacing w:line="360" w:lineRule="auto"/>
        <w:ind w:firstLine="709"/>
        <w:jc w:val="both"/>
        <w:rPr>
          <w:sz w:val="28"/>
          <w:szCs w:val="28"/>
        </w:rPr>
      </w:pPr>
      <w:r>
        <w:rPr>
          <w:sz w:val="28"/>
          <w:szCs w:val="28"/>
        </w:rPr>
        <w:t xml:space="preserve">Этот </w:t>
      </w:r>
      <w:r w:rsidR="00AA5A98" w:rsidRPr="007121CB">
        <w:rPr>
          <w:sz w:val="28"/>
          <w:szCs w:val="28"/>
        </w:rPr>
        <w:t>подход позволяет реализовать замкнутый цикл автоматического регулирования</w:t>
      </w:r>
      <w:r>
        <w:rPr>
          <w:sz w:val="28"/>
          <w:szCs w:val="28"/>
        </w:rPr>
        <w:t>.</w:t>
      </w:r>
      <w:r w:rsidR="00AA5A98" w:rsidRPr="007121CB">
        <w:rPr>
          <w:sz w:val="28"/>
          <w:szCs w:val="28"/>
        </w:rPr>
        <w:t xml:space="preserve"> MPU6050 выполняет роль датчика обратной связи, обеспечивающего необходимую информацию о текущем состоянии объекта управления.</w:t>
      </w:r>
    </w:p>
    <w:p w14:paraId="3A947CA9" w14:textId="77777777" w:rsidR="00BD0A0C" w:rsidRDefault="00BD0A0C" w:rsidP="00F313AF">
      <w:pPr>
        <w:spacing w:line="360" w:lineRule="auto"/>
        <w:jc w:val="both"/>
        <w:rPr>
          <w:sz w:val="28"/>
          <w:szCs w:val="28"/>
        </w:rPr>
      </w:pPr>
    </w:p>
    <w:p w14:paraId="5566748C" w14:textId="4E645B95" w:rsidR="00E93BA4" w:rsidRPr="00E00B07" w:rsidRDefault="00E93BA4" w:rsidP="00DC5ED7">
      <w:pPr>
        <w:pStyle w:val="13"/>
        <w:ind w:left="0" w:firstLine="709"/>
      </w:pPr>
      <w:bookmarkStart w:id="36" w:name="_Toc198763555"/>
      <w:r w:rsidRPr="00E00B07">
        <w:t xml:space="preserve">Программное управление скоростью и направлением вращения </w:t>
      </w:r>
      <w:bookmarkEnd w:id="36"/>
      <w:r w:rsidR="00DC5ED7">
        <w:t>ДМ</w:t>
      </w:r>
    </w:p>
    <w:p w14:paraId="7119C4AE" w14:textId="66221C8C" w:rsidR="00F313AF" w:rsidRDefault="00E93BA4" w:rsidP="0029010E">
      <w:pPr>
        <w:spacing w:line="360" w:lineRule="auto"/>
        <w:ind w:firstLine="709"/>
        <w:jc w:val="both"/>
        <w:rPr>
          <w:sz w:val="28"/>
          <w:szCs w:val="28"/>
          <w:lang w:eastAsia="en-US"/>
        </w:rPr>
      </w:pPr>
      <w:r w:rsidRPr="00E93BA4">
        <w:rPr>
          <w:sz w:val="28"/>
          <w:szCs w:val="28"/>
          <w:lang w:eastAsia="en-US"/>
        </w:rPr>
        <w:t xml:space="preserve">Одним из ключевых элементов системы стабилизации является </w:t>
      </w:r>
      <w:r>
        <w:rPr>
          <w:sz w:val="28"/>
          <w:szCs w:val="28"/>
          <w:lang w:eastAsia="en-US"/>
        </w:rPr>
        <w:t xml:space="preserve">двигатель. Для данного макета был выбран </w:t>
      </w:r>
      <w:r w:rsidRPr="00E93BA4">
        <w:rPr>
          <w:sz w:val="28"/>
          <w:szCs w:val="28"/>
          <w:lang w:eastAsia="en-US"/>
        </w:rPr>
        <w:t>коллекторный электродвигатель постоянного тока F130-13180</w:t>
      </w:r>
      <w:r>
        <w:rPr>
          <w:sz w:val="28"/>
          <w:szCs w:val="28"/>
          <w:lang w:eastAsia="en-US"/>
        </w:rPr>
        <w:t xml:space="preserve"> мощностью</w:t>
      </w:r>
      <w:r w:rsidRPr="00E93BA4">
        <w:rPr>
          <w:sz w:val="28"/>
          <w:szCs w:val="28"/>
          <w:lang w:eastAsia="en-US"/>
        </w:rPr>
        <w:t xml:space="preserve"> 0.61 Вт</w:t>
      </w:r>
      <w:r>
        <w:rPr>
          <w:sz w:val="28"/>
          <w:szCs w:val="28"/>
          <w:lang w:eastAsia="en-US"/>
        </w:rPr>
        <w:t xml:space="preserve"> и напряжением питания       до 5 В. Данной мощности будет достаточно, чтобы вращать маховик</w:t>
      </w:r>
      <w:r w:rsidRPr="00E93BA4">
        <w:rPr>
          <w:sz w:val="28"/>
          <w:szCs w:val="28"/>
          <w:lang w:eastAsia="en-US"/>
        </w:rPr>
        <w:t xml:space="preserve">. Управление двигателем осуществляется через драйвер TA6586, подключённый к микроконтроллеру </w:t>
      </w:r>
      <w:proofErr w:type="spellStart"/>
      <w:r w:rsidRPr="00E93BA4">
        <w:rPr>
          <w:sz w:val="28"/>
          <w:szCs w:val="28"/>
          <w:lang w:eastAsia="en-US"/>
        </w:rPr>
        <w:t>Arduino</w:t>
      </w:r>
      <w:proofErr w:type="spellEnd"/>
      <w:r w:rsidRPr="00E93BA4">
        <w:rPr>
          <w:sz w:val="28"/>
          <w:szCs w:val="28"/>
          <w:lang w:eastAsia="en-US"/>
        </w:rPr>
        <w:t xml:space="preserve"> </w:t>
      </w:r>
      <w:proofErr w:type="spellStart"/>
      <w:r w:rsidRPr="00E93BA4">
        <w:rPr>
          <w:sz w:val="28"/>
          <w:szCs w:val="28"/>
          <w:lang w:eastAsia="en-US"/>
        </w:rPr>
        <w:t>Nano</w:t>
      </w:r>
      <w:proofErr w:type="spellEnd"/>
      <w:r w:rsidRPr="00E93BA4">
        <w:rPr>
          <w:sz w:val="28"/>
          <w:szCs w:val="28"/>
          <w:lang w:eastAsia="en-US"/>
        </w:rPr>
        <w:t xml:space="preserve"> V3.0.</w:t>
      </w:r>
      <w:r w:rsidR="00F313AF">
        <w:rPr>
          <w:sz w:val="28"/>
          <w:szCs w:val="28"/>
          <w:lang w:eastAsia="en-US"/>
        </w:rPr>
        <w:t xml:space="preserve"> </w:t>
      </w:r>
      <w:r w:rsidR="00F313AF" w:rsidRPr="00E93BA4">
        <w:rPr>
          <w:sz w:val="28"/>
          <w:szCs w:val="28"/>
          <w:lang w:eastAsia="en-US"/>
        </w:rPr>
        <w:t>Схема подключения мотора через драйвер</w:t>
      </w:r>
      <w:r w:rsidR="00F313AF">
        <w:rPr>
          <w:sz w:val="28"/>
          <w:szCs w:val="28"/>
          <w:lang w:eastAsia="en-US"/>
        </w:rPr>
        <w:t xml:space="preserve"> представлена на рисунке 5.</w:t>
      </w:r>
    </w:p>
    <w:p w14:paraId="50E7C3AB" w14:textId="45AE06B1" w:rsidR="00F313AF" w:rsidRDefault="00F313AF" w:rsidP="0029010E">
      <w:pPr>
        <w:spacing w:line="360" w:lineRule="auto"/>
        <w:ind w:firstLine="709"/>
        <w:jc w:val="both"/>
        <w:rPr>
          <w:sz w:val="28"/>
          <w:szCs w:val="28"/>
          <w:lang w:eastAsia="en-US"/>
        </w:rPr>
      </w:pPr>
      <w:r>
        <w:rPr>
          <w:noProof/>
          <w:sz w:val="28"/>
          <w:szCs w:val="28"/>
          <w:lang w:eastAsia="en-US"/>
        </w:rPr>
        <w:drawing>
          <wp:anchor distT="0" distB="0" distL="114300" distR="114300" simplePos="0" relativeHeight="251678720" behindDoc="0" locked="0" layoutInCell="1" allowOverlap="1" wp14:anchorId="64309E6C" wp14:editId="3CD382F0">
            <wp:simplePos x="0" y="0"/>
            <wp:positionH relativeFrom="margin">
              <wp:align>center</wp:align>
            </wp:positionH>
            <wp:positionV relativeFrom="paragraph">
              <wp:posOffset>240030</wp:posOffset>
            </wp:positionV>
            <wp:extent cx="5140325" cy="3682365"/>
            <wp:effectExtent l="0" t="0" r="317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40325" cy="3682365"/>
                    </a:xfrm>
                    <a:prstGeom prst="rect">
                      <a:avLst/>
                    </a:prstGeom>
                  </pic:spPr>
                </pic:pic>
              </a:graphicData>
            </a:graphic>
            <wp14:sizeRelH relativeFrom="margin">
              <wp14:pctWidth>0</wp14:pctWidth>
            </wp14:sizeRelH>
            <wp14:sizeRelV relativeFrom="margin">
              <wp14:pctHeight>0</wp14:pctHeight>
            </wp14:sizeRelV>
          </wp:anchor>
        </w:drawing>
      </w:r>
    </w:p>
    <w:p w14:paraId="2FDB7D71" w14:textId="477DE20F" w:rsidR="00F313AF" w:rsidRDefault="00F313AF" w:rsidP="007539CA">
      <w:pPr>
        <w:spacing w:line="360" w:lineRule="auto"/>
        <w:jc w:val="center"/>
        <w:rPr>
          <w:sz w:val="28"/>
          <w:szCs w:val="28"/>
          <w:lang w:eastAsia="en-US"/>
        </w:rPr>
      </w:pPr>
      <w:r>
        <w:rPr>
          <w:sz w:val="28"/>
          <w:szCs w:val="28"/>
          <w:lang w:eastAsia="en-US"/>
        </w:rPr>
        <w:t xml:space="preserve">Рисунок </w:t>
      </w:r>
      <w:r>
        <w:rPr>
          <w:sz w:val="28"/>
          <w:szCs w:val="28"/>
        </w:rPr>
        <w:t>5 - П</w:t>
      </w:r>
      <w:r w:rsidRPr="00AA5A98">
        <w:rPr>
          <w:sz w:val="28"/>
          <w:szCs w:val="28"/>
        </w:rPr>
        <w:t>одключени</w:t>
      </w:r>
      <w:r>
        <w:rPr>
          <w:sz w:val="28"/>
          <w:szCs w:val="28"/>
        </w:rPr>
        <w:t>е</w:t>
      </w:r>
      <w:r w:rsidRPr="00F313AF">
        <w:rPr>
          <w:rStyle w:val="Strong"/>
          <w:b w:val="0"/>
          <w:bCs w:val="0"/>
          <w:sz w:val="28"/>
          <w:szCs w:val="28"/>
        </w:rPr>
        <w:t xml:space="preserve"> </w:t>
      </w:r>
      <w:r w:rsidR="007539CA">
        <w:rPr>
          <w:rStyle w:val="Strong"/>
          <w:b w:val="0"/>
          <w:bCs w:val="0"/>
          <w:sz w:val="28"/>
          <w:szCs w:val="28"/>
        </w:rPr>
        <w:t>моторчика</w:t>
      </w:r>
      <w:r w:rsidRPr="00F313AF">
        <w:rPr>
          <w:rStyle w:val="Strong"/>
          <w:b w:val="0"/>
          <w:bCs w:val="0"/>
          <w:sz w:val="28"/>
          <w:szCs w:val="28"/>
        </w:rPr>
        <w:t xml:space="preserve"> </w:t>
      </w:r>
      <w:r>
        <w:rPr>
          <w:rStyle w:val="Strong"/>
          <w:b w:val="0"/>
          <w:bCs w:val="0"/>
          <w:sz w:val="28"/>
          <w:szCs w:val="28"/>
        </w:rPr>
        <w:t xml:space="preserve">к </w:t>
      </w:r>
      <w:proofErr w:type="spellStart"/>
      <w:r w:rsidRPr="006162EA">
        <w:rPr>
          <w:rStyle w:val="Strong"/>
          <w:b w:val="0"/>
          <w:bCs w:val="0"/>
          <w:sz w:val="28"/>
          <w:szCs w:val="28"/>
        </w:rPr>
        <w:t>Arduino</w:t>
      </w:r>
      <w:proofErr w:type="spellEnd"/>
      <w:r w:rsidRPr="006162EA">
        <w:rPr>
          <w:rStyle w:val="Strong"/>
          <w:b w:val="0"/>
          <w:bCs w:val="0"/>
          <w:sz w:val="28"/>
          <w:szCs w:val="28"/>
        </w:rPr>
        <w:t xml:space="preserve"> </w:t>
      </w:r>
      <w:proofErr w:type="spellStart"/>
      <w:r w:rsidRPr="006162EA">
        <w:rPr>
          <w:rStyle w:val="Strong"/>
          <w:b w:val="0"/>
          <w:bCs w:val="0"/>
          <w:sz w:val="28"/>
          <w:szCs w:val="28"/>
        </w:rPr>
        <w:t>Nano</w:t>
      </w:r>
      <w:proofErr w:type="spellEnd"/>
      <w:r w:rsidRPr="006162EA">
        <w:rPr>
          <w:rStyle w:val="Strong"/>
          <w:b w:val="0"/>
          <w:bCs w:val="0"/>
          <w:sz w:val="28"/>
          <w:szCs w:val="28"/>
        </w:rPr>
        <w:t xml:space="preserve"> V3</w:t>
      </w:r>
    </w:p>
    <w:p w14:paraId="5BA687E8" w14:textId="69D7FF11" w:rsidR="0029010E" w:rsidRPr="00E93BA4" w:rsidRDefault="00E93BA4" w:rsidP="007539CA">
      <w:pPr>
        <w:spacing w:line="360" w:lineRule="auto"/>
        <w:ind w:firstLine="709"/>
        <w:jc w:val="both"/>
        <w:rPr>
          <w:sz w:val="28"/>
          <w:szCs w:val="28"/>
          <w:lang w:eastAsia="en-US"/>
        </w:rPr>
      </w:pPr>
      <w:r w:rsidRPr="00E93BA4">
        <w:rPr>
          <w:sz w:val="28"/>
          <w:szCs w:val="28"/>
          <w:lang w:eastAsia="en-US"/>
        </w:rPr>
        <w:lastRenderedPageBreak/>
        <w:t xml:space="preserve"> Связь между микроконтроллером и драйвером реализована с помощью двух цифровых выходов</w:t>
      </w:r>
      <w:r w:rsidR="0029010E">
        <w:rPr>
          <w:sz w:val="28"/>
          <w:szCs w:val="28"/>
          <w:lang w:eastAsia="en-US"/>
        </w:rPr>
        <w:t xml:space="preserve"> </w:t>
      </w:r>
      <w:r w:rsidR="0029010E" w:rsidRPr="00E93BA4">
        <w:rPr>
          <w:sz w:val="28"/>
          <w:szCs w:val="28"/>
          <w:lang w:eastAsia="en-US"/>
        </w:rPr>
        <w:t>D2 и D3</w:t>
      </w:r>
      <w:r>
        <w:rPr>
          <w:sz w:val="28"/>
          <w:szCs w:val="28"/>
          <w:lang w:eastAsia="en-US"/>
        </w:rPr>
        <w:t xml:space="preserve">. Один </w:t>
      </w:r>
      <w:r w:rsidR="0029010E">
        <w:rPr>
          <w:sz w:val="28"/>
          <w:szCs w:val="28"/>
          <w:lang w:eastAsia="en-US"/>
        </w:rPr>
        <w:t>из них управляет</w:t>
      </w:r>
      <w:r w:rsidRPr="00E93BA4">
        <w:rPr>
          <w:sz w:val="28"/>
          <w:szCs w:val="28"/>
          <w:lang w:eastAsia="en-US"/>
        </w:rPr>
        <w:t xml:space="preserve"> направлением вращения</w:t>
      </w:r>
      <w:r w:rsidR="0029010E">
        <w:rPr>
          <w:sz w:val="28"/>
          <w:szCs w:val="28"/>
          <w:lang w:eastAsia="en-US"/>
        </w:rPr>
        <w:t>, а второй</w:t>
      </w:r>
      <w:r w:rsidRPr="00E93BA4">
        <w:rPr>
          <w:sz w:val="28"/>
          <w:szCs w:val="28"/>
          <w:lang w:eastAsia="en-US"/>
        </w:rPr>
        <w:t xml:space="preserve"> уровнем </w:t>
      </w:r>
      <w:r w:rsidR="0029010E">
        <w:rPr>
          <w:sz w:val="28"/>
          <w:szCs w:val="28"/>
          <w:lang w:eastAsia="en-US"/>
        </w:rPr>
        <w:t>заполнения</w:t>
      </w:r>
      <w:r w:rsidRPr="00E93BA4">
        <w:rPr>
          <w:sz w:val="28"/>
          <w:szCs w:val="28"/>
          <w:lang w:eastAsia="en-US"/>
        </w:rPr>
        <w:t xml:space="preserve"> ШИМ-сигнала</w:t>
      </w:r>
      <w:r w:rsidR="0029010E">
        <w:rPr>
          <w:sz w:val="28"/>
          <w:szCs w:val="28"/>
          <w:lang w:eastAsia="en-US"/>
        </w:rPr>
        <w:t>, который подаётся на мотор, тем самым регулируя скорость.</w:t>
      </w:r>
    </w:p>
    <w:p w14:paraId="4F3218FF" w14:textId="61493863" w:rsidR="00F61CE3" w:rsidRDefault="00E93BA4" w:rsidP="00F61CE3">
      <w:pPr>
        <w:spacing w:line="360" w:lineRule="auto"/>
        <w:ind w:firstLine="709"/>
        <w:jc w:val="both"/>
        <w:rPr>
          <w:sz w:val="28"/>
          <w:szCs w:val="28"/>
          <w:lang w:eastAsia="en-US"/>
        </w:rPr>
      </w:pPr>
      <w:r w:rsidRPr="00E93BA4">
        <w:rPr>
          <w:sz w:val="28"/>
          <w:szCs w:val="28"/>
          <w:lang w:eastAsia="en-US"/>
        </w:rPr>
        <w:t>На схеме подключения двигатель соединён с вы</w:t>
      </w:r>
      <w:r w:rsidR="0029010E">
        <w:rPr>
          <w:sz w:val="28"/>
          <w:szCs w:val="28"/>
          <w:lang w:eastAsia="en-US"/>
        </w:rPr>
        <w:t>в</w:t>
      </w:r>
      <w:r w:rsidRPr="00E93BA4">
        <w:rPr>
          <w:sz w:val="28"/>
          <w:szCs w:val="28"/>
          <w:lang w:eastAsia="en-US"/>
        </w:rPr>
        <w:t>одами</w:t>
      </w:r>
      <w:r w:rsidR="0029010E">
        <w:rPr>
          <w:sz w:val="28"/>
          <w:szCs w:val="28"/>
          <w:lang w:eastAsia="en-US"/>
        </w:rPr>
        <w:t xml:space="preserve"> </w:t>
      </w:r>
      <w:r w:rsidR="0029010E" w:rsidRPr="00E93BA4">
        <w:rPr>
          <w:sz w:val="28"/>
          <w:szCs w:val="28"/>
          <w:lang w:eastAsia="en-US"/>
        </w:rPr>
        <w:t>OUT1 и OUT2</w:t>
      </w:r>
      <w:r w:rsidRPr="00E93BA4">
        <w:rPr>
          <w:sz w:val="28"/>
          <w:szCs w:val="28"/>
          <w:lang w:eastAsia="en-US"/>
        </w:rPr>
        <w:t xml:space="preserve"> драйвера TA6586</w:t>
      </w:r>
      <w:r w:rsidR="0029010E">
        <w:rPr>
          <w:sz w:val="28"/>
          <w:szCs w:val="28"/>
          <w:lang w:eastAsia="en-US"/>
        </w:rPr>
        <w:t xml:space="preserve">. </w:t>
      </w:r>
      <w:r w:rsidR="00F61CE3">
        <w:rPr>
          <w:sz w:val="28"/>
          <w:szCs w:val="28"/>
          <w:lang w:eastAsia="en-US"/>
        </w:rPr>
        <w:t xml:space="preserve">На выводы двигателя устанавливается керамический </w:t>
      </w:r>
      <w:r w:rsidRPr="00E93BA4">
        <w:rPr>
          <w:sz w:val="28"/>
          <w:szCs w:val="28"/>
          <w:lang w:eastAsia="en-US"/>
        </w:rPr>
        <w:t>конденсатор</w:t>
      </w:r>
      <w:r w:rsidR="00F61CE3">
        <w:rPr>
          <w:sz w:val="28"/>
          <w:szCs w:val="28"/>
          <w:lang w:eastAsia="en-US"/>
        </w:rPr>
        <w:t xml:space="preserve"> ёмкостью в 1мкФ для </w:t>
      </w:r>
      <w:r w:rsidRPr="00E93BA4">
        <w:rPr>
          <w:sz w:val="28"/>
          <w:szCs w:val="28"/>
          <w:lang w:eastAsia="en-US"/>
        </w:rPr>
        <w:t>подавлени</w:t>
      </w:r>
      <w:r w:rsidR="00F61CE3">
        <w:rPr>
          <w:sz w:val="28"/>
          <w:szCs w:val="28"/>
          <w:lang w:eastAsia="en-US"/>
        </w:rPr>
        <w:t>я</w:t>
      </w:r>
      <w:r w:rsidRPr="00E93BA4">
        <w:rPr>
          <w:sz w:val="28"/>
          <w:szCs w:val="28"/>
          <w:lang w:eastAsia="en-US"/>
        </w:rPr>
        <w:t xml:space="preserve"> высокочастотных электромагнитных помех, которые могут возник</w:t>
      </w:r>
      <w:r w:rsidR="00F61CE3">
        <w:rPr>
          <w:sz w:val="28"/>
          <w:szCs w:val="28"/>
          <w:lang w:eastAsia="en-US"/>
        </w:rPr>
        <w:t>нуть</w:t>
      </w:r>
      <w:r w:rsidRPr="00E93BA4">
        <w:rPr>
          <w:sz w:val="28"/>
          <w:szCs w:val="28"/>
          <w:lang w:eastAsia="en-US"/>
        </w:rPr>
        <w:t xml:space="preserve"> при искрении щёток коллекторного двигателя. Эти помехи </w:t>
      </w:r>
      <w:r w:rsidR="00F61CE3">
        <w:rPr>
          <w:sz w:val="28"/>
          <w:szCs w:val="28"/>
          <w:lang w:eastAsia="en-US"/>
        </w:rPr>
        <w:t xml:space="preserve">способны </w:t>
      </w:r>
      <w:r w:rsidRPr="00E93BA4">
        <w:rPr>
          <w:sz w:val="28"/>
          <w:szCs w:val="28"/>
          <w:lang w:eastAsia="en-US"/>
        </w:rPr>
        <w:t>нарушать работу микроконтроллера. Установка конденсатора повышает надёжность системы.</w:t>
      </w:r>
    </w:p>
    <w:p w14:paraId="1783F89B" w14:textId="2F2D7A2B" w:rsidR="00E93BA4" w:rsidRPr="00E93BA4" w:rsidRDefault="00E93BA4" w:rsidP="00F61CE3">
      <w:pPr>
        <w:spacing w:line="360" w:lineRule="auto"/>
        <w:ind w:firstLine="709"/>
        <w:jc w:val="both"/>
        <w:rPr>
          <w:sz w:val="28"/>
          <w:szCs w:val="28"/>
          <w:lang w:eastAsia="en-US"/>
        </w:rPr>
      </w:pPr>
      <w:r w:rsidRPr="00E93BA4">
        <w:rPr>
          <w:sz w:val="28"/>
          <w:szCs w:val="28"/>
          <w:lang w:eastAsia="en-US"/>
        </w:rPr>
        <w:t xml:space="preserve">Управление осуществляется </w:t>
      </w:r>
      <w:proofErr w:type="spellStart"/>
      <w:r w:rsidRPr="00E93BA4">
        <w:rPr>
          <w:sz w:val="28"/>
          <w:szCs w:val="28"/>
          <w:lang w:eastAsia="en-US"/>
        </w:rPr>
        <w:t>программно</w:t>
      </w:r>
      <w:proofErr w:type="spellEnd"/>
      <w:r w:rsidRPr="00E93BA4">
        <w:rPr>
          <w:sz w:val="28"/>
          <w:szCs w:val="28"/>
          <w:lang w:eastAsia="en-US"/>
        </w:rPr>
        <w:t xml:space="preserve">, через библиотеку </w:t>
      </w:r>
      <w:proofErr w:type="spellStart"/>
      <w:r w:rsidRPr="00E93BA4">
        <w:rPr>
          <w:sz w:val="28"/>
          <w:szCs w:val="28"/>
          <w:lang w:eastAsia="en-US"/>
        </w:rPr>
        <w:t>GyverMotor</w:t>
      </w:r>
      <w:proofErr w:type="spellEnd"/>
      <w:r w:rsidRPr="00E93BA4">
        <w:rPr>
          <w:sz w:val="28"/>
          <w:szCs w:val="28"/>
          <w:lang w:eastAsia="en-US"/>
        </w:rPr>
        <w:t xml:space="preserve">, обеспечивающую </w:t>
      </w:r>
      <w:r w:rsidR="00F61CE3">
        <w:rPr>
          <w:sz w:val="28"/>
          <w:szCs w:val="28"/>
          <w:lang w:eastAsia="en-US"/>
        </w:rPr>
        <w:t>удобное</w:t>
      </w:r>
      <w:r w:rsidRPr="00E93BA4">
        <w:rPr>
          <w:sz w:val="28"/>
          <w:szCs w:val="28"/>
          <w:lang w:eastAsia="en-US"/>
        </w:rPr>
        <w:t xml:space="preserve"> </w:t>
      </w:r>
      <w:r w:rsidR="00F61CE3">
        <w:rPr>
          <w:sz w:val="28"/>
          <w:szCs w:val="28"/>
          <w:lang w:eastAsia="en-US"/>
        </w:rPr>
        <w:t>управление вращением мотора через драйвер</w:t>
      </w:r>
      <w:r w:rsidRPr="00E93BA4">
        <w:rPr>
          <w:sz w:val="28"/>
          <w:szCs w:val="28"/>
          <w:lang w:eastAsia="en-US"/>
        </w:rPr>
        <w:t xml:space="preserve">. В функции </w:t>
      </w:r>
      <w:proofErr w:type="spellStart"/>
      <w:proofErr w:type="gramStart"/>
      <w:r w:rsidRPr="00E93BA4">
        <w:rPr>
          <w:sz w:val="28"/>
          <w:szCs w:val="28"/>
          <w:lang w:eastAsia="en-US"/>
        </w:rPr>
        <w:t>setup</w:t>
      </w:r>
      <w:proofErr w:type="spellEnd"/>
      <w:r w:rsidRPr="00E93BA4">
        <w:rPr>
          <w:sz w:val="28"/>
          <w:szCs w:val="28"/>
          <w:lang w:eastAsia="en-US"/>
        </w:rPr>
        <w:t>(</w:t>
      </w:r>
      <w:proofErr w:type="gramEnd"/>
      <w:r w:rsidRPr="00E93BA4">
        <w:rPr>
          <w:sz w:val="28"/>
          <w:szCs w:val="28"/>
          <w:lang w:eastAsia="en-US"/>
        </w:rPr>
        <w:t>) задаются параметры работы двигателя</w:t>
      </w:r>
      <w:r w:rsidR="003D0195">
        <w:rPr>
          <w:sz w:val="28"/>
          <w:szCs w:val="28"/>
          <w:lang w:eastAsia="en-US"/>
        </w:rPr>
        <w:t xml:space="preserve">. </w:t>
      </w:r>
    </w:p>
    <w:p w14:paraId="5A2BD3E4" w14:textId="37B6C37C" w:rsidR="00E93BA4" w:rsidRDefault="00F61CE3" w:rsidP="00BD0A0C">
      <w:pPr>
        <w:spacing w:line="360" w:lineRule="auto"/>
        <w:ind w:firstLine="709"/>
        <w:jc w:val="both"/>
        <w:rPr>
          <w:sz w:val="28"/>
          <w:szCs w:val="28"/>
          <w:lang w:eastAsia="en-US"/>
        </w:rPr>
      </w:pPr>
      <w:r>
        <w:rPr>
          <w:sz w:val="28"/>
          <w:szCs w:val="28"/>
          <w:lang w:eastAsia="en-US"/>
        </w:rPr>
        <w:t>функция</w:t>
      </w:r>
      <w:r w:rsidR="00E93BA4" w:rsidRPr="00E93BA4">
        <w:rPr>
          <w:sz w:val="28"/>
          <w:szCs w:val="28"/>
          <w:lang w:eastAsia="en-US"/>
        </w:rPr>
        <w:t xml:space="preserve"> </w:t>
      </w:r>
      <w:proofErr w:type="spellStart"/>
      <w:proofErr w:type="gramStart"/>
      <w:r w:rsidR="00E93BA4" w:rsidRPr="00E93BA4">
        <w:rPr>
          <w:sz w:val="28"/>
          <w:szCs w:val="28"/>
          <w:lang w:eastAsia="en-US"/>
        </w:rPr>
        <w:t>setDirection</w:t>
      </w:r>
      <w:proofErr w:type="spellEnd"/>
      <w:r w:rsidR="00E93BA4" w:rsidRPr="00E93BA4">
        <w:rPr>
          <w:sz w:val="28"/>
          <w:szCs w:val="28"/>
          <w:lang w:eastAsia="en-US"/>
        </w:rPr>
        <w:t>(</w:t>
      </w:r>
      <w:proofErr w:type="gramEnd"/>
      <w:r w:rsidR="00E93BA4" w:rsidRPr="00E93BA4">
        <w:rPr>
          <w:sz w:val="28"/>
          <w:szCs w:val="28"/>
          <w:lang w:eastAsia="en-US"/>
        </w:rPr>
        <w:t>) задаёт направление вращения</w:t>
      </w:r>
      <w:r w:rsidR="006E3EB5">
        <w:rPr>
          <w:sz w:val="28"/>
          <w:szCs w:val="28"/>
          <w:lang w:eastAsia="en-US"/>
        </w:rPr>
        <w:t xml:space="preserve"> ротора</w:t>
      </w:r>
      <w:r w:rsidR="00E93BA4" w:rsidRPr="00E93BA4">
        <w:rPr>
          <w:sz w:val="28"/>
          <w:szCs w:val="28"/>
          <w:lang w:eastAsia="en-US"/>
        </w:rPr>
        <w:t xml:space="preserve">. </w:t>
      </w:r>
      <w:r w:rsidR="006E3EB5">
        <w:rPr>
          <w:sz w:val="28"/>
          <w:szCs w:val="28"/>
          <w:lang w:eastAsia="en-US"/>
        </w:rPr>
        <w:t>Функция</w:t>
      </w:r>
      <w:r w:rsidR="00E93BA4" w:rsidRPr="00E93BA4">
        <w:rPr>
          <w:sz w:val="28"/>
          <w:szCs w:val="28"/>
          <w:lang w:eastAsia="en-US"/>
        </w:rPr>
        <w:t xml:space="preserve"> </w:t>
      </w:r>
      <w:proofErr w:type="spellStart"/>
      <w:proofErr w:type="gramStart"/>
      <w:r w:rsidR="00E93BA4" w:rsidRPr="00E93BA4">
        <w:rPr>
          <w:sz w:val="28"/>
          <w:szCs w:val="28"/>
          <w:lang w:eastAsia="en-US"/>
        </w:rPr>
        <w:t>setSmoothSpeed</w:t>
      </w:r>
      <w:proofErr w:type="spellEnd"/>
      <w:r w:rsidR="00E93BA4" w:rsidRPr="00E93BA4">
        <w:rPr>
          <w:sz w:val="28"/>
          <w:szCs w:val="28"/>
          <w:lang w:eastAsia="en-US"/>
        </w:rPr>
        <w:t>(</w:t>
      </w:r>
      <w:proofErr w:type="gramEnd"/>
      <w:r w:rsidR="00E93BA4" w:rsidRPr="00E93BA4">
        <w:rPr>
          <w:sz w:val="28"/>
          <w:szCs w:val="28"/>
          <w:lang w:eastAsia="en-US"/>
        </w:rPr>
        <w:t>) устанавливает величину ускорения</w:t>
      </w:r>
      <w:r w:rsidR="003D0195">
        <w:rPr>
          <w:sz w:val="28"/>
          <w:szCs w:val="28"/>
          <w:lang w:eastAsia="en-US"/>
        </w:rPr>
        <w:t xml:space="preserve"> двигателя, то есть</w:t>
      </w:r>
      <w:r w:rsidR="00935D73">
        <w:rPr>
          <w:sz w:val="28"/>
          <w:szCs w:val="28"/>
          <w:lang w:eastAsia="en-US"/>
        </w:rPr>
        <w:t xml:space="preserve"> плавность</w:t>
      </w:r>
      <w:r w:rsidR="00E93BA4" w:rsidRPr="00E93BA4">
        <w:rPr>
          <w:sz w:val="28"/>
          <w:szCs w:val="28"/>
          <w:lang w:eastAsia="en-US"/>
        </w:rPr>
        <w:t xml:space="preserve"> с котор</w:t>
      </w:r>
      <w:r w:rsidR="00935D73">
        <w:rPr>
          <w:sz w:val="28"/>
          <w:szCs w:val="28"/>
          <w:lang w:eastAsia="en-US"/>
        </w:rPr>
        <w:t>ой</w:t>
      </w:r>
      <w:r w:rsidR="00E93BA4" w:rsidRPr="00E93BA4">
        <w:rPr>
          <w:sz w:val="28"/>
          <w:szCs w:val="28"/>
          <w:lang w:eastAsia="en-US"/>
        </w:rPr>
        <w:t xml:space="preserve"> </w:t>
      </w:r>
      <w:r w:rsidR="003D0195">
        <w:rPr>
          <w:sz w:val="28"/>
          <w:szCs w:val="28"/>
          <w:lang w:eastAsia="en-US"/>
        </w:rPr>
        <w:t xml:space="preserve">будет </w:t>
      </w:r>
      <w:r w:rsidR="00E93BA4" w:rsidRPr="00E93BA4">
        <w:rPr>
          <w:sz w:val="28"/>
          <w:szCs w:val="28"/>
          <w:lang w:eastAsia="en-US"/>
        </w:rPr>
        <w:t>изменя</w:t>
      </w:r>
      <w:r w:rsidR="003D0195">
        <w:rPr>
          <w:sz w:val="28"/>
          <w:szCs w:val="28"/>
          <w:lang w:eastAsia="en-US"/>
        </w:rPr>
        <w:t>ться</w:t>
      </w:r>
      <w:r w:rsidR="00E93BA4" w:rsidRPr="00E93BA4">
        <w:rPr>
          <w:sz w:val="28"/>
          <w:szCs w:val="28"/>
          <w:lang w:eastAsia="en-US"/>
        </w:rPr>
        <w:t xml:space="preserve"> ШИМ-сигнал. Метод </w:t>
      </w:r>
      <w:proofErr w:type="spellStart"/>
      <w:proofErr w:type="gramStart"/>
      <w:r w:rsidR="00E93BA4" w:rsidRPr="00E93BA4">
        <w:rPr>
          <w:sz w:val="28"/>
          <w:szCs w:val="28"/>
          <w:lang w:eastAsia="en-US"/>
        </w:rPr>
        <w:t>setMinDuty</w:t>
      </w:r>
      <w:proofErr w:type="spellEnd"/>
      <w:r w:rsidR="00E93BA4" w:rsidRPr="00E93BA4">
        <w:rPr>
          <w:sz w:val="28"/>
          <w:szCs w:val="28"/>
          <w:lang w:eastAsia="en-US"/>
        </w:rPr>
        <w:t>(</w:t>
      </w:r>
      <w:proofErr w:type="gramEnd"/>
      <w:r w:rsidR="00E93BA4" w:rsidRPr="00E93BA4">
        <w:rPr>
          <w:sz w:val="28"/>
          <w:szCs w:val="28"/>
          <w:lang w:eastAsia="en-US"/>
        </w:rPr>
        <w:t>) позволяет избежать ситуации, при которой на двигатель подаётся слишком малый сигнал, приводящий к его неустойчивой работе и издающемуся высокочастотному звуку.</w:t>
      </w:r>
    </w:p>
    <w:p w14:paraId="7CE74041" w14:textId="4E98FDAA" w:rsidR="00BD0A0C" w:rsidRDefault="00BD0A0C" w:rsidP="00BD0A0C">
      <w:pPr>
        <w:spacing w:line="360" w:lineRule="auto"/>
        <w:ind w:firstLine="709"/>
        <w:jc w:val="both"/>
        <w:rPr>
          <w:sz w:val="28"/>
          <w:szCs w:val="28"/>
          <w:lang w:eastAsia="en-US"/>
        </w:rPr>
      </w:pPr>
    </w:p>
    <w:p w14:paraId="4862FAE5" w14:textId="37257242" w:rsidR="00BD0A0C" w:rsidRPr="00B85A21" w:rsidRDefault="00BD0A0C" w:rsidP="00BD0A0C">
      <w:pPr>
        <w:spacing w:line="360" w:lineRule="auto"/>
        <w:jc w:val="both"/>
        <w:rPr>
          <w:sz w:val="28"/>
          <w:szCs w:val="28"/>
        </w:rPr>
      </w:pPr>
      <w:r w:rsidRPr="00603A97">
        <w:rPr>
          <w:noProof/>
          <w:sz w:val="28"/>
          <w:szCs w:val="28"/>
        </w:rPr>
        <mc:AlternateContent>
          <mc:Choice Requires="wps">
            <w:drawing>
              <wp:anchor distT="45720" distB="45720" distL="114300" distR="114300" simplePos="0" relativeHeight="251672576" behindDoc="0" locked="0" layoutInCell="1" allowOverlap="1" wp14:anchorId="67E3E435" wp14:editId="6B473956">
                <wp:simplePos x="0" y="0"/>
                <wp:positionH relativeFrom="margin">
                  <wp:align>right</wp:align>
                </wp:positionH>
                <wp:positionV relativeFrom="paragraph">
                  <wp:posOffset>320675</wp:posOffset>
                </wp:positionV>
                <wp:extent cx="5931535" cy="1581150"/>
                <wp:effectExtent l="0" t="0" r="12065" b="1905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581150"/>
                        </a:xfrm>
                        <a:prstGeom prst="rect">
                          <a:avLst/>
                        </a:prstGeom>
                        <a:solidFill>
                          <a:srgbClr val="FFFFFF"/>
                        </a:solidFill>
                        <a:ln w="9525">
                          <a:solidFill>
                            <a:srgbClr val="000000"/>
                          </a:solidFill>
                          <a:miter lim="800000"/>
                          <a:headEnd/>
                          <a:tailEnd/>
                        </a:ln>
                      </wps:spPr>
                      <wps:txbx>
                        <w:txbxContent>
                          <w:p w14:paraId="1E43A489" w14:textId="74BF8C41" w:rsidR="003D0195" w:rsidRPr="003D0195" w:rsidRDefault="003D0195" w:rsidP="00BD0A0C">
                            <w:pPr>
                              <w:shd w:val="clear" w:color="auto" w:fill="FFFFFF"/>
                              <w:spacing w:line="285" w:lineRule="atLeast"/>
                              <w:rPr>
                                <w:rFonts w:ascii="Courier New" w:hAnsi="Courier New" w:cs="Courier New"/>
                              </w:rPr>
                            </w:pPr>
                            <w:r w:rsidRPr="003D0195">
                              <w:rPr>
                                <w:rFonts w:ascii="Courier New" w:hAnsi="Courier New" w:cs="Courier New"/>
                              </w:rPr>
                              <w:t>// Устанавливаем направление вращения мотора</w:t>
                            </w:r>
                          </w:p>
                          <w:p w14:paraId="7AF1D53B" w14:textId="7875C361" w:rsidR="00BD0A0C"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motor.setDirection</w:t>
                            </w:r>
                            <w:proofErr w:type="spellEnd"/>
                            <w:proofErr w:type="gramEnd"/>
                            <w:r w:rsidRPr="003D0195">
                              <w:rPr>
                                <w:rFonts w:ascii="Courier New" w:hAnsi="Courier New" w:cs="Courier New"/>
                              </w:rPr>
                              <w:t xml:space="preserve">(REVERSE);   </w:t>
                            </w:r>
                          </w:p>
                          <w:p w14:paraId="2A7095CC" w14:textId="78AB4386" w:rsidR="00BD0A0C" w:rsidRPr="003D0195" w:rsidRDefault="00BD0A0C" w:rsidP="00BD0A0C">
                            <w:pPr>
                              <w:shd w:val="clear" w:color="auto" w:fill="FFFFFF"/>
                              <w:spacing w:line="285" w:lineRule="atLeast"/>
                              <w:rPr>
                                <w:rFonts w:ascii="Courier New" w:hAnsi="Courier New" w:cs="Courier New"/>
                              </w:rPr>
                            </w:pPr>
                            <w:r w:rsidRPr="003D0195">
                              <w:rPr>
                                <w:rFonts w:ascii="Courier New" w:hAnsi="Courier New" w:cs="Courier New"/>
                              </w:rPr>
                              <w:t>// установка ускорени</w:t>
                            </w:r>
                            <w:r w:rsidR="003D0195" w:rsidRPr="003D0195">
                              <w:rPr>
                                <w:rFonts w:ascii="Courier New" w:hAnsi="Courier New" w:cs="Courier New"/>
                              </w:rPr>
                              <w:t>я</w:t>
                            </w:r>
                            <w:r w:rsidRPr="003D0195">
                              <w:rPr>
                                <w:rFonts w:ascii="Courier New" w:hAnsi="Courier New" w:cs="Courier New"/>
                              </w:rPr>
                              <w:t xml:space="preserve"> мотора</w:t>
                            </w:r>
                          </w:p>
                          <w:p w14:paraId="541FBA40" w14:textId="77777777" w:rsidR="003D0195"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motor.setSmoothSpeed</w:t>
                            </w:r>
                            <w:proofErr w:type="spellEnd"/>
                            <w:proofErr w:type="gramEnd"/>
                            <w:r w:rsidRPr="003D0195">
                              <w:rPr>
                                <w:rFonts w:ascii="Courier New" w:hAnsi="Courier New" w:cs="Courier New"/>
                              </w:rPr>
                              <w:t>(50);</w:t>
                            </w:r>
                          </w:p>
                          <w:p w14:paraId="3C2F7FFD" w14:textId="2C40A2D7" w:rsidR="00BD0A0C" w:rsidRPr="003D0195" w:rsidRDefault="003D0195" w:rsidP="00BD0A0C">
                            <w:pPr>
                              <w:shd w:val="clear" w:color="auto" w:fill="FFFFFF"/>
                              <w:spacing w:line="285" w:lineRule="atLeast"/>
                              <w:rPr>
                                <w:rFonts w:ascii="Courier New" w:hAnsi="Courier New" w:cs="Courier New"/>
                              </w:rPr>
                            </w:pPr>
                            <w:r w:rsidRPr="003D0195">
                              <w:rPr>
                                <w:rFonts w:ascii="Courier New" w:hAnsi="Courier New" w:cs="Courier New"/>
                              </w:rPr>
                              <w:t>// Установка минимального уровня сигнала</w:t>
                            </w:r>
                            <w:r w:rsidR="00BD0A0C" w:rsidRPr="003D0195">
                              <w:rPr>
                                <w:rFonts w:ascii="Courier New" w:hAnsi="Courier New" w:cs="Courier New"/>
                              </w:rPr>
                              <w:t xml:space="preserve">     </w:t>
                            </w:r>
                          </w:p>
                          <w:p w14:paraId="4A0A9B3F" w14:textId="7CF05D85" w:rsidR="00BD0A0C"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motor.setMinDuty</w:t>
                            </w:r>
                            <w:proofErr w:type="spellEnd"/>
                            <w:proofErr w:type="gramEnd"/>
                            <w:r w:rsidRPr="003D0195">
                              <w:rPr>
                                <w:rFonts w:ascii="Courier New" w:hAnsi="Courier New" w:cs="Courier New"/>
                              </w:rPr>
                              <w:t>(70);      </w:t>
                            </w:r>
                          </w:p>
                          <w:p w14:paraId="13F2AF4F" w14:textId="55C2365F" w:rsidR="00BD0A0C" w:rsidRPr="003D0195" w:rsidRDefault="003D0195" w:rsidP="00BD0A0C">
                            <w:pPr>
                              <w:shd w:val="clear" w:color="auto" w:fill="FFFFFF"/>
                              <w:spacing w:line="285" w:lineRule="atLeast"/>
                              <w:rPr>
                                <w:rFonts w:ascii="Courier New" w:hAnsi="Courier New" w:cs="Courier New"/>
                              </w:rPr>
                            </w:pPr>
                            <w:r w:rsidRPr="003D0195">
                              <w:rPr>
                                <w:rFonts w:ascii="Courier New" w:hAnsi="Courier New" w:cs="Courier New"/>
                              </w:rPr>
                              <w:t xml:space="preserve">// Включаем режим </w:t>
                            </w:r>
                            <w:r>
                              <w:rPr>
                                <w:rFonts w:ascii="Courier New" w:hAnsi="Courier New" w:cs="Courier New"/>
                              </w:rPr>
                              <w:t>управления мотором</w:t>
                            </w:r>
                          </w:p>
                          <w:p w14:paraId="7DCAB26C" w14:textId="1970E358" w:rsidR="00BD0A0C"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motor.setMode</w:t>
                            </w:r>
                            <w:proofErr w:type="spellEnd"/>
                            <w:proofErr w:type="gramEnd"/>
                            <w:r w:rsidRPr="003D0195">
                              <w:rPr>
                                <w:rFonts w:ascii="Courier New" w:hAnsi="Courier New" w:cs="Courier New"/>
                              </w:rPr>
                              <w:t xml:space="preserve">(AUTO);    </w:t>
                            </w:r>
                          </w:p>
                          <w:p w14:paraId="642BC6A1" w14:textId="77777777" w:rsidR="00BD0A0C" w:rsidRPr="003D0195" w:rsidRDefault="00BD0A0C" w:rsidP="00BD0A0C">
                            <w:pPr>
                              <w:shd w:val="clear" w:color="auto" w:fill="FFFFFF"/>
                              <w:spacing w:line="285" w:lineRule="atLeast"/>
                              <w:rPr>
                                <w:rFonts w:ascii="Consolas" w:hAnsi="Consolas"/>
                                <w:color w:val="4E5B61"/>
                              </w:rPr>
                            </w:pPr>
                            <w:r w:rsidRPr="003D0195">
                              <w:rPr>
                                <w:rFonts w:ascii="Consolas" w:hAnsi="Consolas"/>
                                <w:color w:val="4E5B61"/>
                              </w:rPr>
                              <w:t>   </w:t>
                            </w:r>
                          </w:p>
                          <w:p w14:paraId="1A798F21" w14:textId="77777777" w:rsidR="00BD0A0C" w:rsidRPr="00BD0A0C" w:rsidRDefault="00BD0A0C" w:rsidP="00BD0A0C">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E435" id="_x0000_s1031" type="#_x0000_t202" style="position:absolute;left:0;text-align:left;margin-left:415.85pt;margin-top:25.25pt;width:467.05pt;height:124.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">
                <v:textbox>
                  <w:txbxContent>
                    <w:p w14:paraId="1E43A489" w14:textId="74BF8C41" w:rsidR="003D0195" w:rsidRPr="003D0195" w:rsidRDefault="003D0195" w:rsidP="00BD0A0C">
                      <w:pPr>
                        <w:shd w:val="clear" w:color="auto" w:fill="FFFFFF"/>
                        <w:spacing w:line="285" w:lineRule="atLeast"/>
                        <w:rPr>
                          <w:rFonts w:ascii="Courier New" w:hAnsi="Courier New" w:cs="Courier New"/>
                        </w:rPr>
                      </w:pPr>
                      <w:r w:rsidRPr="003D0195">
                        <w:rPr>
                          <w:rFonts w:ascii="Courier New" w:hAnsi="Courier New" w:cs="Courier New"/>
                        </w:rPr>
                        <w:t>// Устанавливаем направление вращения мотора</w:t>
                      </w:r>
                    </w:p>
                    <w:p w14:paraId="7AF1D53B" w14:textId="7875C361" w:rsidR="00BD0A0C"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motor.setDirection</w:t>
                      </w:r>
                      <w:proofErr w:type="spellEnd"/>
                      <w:proofErr w:type="gramEnd"/>
                      <w:r w:rsidRPr="003D0195">
                        <w:rPr>
                          <w:rFonts w:ascii="Courier New" w:hAnsi="Courier New" w:cs="Courier New"/>
                        </w:rPr>
                        <w:t xml:space="preserve">(REVERSE);   </w:t>
                      </w:r>
                    </w:p>
                    <w:p w14:paraId="2A7095CC" w14:textId="78AB4386" w:rsidR="00BD0A0C" w:rsidRPr="003D0195" w:rsidRDefault="00BD0A0C" w:rsidP="00BD0A0C">
                      <w:pPr>
                        <w:shd w:val="clear" w:color="auto" w:fill="FFFFFF"/>
                        <w:spacing w:line="285" w:lineRule="atLeast"/>
                        <w:rPr>
                          <w:rFonts w:ascii="Courier New" w:hAnsi="Courier New" w:cs="Courier New"/>
                        </w:rPr>
                      </w:pPr>
                      <w:r w:rsidRPr="003D0195">
                        <w:rPr>
                          <w:rFonts w:ascii="Courier New" w:hAnsi="Courier New" w:cs="Courier New"/>
                        </w:rPr>
                        <w:t>// установка ускорени</w:t>
                      </w:r>
                      <w:r w:rsidR="003D0195" w:rsidRPr="003D0195">
                        <w:rPr>
                          <w:rFonts w:ascii="Courier New" w:hAnsi="Courier New" w:cs="Courier New"/>
                        </w:rPr>
                        <w:t>я</w:t>
                      </w:r>
                      <w:r w:rsidRPr="003D0195">
                        <w:rPr>
                          <w:rFonts w:ascii="Courier New" w:hAnsi="Courier New" w:cs="Courier New"/>
                        </w:rPr>
                        <w:t xml:space="preserve"> мотора</w:t>
                      </w:r>
                    </w:p>
                    <w:p w14:paraId="541FBA40" w14:textId="77777777" w:rsidR="003D0195"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motor.setSmoothSpeed</w:t>
                      </w:r>
                      <w:proofErr w:type="spellEnd"/>
                      <w:proofErr w:type="gramEnd"/>
                      <w:r w:rsidRPr="003D0195">
                        <w:rPr>
                          <w:rFonts w:ascii="Courier New" w:hAnsi="Courier New" w:cs="Courier New"/>
                        </w:rPr>
                        <w:t>(50);</w:t>
                      </w:r>
                    </w:p>
                    <w:p w14:paraId="3C2F7FFD" w14:textId="2C40A2D7" w:rsidR="00BD0A0C" w:rsidRPr="003D0195" w:rsidRDefault="003D0195" w:rsidP="00BD0A0C">
                      <w:pPr>
                        <w:shd w:val="clear" w:color="auto" w:fill="FFFFFF"/>
                        <w:spacing w:line="285" w:lineRule="atLeast"/>
                        <w:rPr>
                          <w:rFonts w:ascii="Courier New" w:hAnsi="Courier New" w:cs="Courier New"/>
                        </w:rPr>
                      </w:pPr>
                      <w:r w:rsidRPr="003D0195">
                        <w:rPr>
                          <w:rFonts w:ascii="Courier New" w:hAnsi="Courier New" w:cs="Courier New"/>
                        </w:rPr>
                        <w:t>// Установка минимального уровня сигнала</w:t>
                      </w:r>
                      <w:r w:rsidR="00BD0A0C" w:rsidRPr="003D0195">
                        <w:rPr>
                          <w:rFonts w:ascii="Courier New" w:hAnsi="Courier New" w:cs="Courier New"/>
                        </w:rPr>
                        <w:t xml:space="preserve">     </w:t>
                      </w:r>
                    </w:p>
                    <w:p w14:paraId="4A0A9B3F" w14:textId="7CF05D85" w:rsidR="00BD0A0C"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motor.setMinDuty</w:t>
                      </w:r>
                      <w:proofErr w:type="spellEnd"/>
                      <w:proofErr w:type="gramEnd"/>
                      <w:r w:rsidRPr="003D0195">
                        <w:rPr>
                          <w:rFonts w:ascii="Courier New" w:hAnsi="Courier New" w:cs="Courier New"/>
                        </w:rPr>
                        <w:t>(70);      </w:t>
                      </w:r>
                    </w:p>
                    <w:p w14:paraId="13F2AF4F" w14:textId="55C2365F" w:rsidR="00BD0A0C" w:rsidRPr="003D0195" w:rsidRDefault="003D0195" w:rsidP="00BD0A0C">
                      <w:pPr>
                        <w:shd w:val="clear" w:color="auto" w:fill="FFFFFF"/>
                        <w:spacing w:line="285" w:lineRule="atLeast"/>
                        <w:rPr>
                          <w:rFonts w:ascii="Courier New" w:hAnsi="Courier New" w:cs="Courier New"/>
                        </w:rPr>
                      </w:pPr>
                      <w:r w:rsidRPr="003D0195">
                        <w:rPr>
                          <w:rFonts w:ascii="Courier New" w:hAnsi="Courier New" w:cs="Courier New"/>
                        </w:rPr>
                        <w:t xml:space="preserve">// Включаем режим </w:t>
                      </w:r>
                      <w:r>
                        <w:rPr>
                          <w:rFonts w:ascii="Courier New" w:hAnsi="Courier New" w:cs="Courier New"/>
                        </w:rPr>
                        <w:t>управления мотором</w:t>
                      </w:r>
                    </w:p>
                    <w:p w14:paraId="7DCAB26C" w14:textId="1970E358" w:rsidR="00BD0A0C" w:rsidRPr="003D0195" w:rsidRDefault="00BD0A0C" w:rsidP="00BD0A0C">
                      <w:pPr>
                        <w:shd w:val="clear" w:color="auto" w:fill="FFFFFF"/>
                        <w:spacing w:line="285" w:lineRule="atLeast"/>
                        <w:rPr>
                          <w:rFonts w:ascii="Courier New" w:hAnsi="Courier New" w:cs="Courier New"/>
                        </w:rPr>
                      </w:pPr>
                      <w:proofErr w:type="spellStart"/>
                      <w:proofErr w:type="gramStart"/>
                      <w:r w:rsidRPr="003D0195">
                        <w:rPr>
                          <w:rFonts w:ascii="Courier New" w:hAnsi="Courier New" w:cs="Courier New"/>
                        </w:rPr>
                        <w:t>motor.setMode</w:t>
                      </w:r>
                      <w:proofErr w:type="spellEnd"/>
                      <w:proofErr w:type="gramEnd"/>
                      <w:r w:rsidRPr="003D0195">
                        <w:rPr>
                          <w:rFonts w:ascii="Courier New" w:hAnsi="Courier New" w:cs="Courier New"/>
                        </w:rPr>
                        <w:t xml:space="preserve">(AUTO);    </w:t>
                      </w:r>
                    </w:p>
                    <w:p w14:paraId="642BC6A1" w14:textId="77777777" w:rsidR="00BD0A0C" w:rsidRPr="003D0195" w:rsidRDefault="00BD0A0C" w:rsidP="00BD0A0C">
                      <w:pPr>
                        <w:shd w:val="clear" w:color="auto" w:fill="FFFFFF"/>
                        <w:spacing w:line="285" w:lineRule="atLeast"/>
                        <w:rPr>
                          <w:rFonts w:ascii="Consolas" w:hAnsi="Consolas"/>
                          <w:color w:val="4E5B61"/>
                        </w:rPr>
                      </w:pPr>
                      <w:r w:rsidRPr="003D0195">
                        <w:rPr>
                          <w:rFonts w:ascii="Consolas" w:hAnsi="Consolas"/>
                          <w:color w:val="4E5B61"/>
                        </w:rPr>
                        <w:t>   </w:t>
                      </w:r>
                    </w:p>
                    <w:p w14:paraId="1A798F21" w14:textId="77777777" w:rsidR="00BD0A0C" w:rsidRPr="00BD0A0C" w:rsidRDefault="00BD0A0C" w:rsidP="00BD0A0C">
                      <w:pPr>
                        <w:rPr>
                          <w:rFonts w:ascii="Courier New" w:hAnsi="Courier New" w:cs="Courier New"/>
                        </w:rPr>
                      </w:pPr>
                    </w:p>
                  </w:txbxContent>
                </v:textbox>
                <w10:wrap type="square" anchorx="margin"/>
              </v:shape>
            </w:pict>
          </mc:Fallback>
        </mc:AlternateContent>
      </w:r>
      <w:r>
        <w:rPr>
          <w:sz w:val="28"/>
          <w:szCs w:val="28"/>
        </w:rPr>
        <w:t xml:space="preserve">Листинг 5 – </w:t>
      </w:r>
      <w:r w:rsidR="00B56A35">
        <w:rPr>
          <w:sz w:val="28"/>
          <w:szCs w:val="28"/>
        </w:rPr>
        <w:t xml:space="preserve">Настройка параметров </w:t>
      </w:r>
      <w:r w:rsidR="005B43A1">
        <w:rPr>
          <w:sz w:val="28"/>
          <w:szCs w:val="28"/>
        </w:rPr>
        <w:t>двигателя</w:t>
      </w:r>
      <w:r>
        <w:rPr>
          <w:sz w:val="28"/>
          <w:szCs w:val="28"/>
        </w:rPr>
        <w:t xml:space="preserve"> </w:t>
      </w:r>
    </w:p>
    <w:p w14:paraId="1728A480" w14:textId="35CE3C8C" w:rsidR="000C2DB4" w:rsidRDefault="000C2DB4" w:rsidP="000C2DB4">
      <w:pPr>
        <w:spacing w:line="360" w:lineRule="auto"/>
        <w:ind w:firstLine="709"/>
        <w:jc w:val="both"/>
        <w:rPr>
          <w:sz w:val="28"/>
          <w:szCs w:val="28"/>
          <w:lang w:eastAsia="en-US"/>
        </w:rPr>
      </w:pPr>
    </w:p>
    <w:p w14:paraId="43F5A7BE" w14:textId="5EF0A6F7" w:rsidR="0069702F" w:rsidRDefault="0069702F" w:rsidP="000C2DB4">
      <w:pPr>
        <w:spacing w:line="360" w:lineRule="auto"/>
        <w:ind w:firstLine="709"/>
        <w:jc w:val="both"/>
        <w:rPr>
          <w:sz w:val="28"/>
          <w:szCs w:val="28"/>
          <w:lang w:eastAsia="en-US"/>
        </w:rPr>
      </w:pPr>
      <w:r w:rsidRPr="0069702F">
        <w:rPr>
          <w:sz w:val="28"/>
          <w:szCs w:val="28"/>
          <w:lang w:eastAsia="en-US"/>
        </w:rPr>
        <w:t xml:space="preserve">Скорость </w:t>
      </w:r>
      <w:r>
        <w:rPr>
          <w:sz w:val="28"/>
          <w:szCs w:val="28"/>
          <w:lang w:eastAsia="en-US"/>
        </w:rPr>
        <w:t xml:space="preserve">двигателя </w:t>
      </w:r>
      <w:r w:rsidRPr="0069702F">
        <w:rPr>
          <w:sz w:val="28"/>
          <w:szCs w:val="28"/>
          <w:lang w:eastAsia="en-US"/>
        </w:rPr>
        <w:t xml:space="preserve">задаётся в основном цикле программы с помощью </w:t>
      </w:r>
      <w:r>
        <w:rPr>
          <w:sz w:val="28"/>
          <w:szCs w:val="28"/>
          <w:lang w:eastAsia="en-US"/>
        </w:rPr>
        <w:t>функции</w:t>
      </w:r>
      <w:r w:rsidRPr="0069702F">
        <w:rPr>
          <w:sz w:val="28"/>
          <w:szCs w:val="28"/>
          <w:lang w:eastAsia="en-US"/>
        </w:rPr>
        <w:t xml:space="preserve"> </w:t>
      </w:r>
      <w:proofErr w:type="spellStart"/>
      <w:proofErr w:type="gramStart"/>
      <w:r w:rsidRPr="0069702F">
        <w:rPr>
          <w:sz w:val="28"/>
          <w:szCs w:val="28"/>
          <w:lang w:eastAsia="en-US"/>
        </w:rPr>
        <w:t>motor.setSpeed</w:t>
      </w:r>
      <w:proofErr w:type="spellEnd"/>
      <w:proofErr w:type="gramEnd"/>
      <w:r w:rsidRPr="0069702F">
        <w:rPr>
          <w:sz w:val="28"/>
          <w:szCs w:val="28"/>
          <w:lang w:eastAsia="en-US"/>
        </w:rPr>
        <w:t>(</w:t>
      </w:r>
      <w:proofErr w:type="spellStart"/>
      <w:r w:rsidRPr="0069702F">
        <w:rPr>
          <w:sz w:val="28"/>
          <w:szCs w:val="28"/>
          <w:lang w:eastAsia="en-US"/>
        </w:rPr>
        <w:t>output</w:t>
      </w:r>
      <w:proofErr w:type="spellEnd"/>
      <w:r w:rsidRPr="0069702F">
        <w:rPr>
          <w:sz w:val="28"/>
          <w:szCs w:val="28"/>
          <w:lang w:eastAsia="en-US"/>
        </w:rPr>
        <w:t>)</w:t>
      </w:r>
      <w:r>
        <w:rPr>
          <w:sz w:val="28"/>
          <w:szCs w:val="28"/>
          <w:lang w:eastAsia="en-US"/>
        </w:rPr>
        <w:t>, где</w:t>
      </w:r>
      <w:r w:rsidRPr="0069702F">
        <w:rPr>
          <w:sz w:val="28"/>
          <w:szCs w:val="28"/>
          <w:lang w:eastAsia="en-US"/>
        </w:rPr>
        <w:t xml:space="preserve"> </w:t>
      </w:r>
      <w:proofErr w:type="spellStart"/>
      <w:r w:rsidRPr="0069702F">
        <w:rPr>
          <w:sz w:val="28"/>
          <w:szCs w:val="28"/>
          <w:lang w:eastAsia="en-US"/>
        </w:rPr>
        <w:t>output</w:t>
      </w:r>
      <w:proofErr w:type="spellEnd"/>
      <w:r w:rsidRPr="0069702F">
        <w:rPr>
          <w:sz w:val="28"/>
          <w:szCs w:val="28"/>
          <w:lang w:eastAsia="en-US"/>
        </w:rPr>
        <w:t xml:space="preserve"> — выходной сигнал </w:t>
      </w:r>
      <w:r>
        <w:rPr>
          <w:sz w:val="28"/>
          <w:szCs w:val="28"/>
          <w:lang w:eastAsia="en-US"/>
        </w:rPr>
        <w:t xml:space="preserve">                        </w:t>
      </w:r>
      <w:r w:rsidRPr="0069702F">
        <w:rPr>
          <w:sz w:val="28"/>
          <w:szCs w:val="28"/>
          <w:lang w:eastAsia="en-US"/>
        </w:rPr>
        <w:lastRenderedPageBreak/>
        <w:t xml:space="preserve">ПИД-регулятора. </w:t>
      </w:r>
      <w:r>
        <w:rPr>
          <w:sz w:val="28"/>
          <w:szCs w:val="28"/>
          <w:lang w:eastAsia="en-US"/>
        </w:rPr>
        <w:t>Н</w:t>
      </w:r>
      <w:r w:rsidRPr="0069702F">
        <w:rPr>
          <w:sz w:val="28"/>
          <w:szCs w:val="28"/>
          <w:lang w:eastAsia="en-US"/>
        </w:rPr>
        <w:t xml:space="preserve">аправление и скорость </w:t>
      </w:r>
      <w:r>
        <w:rPr>
          <w:sz w:val="28"/>
          <w:szCs w:val="28"/>
          <w:lang w:eastAsia="en-US"/>
        </w:rPr>
        <w:t>задаются</w:t>
      </w:r>
      <w:r w:rsidRPr="0069702F">
        <w:rPr>
          <w:sz w:val="28"/>
          <w:szCs w:val="28"/>
          <w:lang w:eastAsia="en-US"/>
        </w:rPr>
        <w:t xml:space="preserve"> </w:t>
      </w:r>
      <w:r>
        <w:rPr>
          <w:sz w:val="28"/>
          <w:szCs w:val="28"/>
          <w:lang w:eastAsia="en-US"/>
        </w:rPr>
        <w:t xml:space="preserve">автоматически </w:t>
      </w:r>
      <w:r w:rsidRPr="0069702F">
        <w:rPr>
          <w:sz w:val="28"/>
          <w:szCs w:val="28"/>
          <w:lang w:eastAsia="en-US"/>
        </w:rPr>
        <w:t>на основе знака и модуля этой переменной. Таким образом, достигается программное управление мотором</w:t>
      </w:r>
      <w:r w:rsidR="001815F1">
        <w:rPr>
          <w:sz w:val="28"/>
          <w:szCs w:val="28"/>
          <w:lang w:eastAsia="en-US"/>
        </w:rPr>
        <w:t>.</w:t>
      </w:r>
    </w:p>
    <w:p w14:paraId="4DA9C3F8" w14:textId="77777777" w:rsidR="000C2DB4" w:rsidRDefault="005B43A1" w:rsidP="000C2DB4">
      <w:pPr>
        <w:spacing w:line="360" w:lineRule="auto"/>
        <w:ind w:firstLine="709"/>
        <w:jc w:val="both"/>
        <w:rPr>
          <w:sz w:val="28"/>
          <w:szCs w:val="28"/>
          <w:lang w:eastAsia="en-US"/>
        </w:rPr>
      </w:pPr>
      <w:r w:rsidRPr="005B43A1">
        <w:rPr>
          <w:sz w:val="28"/>
          <w:szCs w:val="28"/>
          <w:lang w:eastAsia="en-US"/>
        </w:rPr>
        <w:t>Для корректной и стабильной работы двигателя важно правильно задать минимальное значение управляющего ШИМ-сигнала</w:t>
      </w:r>
      <w:r w:rsidR="000C2DB4" w:rsidRPr="000C2DB4">
        <w:rPr>
          <w:sz w:val="28"/>
          <w:szCs w:val="28"/>
          <w:lang w:eastAsia="en-US"/>
        </w:rPr>
        <w:t xml:space="preserve"> </w:t>
      </w:r>
      <w:r w:rsidR="000C2DB4">
        <w:rPr>
          <w:sz w:val="28"/>
          <w:szCs w:val="28"/>
          <w:lang w:eastAsia="en-US"/>
        </w:rPr>
        <w:t>и</w:t>
      </w:r>
      <w:r w:rsidRPr="005B43A1">
        <w:rPr>
          <w:sz w:val="28"/>
          <w:szCs w:val="28"/>
          <w:lang w:eastAsia="en-US"/>
        </w:rPr>
        <w:t xml:space="preserve"> </w:t>
      </w:r>
      <w:r w:rsidR="000C2DB4">
        <w:rPr>
          <w:sz w:val="28"/>
          <w:szCs w:val="28"/>
          <w:lang w:eastAsia="en-US"/>
        </w:rPr>
        <w:t>ускорение</w:t>
      </w:r>
      <w:r w:rsidRPr="005B43A1">
        <w:rPr>
          <w:sz w:val="28"/>
          <w:szCs w:val="28"/>
          <w:lang w:eastAsia="en-US"/>
        </w:rPr>
        <w:t xml:space="preserve"> его изменения. Это особенно критично при использовании коллекторного двигателя</w:t>
      </w:r>
      <w:r w:rsidR="000C2DB4">
        <w:rPr>
          <w:sz w:val="28"/>
          <w:szCs w:val="28"/>
          <w:lang w:eastAsia="en-US"/>
        </w:rPr>
        <w:t>.</w:t>
      </w:r>
      <w:r w:rsidRPr="005B43A1">
        <w:rPr>
          <w:sz w:val="28"/>
          <w:szCs w:val="28"/>
          <w:lang w:eastAsia="en-US"/>
        </w:rPr>
        <w:t xml:space="preserve"> </w:t>
      </w:r>
    </w:p>
    <w:p w14:paraId="4FCDCD39" w14:textId="0FC0E2C4" w:rsidR="00935D73" w:rsidRDefault="000C2DB4" w:rsidP="00935D73">
      <w:pPr>
        <w:spacing w:line="360" w:lineRule="auto"/>
        <w:ind w:firstLine="709"/>
        <w:jc w:val="both"/>
        <w:rPr>
          <w:sz w:val="28"/>
          <w:szCs w:val="28"/>
          <w:lang w:eastAsia="en-US"/>
        </w:rPr>
      </w:pPr>
      <w:r>
        <w:rPr>
          <w:sz w:val="28"/>
          <w:szCs w:val="28"/>
          <w:lang w:eastAsia="en-US"/>
        </w:rPr>
        <w:t xml:space="preserve">Минимальный уровень сигнала, при котором двигатель начинает вращаться, задаётся функцией </w:t>
      </w:r>
      <w:proofErr w:type="spellStart"/>
      <w:proofErr w:type="gramStart"/>
      <w:r w:rsidRPr="000C2DB4">
        <w:rPr>
          <w:sz w:val="28"/>
          <w:szCs w:val="28"/>
          <w:lang w:eastAsia="en-US"/>
        </w:rPr>
        <w:t>motor.setMinDuty</w:t>
      </w:r>
      <w:proofErr w:type="spellEnd"/>
      <w:proofErr w:type="gramEnd"/>
      <w:r w:rsidRPr="000C2DB4">
        <w:rPr>
          <w:sz w:val="28"/>
          <w:szCs w:val="28"/>
          <w:lang w:eastAsia="en-US"/>
        </w:rPr>
        <w:t>()</w:t>
      </w:r>
      <w:r>
        <w:rPr>
          <w:sz w:val="28"/>
          <w:szCs w:val="28"/>
          <w:lang w:eastAsia="en-US"/>
        </w:rPr>
        <w:t xml:space="preserve">. </w:t>
      </w:r>
      <w:r w:rsidR="0069702F">
        <w:rPr>
          <w:sz w:val="28"/>
          <w:szCs w:val="28"/>
          <w:lang w:eastAsia="en-US"/>
        </w:rPr>
        <w:t>Э</w:t>
      </w:r>
      <w:r w:rsidRPr="000C2DB4">
        <w:rPr>
          <w:sz w:val="28"/>
          <w:szCs w:val="28"/>
          <w:lang w:eastAsia="en-US"/>
        </w:rPr>
        <w:t xml:space="preserve">то позволяет исключить ситуации, при которых двигатель </w:t>
      </w:r>
      <w:r w:rsidR="0069702F">
        <w:rPr>
          <w:sz w:val="28"/>
          <w:szCs w:val="28"/>
          <w:lang w:eastAsia="en-US"/>
        </w:rPr>
        <w:t>не может преодолеть статическое трение</w:t>
      </w:r>
      <w:r>
        <w:rPr>
          <w:sz w:val="28"/>
          <w:szCs w:val="28"/>
          <w:lang w:eastAsia="en-US"/>
        </w:rPr>
        <w:t xml:space="preserve">. </w:t>
      </w:r>
      <w:r w:rsidR="0069702F">
        <w:rPr>
          <w:sz w:val="28"/>
          <w:szCs w:val="28"/>
          <w:lang w:eastAsia="en-US"/>
        </w:rPr>
        <w:t>Таким образом у</w:t>
      </w:r>
      <w:r w:rsidR="0069702F" w:rsidRPr="0069702F">
        <w:rPr>
          <w:sz w:val="28"/>
          <w:szCs w:val="28"/>
          <w:lang w:eastAsia="en-US"/>
        </w:rPr>
        <w:t xml:space="preserve">правляющее значение от 1 до 255, передаваемое в </w:t>
      </w:r>
      <w:r w:rsidR="001815F1">
        <w:rPr>
          <w:sz w:val="28"/>
          <w:szCs w:val="28"/>
          <w:lang w:eastAsia="en-US"/>
        </w:rPr>
        <w:t>функцию</w:t>
      </w:r>
      <w:r w:rsidR="0069702F" w:rsidRPr="0069702F">
        <w:rPr>
          <w:sz w:val="28"/>
          <w:szCs w:val="28"/>
          <w:lang w:eastAsia="en-US"/>
        </w:rPr>
        <w:t xml:space="preserve"> </w:t>
      </w:r>
      <w:proofErr w:type="spellStart"/>
      <w:proofErr w:type="gramStart"/>
      <w:r w:rsidR="0069702F" w:rsidRPr="0069702F">
        <w:rPr>
          <w:sz w:val="28"/>
          <w:szCs w:val="28"/>
          <w:lang w:eastAsia="en-US"/>
        </w:rPr>
        <w:t>motor.setSpeed</w:t>
      </w:r>
      <w:proofErr w:type="spellEnd"/>
      <w:proofErr w:type="gramEnd"/>
      <w:r w:rsidR="0069702F" w:rsidRPr="0069702F">
        <w:rPr>
          <w:sz w:val="28"/>
          <w:szCs w:val="28"/>
          <w:lang w:eastAsia="en-US"/>
        </w:rPr>
        <w:t xml:space="preserve">(), будет линейно масштабироваться в диапазоне от 70 до 255. </w:t>
      </w:r>
      <w:r w:rsidR="001815F1" w:rsidRPr="0069702F">
        <w:rPr>
          <w:sz w:val="28"/>
          <w:szCs w:val="28"/>
          <w:lang w:eastAsia="en-US"/>
        </w:rPr>
        <w:t xml:space="preserve"> </w:t>
      </w:r>
      <w:r w:rsidR="001815F1">
        <w:rPr>
          <w:sz w:val="28"/>
          <w:szCs w:val="28"/>
          <w:lang w:eastAsia="en-US"/>
        </w:rPr>
        <w:t xml:space="preserve">Если параметр функции </w:t>
      </w:r>
      <w:proofErr w:type="spellStart"/>
      <w:proofErr w:type="gramStart"/>
      <w:r w:rsidR="001815F1" w:rsidRPr="0069702F">
        <w:rPr>
          <w:sz w:val="28"/>
          <w:szCs w:val="28"/>
          <w:lang w:eastAsia="en-US"/>
        </w:rPr>
        <w:t>motor.setSpeed</w:t>
      </w:r>
      <w:proofErr w:type="spellEnd"/>
      <w:proofErr w:type="gramEnd"/>
      <w:r w:rsidR="001815F1" w:rsidRPr="0069702F">
        <w:rPr>
          <w:sz w:val="28"/>
          <w:szCs w:val="28"/>
          <w:lang w:eastAsia="en-US"/>
        </w:rPr>
        <w:t>()</w:t>
      </w:r>
      <w:r w:rsidR="001815F1">
        <w:rPr>
          <w:sz w:val="28"/>
          <w:szCs w:val="28"/>
          <w:lang w:eastAsia="en-US"/>
        </w:rPr>
        <w:t xml:space="preserve"> будет задан в диапазоне от -1 до</w:t>
      </w:r>
      <w:del w:id="37" w:author="Илья Белан" w:date="2025-05-23T14:37:00Z">
        <w:r w:rsidR="001815F1" w:rsidDel="002861FD">
          <w:rPr>
            <w:sz w:val="28"/>
            <w:szCs w:val="28"/>
            <w:lang w:eastAsia="en-US"/>
          </w:rPr>
          <w:delText xml:space="preserve">            </w:delText>
        </w:r>
      </w:del>
      <w:r w:rsidR="001815F1">
        <w:rPr>
          <w:sz w:val="28"/>
          <w:szCs w:val="28"/>
          <w:lang w:eastAsia="en-US"/>
        </w:rPr>
        <w:t xml:space="preserve"> -255, его значение будет также линейно масштабировано. </w:t>
      </w:r>
      <w:r w:rsidR="0069702F" w:rsidRPr="0069702F">
        <w:rPr>
          <w:sz w:val="28"/>
          <w:szCs w:val="28"/>
          <w:lang w:eastAsia="en-US"/>
        </w:rPr>
        <w:t xml:space="preserve"> </w:t>
      </w:r>
      <w:r w:rsidR="00935D73">
        <w:rPr>
          <w:sz w:val="28"/>
          <w:szCs w:val="28"/>
          <w:lang w:eastAsia="en-US"/>
        </w:rPr>
        <w:t xml:space="preserve">Это позволяет </w:t>
      </w:r>
      <w:r w:rsidR="0069702F" w:rsidRPr="0069702F">
        <w:rPr>
          <w:sz w:val="28"/>
          <w:szCs w:val="28"/>
          <w:lang w:eastAsia="en-US"/>
        </w:rPr>
        <w:t>обеспечива</w:t>
      </w:r>
      <w:r w:rsidR="00935D73">
        <w:rPr>
          <w:sz w:val="28"/>
          <w:szCs w:val="28"/>
          <w:lang w:eastAsia="en-US"/>
        </w:rPr>
        <w:t>ть стабилизацию даже при небольших значениях выхода</w:t>
      </w:r>
      <w:del w:id="38" w:author="Илья Белан" w:date="2025-05-23T14:37:00Z">
        <w:r w:rsidR="00935D73" w:rsidDel="002861FD">
          <w:rPr>
            <w:sz w:val="28"/>
            <w:szCs w:val="28"/>
            <w:lang w:eastAsia="en-US"/>
          </w:rPr>
          <w:delText xml:space="preserve">           </w:delText>
        </w:r>
      </w:del>
      <w:r w:rsidR="00935D73">
        <w:rPr>
          <w:sz w:val="28"/>
          <w:szCs w:val="28"/>
          <w:lang w:eastAsia="en-US"/>
        </w:rPr>
        <w:t xml:space="preserve"> ПИД-регулятора.</w:t>
      </w:r>
    </w:p>
    <w:p w14:paraId="2D1819BA" w14:textId="36B8CFEF" w:rsidR="00935D73" w:rsidRDefault="00935D73" w:rsidP="000C2DB4">
      <w:pPr>
        <w:spacing w:line="360" w:lineRule="auto"/>
        <w:ind w:firstLine="709"/>
        <w:jc w:val="both"/>
        <w:rPr>
          <w:sz w:val="28"/>
          <w:szCs w:val="28"/>
          <w:lang w:eastAsia="en-US"/>
        </w:rPr>
      </w:pPr>
      <w:r w:rsidRPr="00935D73">
        <w:rPr>
          <w:sz w:val="28"/>
          <w:szCs w:val="28"/>
          <w:lang w:eastAsia="en-US"/>
        </w:rPr>
        <w:t xml:space="preserve">Отдельное внимание следует уделить параметру </w:t>
      </w:r>
      <w:r w:rsidR="000B70CB">
        <w:rPr>
          <w:sz w:val="28"/>
          <w:szCs w:val="28"/>
          <w:lang w:eastAsia="en-US"/>
        </w:rPr>
        <w:t>плавности</w:t>
      </w:r>
      <w:r w:rsidRPr="00935D73">
        <w:rPr>
          <w:sz w:val="28"/>
          <w:szCs w:val="28"/>
          <w:lang w:eastAsia="en-US"/>
        </w:rPr>
        <w:t xml:space="preserve"> изменения ШИМ-сигнала, задаваемому</w:t>
      </w:r>
      <w:r>
        <w:rPr>
          <w:sz w:val="28"/>
          <w:szCs w:val="28"/>
          <w:lang w:eastAsia="en-US"/>
        </w:rPr>
        <w:t xml:space="preserve"> функцией </w:t>
      </w:r>
      <w:proofErr w:type="spellStart"/>
      <w:proofErr w:type="gramStart"/>
      <w:r w:rsidRPr="00935D73">
        <w:rPr>
          <w:sz w:val="28"/>
          <w:szCs w:val="28"/>
          <w:lang w:eastAsia="en-US"/>
        </w:rPr>
        <w:t>motor.setSmoothSpeed</w:t>
      </w:r>
      <w:proofErr w:type="spellEnd"/>
      <w:proofErr w:type="gramEnd"/>
      <w:r w:rsidRPr="00935D73">
        <w:rPr>
          <w:sz w:val="28"/>
          <w:szCs w:val="28"/>
          <w:lang w:eastAsia="en-US"/>
        </w:rPr>
        <w:t>()</w:t>
      </w:r>
      <w:r w:rsidR="000B70CB">
        <w:rPr>
          <w:sz w:val="28"/>
          <w:szCs w:val="28"/>
          <w:lang w:eastAsia="en-US"/>
        </w:rPr>
        <w:t xml:space="preserve">. </w:t>
      </w:r>
      <w:r w:rsidR="000B70CB" w:rsidRPr="000B70CB">
        <w:rPr>
          <w:sz w:val="28"/>
          <w:szCs w:val="28"/>
          <w:lang w:eastAsia="en-US"/>
        </w:rPr>
        <w:t>Данный параметр определяет</w:t>
      </w:r>
      <w:r w:rsidR="000B70CB">
        <w:rPr>
          <w:sz w:val="28"/>
          <w:szCs w:val="28"/>
          <w:lang w:eastAsia="en-US"/>
        </w:rPr>
        <w:t>,</w:t>
      </w:r>
      <w:r w:rsidR="000B70CB" w:rsidRPr="000B70CB">
        <w:rPr>
          <w:sz w:val="28"/>
          <w:szCs w:val="28"/>
          <w:lang w:eastAsia="en-US"/>
        </w:rPr>
        <w:t xml:space="preserve"> насколько плавно мотор будет </w:t>
      </w:r>
      <w:r w:rsidR="000B70CB">
        <w:rPr>
          <w:sz w:val="28"/>
          <w:szCs w:val="28"/>
          <w:lang w:eastAsia="en-US"/>
        </w:rPr>
        <w:t>изменять скорость</w:t>
      </w:r>
      <w:r w:rsidR="000B70CB" w:rsidRPr="000B70CB">
        <w:rPr>
          <w:sz w:val="28"/>
          <w:szCs w:val="28"/>
          <w:lang w:eastAsia="en-US"/>
        </w:rPr>
        <w:t xml:space="preserve">. </w:t>
      </w:r>
      <w:r w:rsidR="000B70CB">
        <w:rPr>
          <w:sz w:val="28"/>
          <w:szCs w:val="28"/>
          <w:lang w:eastAsia="en-US"/>
        </w:rPr>
        <w:t>П</w:t>
      </w:r>
      <w:r w:rsidR="000B70CB" w:rsidRPr="000B70CB">
        <w:rPr>
          <w:sz w:val="28"/>
          <w:szCs w:val="28"/>
          <w:lang w:eastAsia="en-US"/>
        </w:rPr>
        <w:t>ри слишком низких значениях этого параметра</w:t>
      </w:r>
      <w:r w:rsidR="000B70CB">
        <w:rPr>
          <w:sz w:val="28"/>
          <w:szCs w:val="28"/>
          <w:lang w:eastAsia="en-US"/>
        </w:rPr>
        <w:t xml:space="preserve"> и</w:t>
      </w:r>
      <w:r w:rsidR="000B70CB" w:rsidRPr="000B70CB">
        <w:rPr>
          <w:sz w:val="28"/>
          <w:szCs w:val="28"/>
          <w:lang w:eastAsia="en-US"/>
        </w:rPr>
        <w:t xml:space="preserve"> резких изменениях управляющего сигнала возможно возникновение индуктивных выбросов, вызванных резким изменением тока в обмотке двигателя. Эти выбросы могут вызвать сбой работы микроконтроллера</w:t>
      </w:r>
      <w:r w:rsidR="00C32C6B">
        <w:rPr>
          <w:sz w:val="28"/>
          <w:szCs w:val="28"/>
          <w:lang w:eastAsia="en-US"/>
        </w:rPr>
        <w:t>.</w:t>
      </w:r>
    </w:p>
    <w:p w14:paraId="06ECE516" w14:textId="491D2980" w:rsidR="005D0E1E" w:rsidRPr="00EA4351" w:rsidRDefault="005D0E1E" w:rsidP="000C2DB4">
      <w:pPr>
        <w:spacing w:line="360" w:lineRule="auto"/>
        <w:ind w:firstLine="709"/>
        <w:jc w:val="both"/>
        <w:rPr>
          <w:sz w:val="28"/>
          <w:szCs w:val="28"/>
          <w:lang w:eastAsia="en-US"/>
        </w:rPr>
      </w:pPr>
    </w:p>
    <w:p w14:paraId="2C14562D" w14:textId="78C83535" w:rsidR="005D0E1E" w:rsidRPr="00E00B07" w:rsidRDefault="005D0E1E" w:rsidP="00DC5ED7">
      <w:pPr>
        <w:pStyle w:val="13"/>
        <w:ind w:left="0" w:firstLine="709"/>
      </w:pPr>
      <w:bookmarkStart w:id="39" w:name="_Toc198763556"/>
      <w:r w:rsidRPr="00E00B07">
        <w:t>Моделирование маховика в САПР</w:t>
      </w:r>
      <w:bookmarkEnd w:id="39"/>
    </w:p>
    <w:p w14:paraId="68E11857" w14:textId="2002602B" w:rsidR="00646E37" w:rsidRDefault="005D0E1E" w:rsidP="007539CA">
      <w:pPr>
        <w:spacing w:line="360" w:lineRule="auto"/>
        <w:ind w:firstLine="709"/>
        <w:jc w:val="center"/>
        <w:rPr>
          <w:sz w:val="28"/>
          <w:szCs w:val="28"/>
          <w:lang w:eastAsia="en-US"/>
        </w:rPr>
      </w:pPr>
      <w:r w:rsidRPr="005D0E1E">
        <w:rPr>
          <w:sz w:val="28"/>
          <w:szCs w:val="28"/>
          <w:lang w:eastAsia="en-US"/>
        </w:rPr>
        <w:t xml:space="preserve">Для создания маховика, обеспечивающего </w:t>
      </w:r>
      <w:r>
        <w:rPr>
          <w:sz w:val="28"/>
          <w:szCs w:val="28"/>
          <w:lang w:eastAsia="en-US"/>
        </w:rPr>
        <w:t xml:space="preserve">одноосную </w:t>
      </w:r>
      <w:r w:rsidRPr="005D0E1E">
        <w:rPr>
          <w:sz w:val="28"/>
          <w:szCs w:val="28"/>
          <w:lang w:eastAsia="en-US"/>
        </w:rPr>
        <w:t xml:space="preserve">стабилизацию и ориентацию </w:t>
      </w:r>
      <w:r>
        <w:rPr>
          <w:sz w:val="28"/>
          <w:szCs w:val="28"/>
          <w:lang w:eastAsia="en-US"/>
        </w:rPr>
        <w:t xml:space="preserve">макета </w:t>
      </w:r>
      <w:r w:rsidRPr="005D0E1E">
        <w:rPr>
          <w:sz w:val="28"/>
          <w:szCs w:val="28"/>
          <w:lang w:eastAsia="en-US"/>
        </w:rPr>
        <w:t xml:space="preserve">наноспутника </w:t>
      </w:r>
      <w:r>
        <w:rPr>
          <w:sz w:val="28"/>
          <w:szCs w:val="28"/>
          <w:lang w:eastAsia="en-US"/>
        </w:rPr>
        <w:t>относительно вертикальной</w:t>
      </w:r>
      <w:r w:rsidRPr="005D0E1E">
        <w:rPr>
          <w:sz w:val="28"/>
          <w:szCs w:val="28"/>
          <w:lang w:eastAsia="en-US"/>
        </w:rPr>
        <w:t xml:space="preserve"> оси, </w:t>
      </w:r>
      <w:r>
        <w:rPr>
          <w:sz w:val="28"/>
          <w:szCs w:val="28"/>
          <w:lang w:eastAsia="en-US"/>
        </w:rPr>
        <w:t>была проведена</w:t>
      </w:r>
      <w:r w:rsidRPr="005D0E1E">
        <w:rPr>
          <w:sz w:val="28"/>
          <w:szCs w:val="28"/>
          <w:lang w:eastAsia="en-US"/>
        </w:rPr>
        <w:t xml:space="preserve"> </w:t>
      </w:r>
      <w:r>
        <w:rPr>
          <w:sz w:val="28"/>
          <w:szCs w:val="28"/>
          <w:lang w:eastAsia="en-US"/>
        </w:rPr>
        <w:t>разработка его модели</w:t>
      </w:r>
      <w:r w:rsidRPr="005D0E1E">
        <w:rPr>
          <w:sz w:val="28"/>
          <w:szCs w:val="28"/>
          <w:lang w:eastAsia="en-US"/>
        </w:rPr>
        <w:t xml:space="preserve"> в системе автоматизированного проектирования КОМПАС-3D. </w:t>
      </w:r>
      <w:r>
        <w:rPr>
          <w:sz w:val="28"/>
          <w:szCs w:val="28"/>
          <w:lang w:eastAsia="en-US"/>
        </w:rPr>
        <w:t xml:space="preserve">Чертёж маховика представлен на рисунке </w:t>
      </w:r>
      <w:r w:rsidR="007539CA">
        <w:rPr>
          <w:sz w:val="28"/>
          <w:szCs w:val="28"/>
          <w:lang w:eastAsia="en-US"/>
        </w:rPr>
        <w:t>6</w:t>
      </w:r>
      <w:r>
        <w:rPr>
          <w:sz w:val="28"/>
          <w:szCs w:val="28"/>
          <w:lang w:eastAsia="en-US"/>
        </w:rPr>
        <w:t>.</w:t>
      </w:r>
      <w:r w:rsidR="007539CA">
        <w:rPr>
          <w:sz w:val="28"/>
          <w:szCs w:val="28"/>
          <w:lang w:eastAsia="en-US"/>
        </w:rPr>
        <w:br/>
      </w:r>
      <w:r w:rsidR="007539CA">
        <w:rPr>
          <w:noProof/>
          <w:sz w:val="28"/>
          <w:szCs w:val="28"/>
          <w:lang w:eastAsia="en-US"/>
        </w:rPr>
        <w:lastRenderedPageBreak/>
        <w:drawing>
          <wp:anchor distT="0" distB="0" distL="114300" distR="114300" simplePos="0" relativeHeight="251679744" behindDoc="0" locked="0" layoutInCell="1" allowOverlap="1" wp14:anchorId="159AF785" wp14:editId="7684CD7B">
            <wp:simplePos x="0" y="0"/>
            <wp:positionH relativeFrom="margin">
              <wp:posOffset>996315</wp:posOffset>
            </wp:positionH>
            <wp:positionV relativeFrom="paragraph">
              <wp:posOffset>3810</wp:posOffset>
            </wp:positionV>
            <wp:extent cx="3836670" cy="32613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8" cstate="print">
                      <a:extLst>
                        <a:ext uri="{28A0092B-C50C-407E-A947-70E740481C1C}">
                          <a14:useLocalDpi xmlns:a14="http://schemas.microsoft.com/office/drawing/2010/main" val="0"/>
                        </a:ext>
                      </a:extLst>
                    </a:blip>
                    <a:srcRect l="20524" t="14416" r="31374" b="56637"/>
                    <a:stretch/>
                  </pic:blipFill>
                  <pic:spPr bwMode="auto">
                    <a:xfrm>
                      <a:off x="0" y="0"/>
                      <a:ext cx="383667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39CA">
        <w:rPr>
          <w:sz w:val="28"/>
          <w:szCs w:val="28"/>
          <w:lang w:eastAsia="en-US"/>
        </w:rPr>
        <w:t>Рисунок 6 – Чертёж маховика</w:t>
      </w:r>
      <w:r w:rsidR="007539CA">
        <w:rPr>
          <w:sz w:val="28"/>
          <w:szCs w:val="28"/>
          <w:lang w:eastAsia="en-US"/>
        </w:rPr>
        <w:br/>
      </w:r>
    </w:p>
    <w:p w14:paraId="356D0FB0" w14:textId="253C34E4" w:rsidR="00646E37" w:rsidRDefault="00646E37" w:rsidP="00646E37">
      <w:pPr>
        <w:spacing w:line="360" w:lineRule="auto"/>
        <w:ind w:firstLine="709"/>
        <w:jc w:val="both"/>
        <w:rPr>
          <w:sz w:val="28"/>
          <w:szCs w:val="28"/>
          <w:lang w:eastAsia="en-US"/>
        </w:rPr>
      </w:pPr>
      <w:r>
        <w:rPr>
          <w:sz w:val="28"/>
          <w:szCs w:val="28"/>
          <w:lang w:eastAsia="en-US"/>
        </w:rPr>
        <w:t>3-</w:t>
      </w:r>
      <w:r>
        <w:rPr>
          <w:sz w:val="28"/>
          <w:szCs w:val="28"/>
          <w:lang w:val="en-US" w:eastAsia="en-US"/>
        </w:rPr>
        <w:t>D</w:t>
      </w:r>
      <w:r w:rsidRPr="00646E37">
        <w:rPr>
          <w:sz w:val="28"/>
          <w:szCs w:val="28"/>
          <w:lang w:eastAsia="en-US"/>
        </w:rPr>
        <w:t xml:space="preserve"> </w:t>
      </w:r>
      <w:r>
        <w:rPr>
          <w:sz w:val="28"/>
          <w:szCs w:val="28"/>
          <w:lang w:eastAsia="en-US"/>
        </w:rPr>
        <w:t xml:space="preserve">модель изображена на рисунке </w:t>
      </w:r>
      <w:r w:rsidR="007539CA">
        <w:rPr>
          <w:sz w:val="28"/>
          <w:szCs w:val="28"/>
          <w:lang w:eastAsia="en-US"/>
        </w:rPr>
        <w:t>7.</w:t>
      </w:r>
    </w:p>
    <w:p w14:paraId="0F91CB49" w14:textId="6800850E" w:rsidR="007539CA" w:rsidRDefault="007539CA" w:rsidP="007539CA">
      <w:pPr>
        <w:spacing w:line="360" w:lineRule="auto"/>
        <w:ind w:firstLine="709"/>
        <w:jc w:val="both"/>
        <w:rPr>
          <w:sz w:val="28"/>
          <w:szCs w:val="28"/>
          <w:lang w:eastAsia="en-US"/>
        </w:rPr>
      </w:pPr>
      <w:r>
        <w:rPr>
          <w:noProof/>
          <w:sz w:val="28"/>
          <w:szCs w:val="28"/>
          <w:lang w:eastAsia="en-US"/>
        </w:rPr>
        <w:drawing>
          <wp:anchor distT="0" distB="0" distL="114300" distR="114300" simplePos="0" relativeHeight="251680768" behindDoc="0" locked="0" layoutInCell="1" allowOverlap="1" wp14:anchorId="6E38DF3E" wp14:editId="4A351BFF">
            <wp:simplePos x="0" y="0"/>
            <wp:positionH relativeFrom="page">
              <wp:posOffset>1532890</wp:posOffset>
            </wp:positionH>
            <wp:positionV relativeFrom="paragraph">
              <wp:posOffset>445770</wp:posOffset>
            </wp:positionV>
            <wp:extent cx="4857750" cy="3938270"/>
            <wp:effectExtent l="0" t="0" r="0" b="508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9">
                      <a:extLst>
                        <a:ext uri="{28A0092B-C50C-407E-A947-70E740481C1C}">
                          <a14:useLocalDpi xmlns:a14="http://schemas.microsoft.com/office/drawing/2010/main" val="0"/>
                        </a:ext>
                      </a:extLst>
                    </a:blip>
                    <a:srcRect r="78835" b="66514"/>
                    <a:stretch/>
                  </pic:blipFill>
                  <pic:spPr bwMode="auto">
                    <a:xfrm>
                      <a:off x="0" y="0"/>
                      <a:ext cx="4857750" cy="393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3549A" w14:textId="1608BB27" w:rsidR="007539CA" w:rsidRPr="007539CA" w:rsidRDefault="007539CA" w:rsidP="007539CA">
      <w:pPr>
        <w:spacing w:line="360" w:lineRule="auto"/>
        <w:jc w:val="center"/>
        <w:rPr>
          <w:sz w:val="28"/>
          <w:szCs w:val="28"/>
          <w:lang w:eastAsia="en-US"/>
        </w:rPr>
      </w:pPr>
      <w:r>
        <w:rPr>
          <w:sz w:val="28"/>
          <w:szCs w:val="28"/>
          <w:lang w:eastAsia="en-US"/>
        </w:rPr>
        <w:t>Рисунок 7 – 3</w:t>
      </w:r>
      <w:r>
        <w:rPr>
          <w:sz w:val="28"/>
          <w:szCs w:val="28"/>
          <w:lang w:val="en-US" w:eastAsia="en-US"/>
        </w:rPr>
        <w:t>D</w:t>
      </w:r>
      <w:r w:rsidRPr="00253B8B">
        <w:rPr>
          <w:sz w:val="28"/>
          <w:szCs w:val="28"/>
          <w:lang w:eastAsia="en-US"/>
        </w:rPr>
        <w:t xml:space="preserve"> </w:t>
      </w:r>
      <w:r>
        <w:rPr>
          <w:sz w:val="28"/>
          <w:szCs w:val="28"/>
          <w:lang w:eastAsia="en-US"/>
        </w:rPr>
        <w:t>модель маховика</w:t>
      </w:r>
    </w:p>
    <w:p w14:paraId="45B9F567" w14:textId="5BC33B0D" w:rsidR="005D0E1E" w:rsidRPr="005D0E1E" w:rsidRDefault="005D0E1E" w:rsidP="005D0E1E">
      <w:pPr>
        <w:spacing w:line="360" w:lineRule="auto"/>
        <w:jc w:val="both"/>
        <w:rPr>
          <w:sz w:val="28"/>
          <w:szCs w:val="28"/>
          <w:lang w:eastAsia="en-US"/>
        </w:rPr>
      </w:pPr>
    </w:p>
    <w:p w14:paraId="00101748" w14:textId="6F0D4A3E" w:rsidR="005D0E1E" w:rsidRPr="005D0E1E" w:rsidRDefault="005D0E1E" w:rsidP="005D0E1E">
      <w:pPr>
        <w:spacing w:line="360" w:lineRule="auto"/>
        <w:ind w:firstLine="709"/>
        <w:jc w:val="both"/>
        <w:rPr>
          <w:sz w:val="28"/>
          <w:szCs w:val="28"/>
          <w:lang w:eastAsia="en-US"/>
        </w:rPr>
      </w:pPr>
      <w:r w:rsidRPr="005D0E1E">
        <w:rPr>
          <w:sz w:val="28"/>
          <w:szCs w:val="28"/>
          <w:lang w:eastAsia="en-US"/>
        </w:rPr>
        <w:lastRenderedPageBreak/>
        <w:t xml:space="preserve">Для увеличения момента инерции и повышения эффективности стабилизации, на одной из сторон маховика были смоделированы десять равномерно расположенных </w:t>
      </w:r>
      <w:r w:rsidR="00D761FE">
        <w:rPr>
          <w:sz w:val="28"/>
          <w:szCs w:val="28"/>
          <w:lang w:eastAsia="en-US"/>
        </w:rPr>
        <w:t xml:space="preserve">по кругу </w:t>
      </w:r>
      <w:r w:rsidRPr="005D0E1E">
        <w:rPr>
          <w:sz w:val="28"/>
          <w:szCs w:val="28"/>
          <w:lang w:eastAsia="en-US"/>
        </w:rPr>
        <w:t>выемок, в которые устанавливаются металлические гайки</w:t>
      </w:r>
      <w:r w:rsidR="00D761FE">
        <w:rPr>
          <w:sz w:val="28"/>
          <w:szCs w:val="28"/>
          <w:lang w:eastAsia="en-US"/>
        </w:rPr>
        <w:t xml:space="preserve"> М4</w:t>
      </w:r>
      <w:r w:rsidRPr="005D0E1E">
        <w:rPr>
          <w:sz w:val="28"/>
          <w:szCs w:val="28"/>
          <w:lang w:eastAsia="en-US"/>
        </w:rPr>
        <w:t xml:space="preserve">. Эти дополнительные массы </w:t>
      </w:r>
      <w:r>
        <w:rPr>
          <w:sz w:val="28"/>
          <w:szCs w:val="28"/>
          <w:lang w:eastAsia="en-US"/>
        </w:rPr>
        <w:t xml:space="preserve">позволили значительно увеличить </w:t>
      </w:r>
      <w:r w:rsidRPr="005D0E1E">
        <w:rPr>
          <w:sz w:val="28"/>
          <w:szCs w:val="28"/>
          <w:lang w:eastAsia="en-US"/>
        </w:rPr>
        <w:t xml:space="preserve">инерционные характеристики маховика без увеличения его </w:t>
      </w:r>
      <w:r>
        <w:rPr>
          <w:sz w:val="28"/>
          <w:szCs w:val="28"/>
          <w:lang w:eastAsia="en-US"/>
        </w:rPr>
        <w:t>габаритов</w:t>
      </w:r>
      <w:r w:rsidRPr="005D0E1E">
        <w:rPr>
          <w:sz w:val="28"/>
          <w:szCs w:val="28"/>
          <w:lang w:eastAsia="en-US"/>
        </w:rPr>
        <w:t xml:space="preserve">. </w:t>
      </w:r>
      <w:r w:rsidR="009C70B5" w:rsidRPr="005D0E1E">
        <w:rPr>
          <w:sz w:val="28"/>
          <w:szCs w:val="28"/>
          <w:lang w:eastAsia="en-US"/>
        </w:rPr>
        <w:t>Полученная модель экспортировалась в формат STL и была использована для 3D-печати</w:t>
      </w:r>
      <w:r w:rsidR="009C70B5">
        <w:rPr>
          <w:sz w:val="28"/>
          <w:szCs w:val="28"/>
          <w:lang w:eastAsia="en-US"/>
        </w:rPr>
        <w:t xml:space="preserve"> </w:t>
      </w:r>
      <w:r w:rsidR="00646E37">
        <w:rPr>
          <w:sz w:val="28"/>
          <w:szCs w:val="28"/>
          <w:lang w:eastAsia="en-US"/>
        </w:rPr>
        <w:t>прототипа</w:t>
      </w:r>
      <w:r w:rsidR="009C70B5" w:rsidRPr="005D0E1E">
        <w:rPr>
          <w:sz w:val="28"/>
          <w:szCs w:val="28"/>
          <w:lang w:eastAsia="en-US"/>
        </w:rPr>
        <w:t>.</w:t>
      </w:r>
    </w:p>
    <w:p w14:paraId="0459D258" w14:textId="131B291C" w:rsidR="005D0E1E" w:rsidRDefault="005D0E1E" w:rsidP="005D0E1E">
      <w:pPr>
        <w:spacing w:line="360" w:lineRule="auto"/>
        <w:ind w:firstLine="709"/>
        <w:jc w:val="both"/>
        <w:rPr>
          <w:sz w:val="28"/>
          <w:szCs w:val="28"/>
          <w:lang w:eastAsia="en-US"/>
        </w:rPr>
      </w:pPr>
      <w:r>
        <w:rPr>
          <w:sz w:val="28"/>
          <w:szCs w:val="28"/>
          <w:lang w:eastAsia="en-US"/>
        </w:rPr>
        <w:t>В качестве материала изготовления использовался</w:t>
      </w:r>
      <w:r w:rsidRPr="005D0E1E">
        <w:rPr>
          <w:sz w:val="28"/>
          <w:szCs w:val="28"/>
          <w:lang w:eastAsia="en-US"/>
        </w:rPr>
        <w:t xml:space="preserve"> пластик PLA</w:t>
      </w:r>
      <w:r>
        <w:rPr>
          <w:sz w:val="28"/>
          <w:szCs w:val="28"/>
          <w:lang w:eastAsia="en-US"/>
        </w:rPr>
        <w:t xml:space="preserve">. </w:t>
      </w:r>
      <w:r w:rsidRPr="005D0E1E">
        <w:rPr>
          <w:sz w:val="28"/>
          <w:szCs w:val="28"/>
          <w:lang w:eastAsia="en-US"/>
        </w:rPr>
        <w:t>Он обладает достаточной прочностью</w:t>
      </w:r>
      <w:r w:rsidR="009C70B5">
        <w:rPr>
          <w:sz w:val="28"/>
          <w:szCs w:val="28"/>
          <w:lang w:eastAsia="en-US"/>
        </w:rPr>
        <w:t xml:space="preserve"> и</w:t>
      </w:r>
      <w:r w:rsidRPr="005D0E1E">
        <w:rPr>
          <w:sz w:val="28"/>
          <w:szCs w:val="28"/>
          <w:lang w:eastAsia="en-US"/>
        </w:rPr>
        <w:t xml:space="preserve"> </w:t>
      </w:r>
      <w:r w:rsidR="009C70B5">
        <w:rPr>
          <w:sz w:val="28"/>
          <w:szCs w:val="28"/>
          <w:lang w:eastAsia="en-US"/>
        </w:rPr>
        <w:t>не подвержен деформациям.</w:t>
      </w:r>
      <w:r w:rsidRPr="005D0E1E">
        <w:rPr>
          <w:sz w:val="28"/>
          <w:szCs w:val="28"/>
          <w:lang w:eastAsia="en-US"/>
        </w:rPr>
        <w:t xml:space="preserve"> Печать производилась с использованием сопла 0.4 мм и высотой слоя 0.2 мм</w:t>
      </w:r>
      <w:r w:rsidR="009C70B5">
        <w:rPr>
          <w:sz w:val="28"/>
          <w:szCs w:val="28"/>
          <w:lang w:eastAsia="en-US"/>
        </w:rPr>
        <w:t xml:space="preserve">. Напечатанный маховик представлен на рисунке </w:t>
      </w:r>
      <w:r w:rsidR="007539CA">
        <w:rPr>
          <w:sz w:val="28"/>
          <w:szCs w:val="28"/>
          <w:lang w:eastAsia="en-US"/>
        </w:rPr>
        <w:t>8</w:t>
      </w:r>
      <w:r w:rsidR="009C70B5">
        <w:rPr>
          <w:sz w:val="28"/>
          <w:szCs w:val="28"/>
          <w:lang w:eastAsia="en-US"/>
        </w:rPr>
        <w:t>.</w:t>
      </w:r>
    </w:p>
    <w:p w14:paraId="040609D2" w14:textId="03C10152" w:rsidR="007539CA" w:rsidRDefault="007539CA" w:rsidP="007539CA">
      <w:pPr>
        <w:spacing w:line="360" w:lineRule="auto"/>
        <w:jc w:val="both"/>
        <w:rPr>
          <w:sz w:val="28"/>
          <w:szCs w:val="28"/>
          <w:lang w:eastAsia="en-US"/>
        </w:rPr>
      </w:pPr>
      <w:r>
        <w:rPr>
          <w:noProof/>
          <w:sz w:val="28"/>
          <w:szCs w:val="28"/>
          <w:lang w:eastAsia="en-US"/>
        </w:rPr>
        <w:drawing>
          <wp:anchor distT="0" distB="0" distL="114300" distR="114300" simplePos="0" relativeHeight="251681792" behindDoc="0" locked="0" layoutInCell="1" allowOverlap="1" wp14:anchorId="679A51E9" wp14:editId="503EFEEE">
            <wp:simplePos x="0" y="0"/>
            <wp:positionH relativeFrom="margin">
              <wp:align>center</wp:align>
            </wp:positionH>
            <wp:positionV relativeFrom="paragraph">
              <wp:posOffset>249555</wp:posOffset>
            </wp:positionV>
            <wp:extent cx="5086350" cy="4853940"/>
            <wp:effectExtent l="0" t="0" r="0"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20">
                      <a:grayscl/>
                      <a:extLst>
                        <a:ext uri="{28A0092B-C50C-407E-A947-70E740481C1C}">
                          <a14:useLocalDpi xmlns:a14="http://schemas.microsoft.com/office/drawing/2010/main" val="0"/>
                        </a:ext>
                      </a:extLst>
                    </a:blip>
                    <a:srcRect l="13630" t="27780" r="12773" b="19546"/>
                    <a:stretch/>
                  </pic:blipFill>
                  <pic:spPr bwMode="auto">
                    <a:xfrm>
                      <a:off x="0" y="0"/>
                      <a:ext cx="5086350" cy="485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FDD71A" w14:textId="64EB1CC8" w:rsidR="007539CA" w:rsidRDefault="007539CA" w:rsidP="007539CA">
      <w:pPr>
        <w:spacing w:line="360" w:lineRule="auto"/>
        <w:jc w:val="center"/>
        <w:rPr>
          <w:sz w:val="28"/>
          <w:szCs w:val="28"/>
          <w:lang w:eastAsia="en-US"/>
        </w:rPr>
      </w:pPr>
      <w:r>
        <w:rPr>
          <w:sz w:val="28"/>
          <w:szCs w:val="28"/>
          <w:lang w:eastAsia="en-US"/>
        </w:rPr>
        <w:t>Рисунок 8 – Маховик</w:t>
      </w:r>
    </w:p>
    <w:p w14:paraId="349C3A06" w14:textId="77777777" w:rsidR="007539CA" w:rsidRDefault="007539CA" w:rsidP="007539CA">
      <w:pPr>
        <w:spacing w:line="360" w:lineRule="auto"/>
        <w:jc w:val="center"/>
        <w:rPr>
          <w:sz w:val="28"/>
          <w:szCs w:val="28"/>
          <w:lang w:eastAsia="en-US"/>
        </w:rPr>
      </w:pPr>
    </w:p>
    <w:p w14:paraId="75F45CBC" w14:textId="1AFAC31F" w:rsidR="00D761FE" w:rsidRDefault="00D761FE" w:rsidP="00D761FE">
      <w:pPr>
        <w:spacing w:line="360" w:lineRule="auto"/>
        <w:ind w:firstLine="709"/>
        <w:rPr>
          <w:sz w:val="28"/>
          <w:szCs w:val="28"/>
          <w:lang w:eastAsia="en-US"/>
        </w:rPr>
      </w:pPr>
      <w:r>
        <w:rPr>
          <w:sz w:val="28"/>
          <w:szCs w:val="28"/>
          <w:lang w:eastAsia="en-US"/>
        </w:rPr>
        <w:lastRenderedPageBreak/>
        <w:t>Рассчитаем момент инерции данного маховика по формуле</w:t>
      </w:r>
    </w:p>
    <w:p w14:paraId="12E5938D" w14:textId="26CDFF67" w:rsidR="003C0C8C" w:rsidRPr="00EA4351" w:rsidRDefault="003C0C8C" w:rsidP="00D761FE">
      <w:pPr>
        <w:spacing w:line="360" w:lineRule="auto"/>
        <w:rPr>
          <w:sz w:val="28"/>
          <w:szCs w:val="28"/>
          <w:lang w:eastAsia="en-US"/>
        </w:rPr>
      </w:pPr>
    </w:p>
    <w:p w14:paraId="617886F6" w14:textId="77777777" w:rsidR="003807F9" w:rsidRPr="00EA4351" w:rsidRDefault="003C0C8C" w:rsidP="003807F9">
      <w:pPr>
        <w:spacing w:line="360" w:lineRule="auto"/>
        <w:jc w:val="right"/>
        <w:rPr>
          <w:sz w:val="28"/>
          <w:szCs w:val="28"/>
          <w:lang w:eastAsia="en-US"/>
        </w:rPr>
      </w:pPr>
      <m:oMath>
        <m:r>
          <w:rPr>
            <w:rFonts w:ascii="Cambria Math" w:hAnsi="Cambria Math"/>
            <w:sz w:val="28"/>
            <w:szCs w:val="28"/>
            <w:lang w:val="en-US" w:eastAsia="en-US"/>
          </w:rPr>
          <m:t>I</m:t>
        </m:r>
        <m:r>
          <w:rPr>
            <w:rFonts w:ascii="Cambria Math" w:hAnsi="Cambria Math"/>
            <w:sz w:val="28"/>
            <w:szCs w:val="28"/>
            <w:lang w:eastAsia="en-US"/>
          </w:rPr>
          <m:t>=</m:t>
        </m:r>
        <m:f>
          <m:fPr>
            <m:ctrlPr>
              <w:rPr>
                <w:rFonts w:ascii="Cambria Math" w:hAnsi="Cambria Math"/>
                <w:i/>
                <w:sz w:val="28"/>
                <w:szCs w:val="28"/>
                <w:lang w:val="en-US" w:eastAsia="en-US"/>
              </w:rPr>
            </m:ctrlPr>
          </m:fPr>
          <m:num>
            <m:r>
              <w:rPr>
                <w:rFonts w:ascii="Cambria Math" w:hAnsi="Cambria Math"/>
                <w:sz w:val="28"/>
                <w:szCs w:val="28"/>
                <w:lang w:eastAsia="en-US"/>
              </w:rPr>
              <m:t>1</m:t>
            </m:r>
          </m:num>
          <m:den>
            <m:r>
              <w:rPr>
                <w:rFonts w:ascii="Cambria Math" w:hAnsi="Cambria Math"/>
                <w:sz w:val="28"/>
                <w:szCs w:val="28"/>
                <w:lang w:eastAsia="en-US"/>
              </w:rPr>
              <m:t>32</m:t>
            </m:r>
          </m:den>
        </m:f>
        <m:r>
          <w:rPr>
            <w:rFonts w:ascii="Cambria Math" w:hAnsi="Cambria Math"/>
            <w:sz w:val="28"/>
            <w:szCs w:val="28"/>
            <w:lang w:val="en-US" w:eastAsia="en-US"/>
          </w:rPr>
          <m:t>ρπ</m:t>
        </m:r>
        <m:sSup>
          <m:sSupPr>
            <m:ctrlPr>
              <w:rPr>
                <w:rFonts w:ascii="Cambria Math" w:hAnsi="Cambria Math"/>
                <w:i/>
                <w:sz w:val="28"/>
                <w:szCs w:val="28"/>
                <w:lang w:val="en-US" w:eastAsia="en-US"/>
              </w:rPr>
            </m:ctrlPr>
          </m:sSupPr>
          <m:e>
            <m:r>
              <w:rPr>
                <w:rFonts w:ascii="Cambria Math" w:hAnsi="Cambria Math"/>
                <w:sz w:val="28"/>
                <w:szCs w:val="28"/>
                <w:lang w:val="en-US" w:eastAsia="en-US"/>
              </w:rPr>
              <m:t>D</m:t>
            </m:r>
          </m:e>
          <m:sup>
            <m:r>
              <w:rPr>
                <w:rFonts w:ascii="Cambria Math" w:hAnsi="Cambria Math"/>
                <w:sz w:val="28"/>
                <w:szCs w:val="28"/>
                <w:lang w:eastAsia="en-US"/>
              </w:rPr>
              <m:t>4</m:t>
            </m:r>
          </m:sup>
        </m:sSup>
        <m:r>
          <w:rPr>
            <w:rFonts w:ascii="Cambria Math" w:hAnsi="Cambria Math"/>
            <w:sz w:val="28"/>
            <w:szCs w:val="28"/>
            <w:lang w:val="en-US" w:eastAsia="en-US"/>
          </w:rPr>
          <m:t>H</m:t>
        </m:r>
        <m:r>
          <w:rPr>
            <w:rFonts w:ascii="Cambria Math" w:hAnsi="Cambria Math"/>
            <w:sz w:val="28"/>
            <w:szCs w:val="28"/>
            <w:lang w:eastAsia="en-US"/>
          </w:rPr>
          <m:t>-</m:t>
        </m:r>
        <m:f>
          <m:fPr>
            <m:ctrlPr>
              <w:rPr>
                <w:rFonts w:ascii="Cambria Math" w:hAnsi="Cambria Math"/>
                <w:i/>
                <w:sz w:val="28"/>
                <w:szCs w:val="28"/>
                <w:lang w:val="en-US" w:eastAsia="en-US"/>
              </w:rPr>
            </m:ctrlPr>
          </m:fPr>
          <m:num>
            <m:r>
              <w:rPr>
                <w:rFonts w:ascii="Cambria Math" w:hAnsi="Cambria Math"/>
                <w:sz w:val="28"/>
                <w:szCs w:val="28"/>
                <w:lang w:eastAsia="en-US"/>
              </w:rPr>
              <m:t>1</m:t>
            </m:r>
          </m:num>
          <m:den>
            <m:r>
              <w:rPr>
                <w:rFonts w:ascii="Cambria Math" w:hAnsi="Cambria Math"/>
                <w:sz w:val="28"/>
                <w:szCs w:val="28"/>
                <w:lang w:eastAsia="en-US"/>
              </w:rPr>
              <m:t>32</m:t>
            </m:r>
          </m:den>
        </m:f>
        <m:r>
          <w:rPr>
            <w:rFonts w:ascii="Cambria Math" w:hAnsi="Cambria Math"/>
            <w:sz w:val="28"/>
            <w:szCs w:val="28"/>
            <w:lang w:val="en-US" w:eastAsia="en-US"/>
          </w:rPr>
          <m:t>ρπ</m:t>
        </m:r>
        <m:sSup>
          <m:sSupPr>
            <m:ctrlPr>
              <w:rPr>
                <w:rFonts w:ascii="Cambria Math" w:hAnsi="Cambria Math"/>
                <w:i/>
                <w:sz w:val="28"/>
                <w:szCs w:val="28"/>
                <w:lang w:val="en-US" w:eastAsia="en-US"/>
              </w:rPr>
            </m:ctrlPr>
          </m:sSupPr>
          <m:e>
            <m:sSub>
              <m:sSubPr>
                <m:ctrlPr>
                  <w:rPr>
                    <w:rFonts w:ascii="Cambria Math" w:hAnsi="Cambria Math"/>
                    <w:i/>
                    <w:sz w:val="28"/>
                    <w:szCs w:val="28"/>
                    <w:lang w:val="en-US" w:eastAsia="en-US"/>
                  </w:rPr>
                </m:ctrlPr>
              </m:sSubPr>
              <m:e>
                <m:r>
                  <w:rPr>
                    <w:rFonts w:ascii="Cambria Math" w:hAnsi="Cambria Math"/>
                    <w:sz w:val="28"/>
                    <w:szCs w:val="28"/>
                    <w:lang w:val="en-US" w:eastAsia="en-US"/>
                  </w:rPr>
                  <m:t>d</m:t>
                </m:r>
              </m:e>
              <m:sub>
                <m:r>
                  <w:rPr>
                    <w:rFonts w:ascii="Cambria Math" w:hAnsi="Cambria Math"/>
                    <w:sz w:val="28"/>
                    <w:szCs w:val="28"/>
                    <w:lang w:eastAsia="en-US"/>
                  </w:rPr>
                  <m:t>1</m:t>
                </m:r>
              </m:sub>
            </m:sSub>
          </m:e>
          <m:sup>
            <m:r>
              <w:rPr>
                <w:rFonts w:ascii="Cambria Math" w:hAnsi="Cambria Math"/>
                <w:sz w:val="28"/>
                <w:szCs w:val="28"/>
                <w:lang w:eastAsia="en-US"/>
              </w:rPr>
              <m:t>4</m:t>
            </m:r>
          </m:sup>
        </m:sSup>
        <m:sSub>
          <m:sSubPr>
            <m:ctrlPr>
              <w:rPr>
                <w:rFonts w:ascii="Cambria Math" w:hAnsi="Cambria Math"/>
                <w:i/>
                <w:sz w:val="28"/>
                <w:szCs w:val="28"/>
                <w:lang w:val="en-US" w:eastAsia="en-US"/>
              </w:rPr>
            </m:ctrlPr>
          </m:sSubPr>
          <m:e>
            <m:r>
              <w:rPr>
                <w:rFonts w:ascii="Cambria Math" w:hAnsi="Cambria Math"/>
                <w:sz w:val="28"/>
                <w:szCs w:val="28"/>
                <w:lang w:eastAsia="en-US"/>
              </w:rPr>
              <m:t>h</m:t>
            </m:r>
          </m:e>
          <m:sub>
            <m:r>
              <w:rPr>
                <w:rFonts w:ascii="Cambria Math" w:hAnsi="Cambria Math"/>
                <w:sz w:val="28"/>
                <w:szCs w:val="28"/>
                <w:lang w:eastAsia="en-US"/>
              </w:rPr>
              <m:t>1</m:t>
            </m:r>
          </m:sub>
        </m:sSub>
        <m:r>
          <w:rPr>
            <w:rFonts w:ascii="Cambria Math" w:hAnsi="Cambria Math"/>
            <w:sz w:val="28"/>
            <w:szCs w:val="28"/>
            <w:lang w:eastAsia="en-US"/>
          </w:rPr>
          <m:t>-10∙</m:t>
        </m:r>
        <m:r>
          <w:rPr>
            <w:rFonts w:ascii="Cambria Math" w:hAnsi="Cambria Math"/>
            <w:sz w:val="28"/>
            <w:szCs w:val="28"/>
            <w:lang w:val="en-US" w:eastAsia="en-US"/>
          </w:rPr>
          <m:t>ρπ</m:t>
        </m:r>
        <m:d>
          <m:dPr>
            <m:ctrlPr>
              <w:rPr>
                <w:rFonts w:ascii="Cambria Math" w:hAnsi="Cambria Math"/>
                <w:i/>
                <w:sz w:val="28"/>
                <w:szCs w:val="28"/>
                <w:lang w:val="en-US" w:eastAsia="en-US"/>
              </w:rPr>
            </m:ctrlPr>
          </m:dPr>
          <m:e>
            <m:f>
              <m:fPr>
                <m:ctrlPr>
                  <w:rPr>
                    <w:rFonts w:ascii="Cambria Math" w:hAnsi="Cambria Math"/>
                    <w:i/>
                    <w:sz w:val="28"/>
                    <w:szCs w:val="28"/>
                    <w:lang w:val="en-US" w:eastAsia="en-US"/>
                  </w:rPr>
                </m:ctrlPr>
              </m:fPr>
              <m:num>
                <m:sSup>
                  <m:sSupPr>
                    <m:ctrlPr>
                      <w:rPr>
                        <w:rFonts w:ascii="Cambria Math" w:hAnsi="Cambria Math"/>
                        <w:i/>
                        <w:sz w:val="28"/>
                        <w:szCs w:val="28"/>
                        <w:lang w:val="en-US" w:eastAsia="en-US"/>
                      </w:rPr>
                    </m:ctrlPr>
                  </m:sSupPr>
                  <m:e>
                    <m:sSub>
                      <m:sSubPr>
                        <m:ctrlPr>
                          <w:rPr>
                            <w:rFonts w:ascii="Cambria Math" w:hAnsi="Cambria Math"/>
                            <w:i/>
                            <w:sz w:val="28"/>
                            <w:szCs w:val="28"/>
                            <w:lang w:val="en-US" w:eastAsia="en-US"/>
                          </w:rPr>
                        </m:ctrlPr>
                      </m:sSubPr>
                      <m:e>
                        <m:r>
                          <w:rPr>
                            <w:rFonts w:ascii="Cambria Math" w:hAnsi="Cambria Math"/>
                            <w:sz w:val="28"/>
                            <w:szCs w:val="28"/>
                            <w:lang w:val="en-US" w:eastAsia="en-US"/>
                          </w:rPr>
                          <m:t>d</m:t>
                        </m:r>
                      </m:e>
                      <m:sub>
                        <m:r>
                          <w:rPr>
                            <w:rFonts w:ascii="Cambria Math" w:hAnsi="Cambria Math"/>
                            <w:sz w:val="28"/>
                            <w:szCs w:val="28"/>
                            <w:lang w:eastAsia="en-US"/>
                          </w:rPr>
                          <m:t>2</m:t>
                        </m:r>
                      </m:sub>
                    </m:sSub>
                  </m:e>
                  <m:sup>
                    <m:r>
                      <w:rPr>
                        <w:rFonts w:ascii="Cambria Math" w:hAnsi="Cambria Math"/>
                        <w:sz w:val="28"/>
                        <w:szCs w:val="28"/>
                        <w:lang w:eastAsia="en-US"/>
                      </w:rPr>
                      <m:t>2</m:t>
                    </m:r>
                  </m:sup>
                </m:sSup>
              </m:num>
              <m:den>
                <m:r>
                  <w:rPr>
                    <w:rFonts w:ascii="Cambria Math" w:hAnsi="Cambria Math"/>
                    <w:sz w:val="28"/>
                    <w:szCs w:val="28"/>
                    <w:lang w:eastAsia="en-US"/>
                  </w:rPr>
                  <m:t>4</m:t>
                </m:r>
              </m:den>
            </m:f>
          </m:e>
        </m:d>
        <m:sSub>
          <m:sSubPr>
            <m:ctrlPr>
              <w:rPr>
                <w:rFonts w:ascii="Cambria Math" w:hAnsi="Cambria Math"/>
                <w:i/>
                <w:sz w:val="28"/>
                <w:szCs w:val="28"/>
                <w:lang w:val="en-US" w:eastAsia="en-US"/>
              </w:rPr>
            </m:ctrlPr>
          </m:sSubPr>
          <m:e>
            <m:r>
              <w:rPr>
                <w:rFonts w:ascii="Cambria Math" w:hAnsi="Cambria Math"/>
                <w:sz w:val="28"/>
                <w:szCs w:val="28"/>
                <w:lang w:eastAsia="en-US"/>
              </w:rPr>
              <m:t>h</m:t>
            </m:r>
          </m:e>
          <m:sub>
            <m:r>
              <w:rPr>
                <w:rFonts w:ascii="Cambria Math" w:hAnsi="Cambria Math"/>
                <w:sz w:val="28"/>
                <w:szCs w:val="28"/>
                <w:lang w:eastAsia="en-US"/>
              </w:rPr>
              <m:t>2</m:t>
            </m:r>
          </m:sub>
        </m:sSub>
        <m:d>
          <m:dPr>
            <m:ctrlPr>
              <w:rPr>
                <w:rFonts w:ascii="Cambria Math" w:hAnsi="Cambria Math"/>
                <w:i/>
                <w:sz w:val="28"/>
                <w:szCs w:val="28"/>
                <w:lang w:val="en-US" w:eastAsia="en-US"/>
              </w:rPr>
            </m:ctrlPr>
          </m:dPr>
          <m:e>
            <m:sSup>
              <m:sSupPr>
                <m:ctrlPr>
                  <w:rPr>
                    <w:rFonts w:ascii="Cambria Math" w:hAnsi="Cambria Math"/>
                    <w:i/>
                    <w:sz w:val="28"/>
                    <w:szCs w:val="28"/>
                    <w:lang w:val="en-US" w:eastAsia="en-US"/>
                  </w:rPr>
                </m:ctrlPr>
              </m:sSupPr>
              <m:e>
                <m:r>
                  <w:rPr>
                    <w:rFonts w:ascii="Cambria Math" w:hAnsi="Cambria Math"/>
                    <w:sz w:val="28"/>
                    <w:szCs w:val="28"/>
                    <w:lang w:val="en-US" w:eastAsia="en-US"/>
                  </w:rPr>
                  <m:t>r</m:t>
                </m:r>
              </m:e>
              <m:sup>
                <m:r>
                  <w:rPr>
                    <w:rFonts w:ascii="Cambria Math" w:hAnsi="Cambria Math"/>
                    <w:sz w:val="28"/>
                    <w:szCs w:val="28"/>
                    <w:lang w:eastAsia="en-US"/>
                  </w:rPr>
                  <m:t>2</m:t>
                </m:r>
              </m:sup>
            </m:sSup>
            <m:r>
              <w:rPr>
                <w:rFonts w:ascii="Cambria Math" w:hAnsi="Cambria Math"/>
                <w:sz w:val="28"/>
                <w:szCs w:val="28"/>
                <w:lang w:eastAsia="en-US"/>
              </w:rPr>
              <m:t>+</m:t>
            </m:r>
            <m:f>
              <m:fPr>
                <m:ctrlPr>
                  <w:rPr>
                    <w:rFonts w:ascii="Cambria Math" w:hAnsi="Cambria Math"/>
                    <w:i/>
                    <w:sz w:val="28"/>
                    <w:szCs w:val="28"/>
                    <w:lang w:val="en-US" w:eastAsia="en-US"/>
                  </w:rPr>
                </m:ctrlPr>
              </m:fPr>
              <m:num>
                <m:sSup>
                  <m:sSupPr>
                    <m:ctrlPr>
                      <w:rPr>
                        <w:rFonts w:ascii="Cambria Math" w:hAnsi="Cambria Math"/>
                        <w:i/>
                        <w:sz w:val="28"/>
                        <w:szCs w:val="28"/>
                        <w:lang w:val="en-US" w:eastAsia="en-US"/>
                      </w:rPr>
                    </m:ctrlPr>
                  </m:sSupPr>
                  <m:e>
                    <m:sSub>
                      <m:sSubPr>
                        <m:ctrlPr>
                          <w:rPr>
                            <w:rFonts w:ascii="Cambria Math" w:hAnsi="Cambria Math"/>
                            <w:i/>
                            <w:sz w:val="28"/>
                            <w:szCs w:val="28"/>
                            <w:lang w:val="en-US" w:eastAsia="en-US"/>
                          </w:rPr>
                        </m:ctrlPr>
                      </m:sSubPr>
                      <m:e>
                        <m:r>
                          <w:rPr>
                            <w:rFonts w:ascii="Cambria Math" w:hAnsi="Cambria Math"/>
                            <w:sz w:val="28"/>
                            <w:szCs w:val="28"/>
                            <w:lang w:val="en-US" w:eastAsia="en-US"/>
                          </w:rPr>
                          <m:t>d</m:t>
                        </m:r>
                      </m:e>
                      <m:sub>
                        <m:r>
                          <w:rPr>
                            <w:rFonts w:ascii="Cambria Math" w:hAnsi="Cambria Math"/>
                            <w:sz w:val="28"/>
                            <w:szCs w:val="28"/>
                            <w:lang w:eastAsia="en-US"/>
                          </w:rPr>
                          <m:t>2</m:t>
                        </m:r>
                      </m:sub>
                    </m:sSub>
                  </m:e>
                  <m:sup>
                    <m:r>
                      <w:rPr>
                        <w:rFonts w:ascii="Cambria Math" w:hAnsi="Cambria Math"/>
                        <w:sz w:val="28"/>
                        <w:szCs w:val="28"/>
                        <w:lang w:eastAsia="en-US"/>
                      </w:rPr>
                      <m:t>2</m:t>
                    </m:r>
                  </m:sup>
                </m:sSup>
              </m:num>
              <m:den>
                <m:r>
                  <w:rPr>
                    <w:rFonts w:ascii="Cambria Math" w:hAnsi="Cambria Math"/>
                    <w:sz w:val="28"/>
                    <w:szCs w:val="28"/>
                    <w:lang w:eastAsia="en-US"/>
                  </w:rPr>
                  <m:t>8</m:t>
                </m:r>
              </m:den>
            </m:f>
          </m:e>
        </m:d>
        <m:r>
          <w:rPr>
            <w:rFonts w:ascii="Cambria Math" w:hAnsi="Cambria Math"/>
            <w:sz w:val="28"/>
            <w:szCs w:val="28"/>
            <w:lang w:eastAsia="en-US"/>
          </w:rPr>
          <m:t>+10∙</m:t>
        </m:r>
        <m:r>
          <w:rPr>
            <w:rFonts w:ascii="Cambria Math" w:hAnsi="Cambria Math"/>
            <w:sz w:val="28"/>
            <w:szCs w:val="28"/>
            <w:lang w:val="en-US" w:eastAsia="en-US"/>
          </w:rPr>
          <m:t>m</m:t>
        </m:r>
        <m:sSup>
          <m:sSupPr>
            <m:ctrlPr>
              <w:rPr>
                <w:rFonts w:ascii="Cambria Math" w:hAnsi="Cambria Math"/>
                <w:i/>
                <w:sz w:val="28"/>
                <w:szCs w:val="28"/>
                <w:lang w:val="en-US" w:eastAsia="en-US"/>
              </w:rPr>
            </m:ctrlPr>
          </m:sSupPr>
          <m:e>
            <m:r>
              <w:rPr>
                <w:rFonts w:ascii="Cambria Math" w:hAnsi="Cambria Math"/>
                <w:sz w:val="28"/>
                <w:szCs w:val="28"/>
                <w:lang w:val="en-US" w:eastAsia="en-US"/>
              </w:rPr>
              <m:t>r</m:t>
            </m:r>
          </m:e>
          <m:sup>
            <m:r>
              <w:rPr>
                <w:rFonts w:ascii="Cambria Math" w:hAnsi="Cambria Math"/>
                <w:sz w:val="28"/>
                <w:szCs w:val="28"/>
                <w:lang w:eastAsia="en-US"/>
              </w:rPr>
              <m:t>2</m:t>
            </m:r>
          </m:sup>
        </m:sSup>
      </m:oMath>
      <w:r w:rsidR="003807F9" w:rsidRPr="00EA4351">
        <w:rPr>
          <w:sz w:val="28"/>
          <w:szCs w:val="28"/>
          <w:lang w:eastAsia="en-US"/>
        </w:rPr>
        <w:t xml:space="preserve">        (25)</w:t>
      </w:r>
    </w:p>
    <w:p w14:paraId="76E06FB7" w14:textId="77777777" w:rsidR="003807F9" w:rsidRPr="00EA4351" w:rsidRDefault="003807F9" w:rsidP="003807F9">
      <w:pPr>
        <w:spacing w:line="360" w:lineRule="auto"/>
        <w:jc w:val="both"/>
        <w:rPr>
          <w:sz w:val="28"/>
          <w:szCs w:val="28"/>
          <w:lang w:eastAsia="en-US"/>
        </w:rPr>
      </w:pPr>
    </w:p>
    <w:p w14:paraId="19C65E82" w14:textId="0B422639" w:rsidR="009C70B5" w:rsidRDefault="005A5010" w:rsidP="005A5010">
      <w:pPr>
        <w:spacing w:line="360" w:lineRule="auto"/>
        <w:jc w:val="both"/>
        <w:rPr>
          <w:sz w:val="28"/>
          <w:szCs w:val="28"/>
          <w:lang w:eastAsia="en-US"/>
        </w:rPr>
      </w:pPr>
      <w:r>
        <w:rPr>
          <w:sz w:val="28"/>
          <w:szCs w:val="28"/>
          <w:lang w:eastAsia="en-US"/>
        </w:rPr>
        <w:t>г</w:t>
      </w:r>
      <w:r w:rsidR="003807F9">
        <w:rPr>
          <w:sz w:val="28"/>
          <w:szCs w:val="28"/>
          <w:lang w:eastAsia="en-US"/>
        </w:rPr>
        <w:t>де</w:t>
      </w:r>
      <w:r>
        <w:rPr>
          <w:sz w:val="28"/>
          <w:szCs w:val="28"/>
          <w:lang w:eastAsia="en-US"/>
        </w:rPr>
        <w:t xml:space="preserve"> </w:t>
      </w:r>
      <m:oMath>
        <m:r>
          <w:rPr>
            <w:rFonts w:ascii="Cambria Math" w:hAnsi="Cambria Math"/>
            <w:sz w:val="28"/>
            <w:szCs w:val="28"/>
            <w:lang w:eastAsia="en-US"/>
          </w:rPr>
          <m:t>ρ</m:t>
        </m:r>
      </m:oMath>
      <w:r>
        <w:rPr>
          <w:sz w:val="28"/>
          <w:szCs w:val="28"/>
          <w:lang w:eastAsia="en-US"/>
        </w:rPr>
        <w:t xml:space="preserve"> – плотность пластика, </w:t>
      </w:r>
      <m:oMath>
        <m:r>
          <w:rPr>
            <w:rFonts w:ascii="Cambria Math" w:hAnsi="Cambria Math"/>
            <w:sz w:val="28"/>
            <w:szCs w:val="28"/>
            <w:lang w:val="en-US" w:eastAsia="en-US"/>
          </w:rPr>
          <m:t>D</m:t>
        </m:r>
      </m:oMath>
      <w:r w:rsidRPr="005A5010">
        <w:rPr>
          <w:sz w:val="28"/>
          <w:szCs w:val="28"/>
          <w:lang w:eastAsia="en-US"/>
        </w:rPr>
        <w:t xml:space="preserve"> – </w:t>
      </w:r>
      <w:r>
        <w:rPr>
          <w:sz w:val="28"/>
          <w:szCs w:val="28"/>
          <w:lang w:eastAsia="en-US"/>
        </w:rPr>
        <w:t xml:space="preserve">диаметр маховика, </w:t>
      </w:r>
      <m:oMath>
        <m:r>
          <w:rPr>
            <w:rFonts w:ascii="Cambria Math" w:hAnsi="Cambria Math"/>
            <w:sz w:val="28"/>
            <w:szCs w:val="28"/>
            <w:lang w:val="en-US" w:eastAsia="en-US"/>
          </w:rPr>
          <m:t>H</m:t>
        </m:r>
      </m:oMath>
      <w:r w:rsidRPr="005A5010">
        <w:rPr>
          <w:sz w:val="28"/>
          <w:szCs w:val="28"/>
          <w:lang w:eastAsia="en-US"/>
        </w:rPr>
        <w:t xml:space="preserve"> – </w:t>
      </w:r>
      <w:r>
        <w:rPr>
          <w:sz w:val="28"/>
          <w:szCs w:val="28"/>
          <w:lang w:eastAsia="en-US"/>
        </w:rPr>
        <w:t xml:space="preserve">толщина </w:t>
      </w:r>
      <w:proofErr w:type="gramStart"/>
      <w:r>
        <w:rPr>
          <w:sz w:val="28"/>
          <w:szCs w:val="28"/>
          <w:lang w:eastAsia="en-US"/>
        </w:rPr>
        <w:t xml:space="preserve">маховика,   </w:t>
      </w:r>
      <w:proofErr w:type="gramEnd"/>
      <w:r>
        <w:rPr>
          <w:sz w:val="28"/>
          <w:szCs w:val="28"/>
          <w:lang w:eastAsia="en-US"/>
        </w:rPr>
        <w:t xml:space="preserve">   </w:t>
      </w:r>
      <m:oMath>
        <m:sSub>
          <m:sSubPr>
            <m:ctrlPr>
              <w:rPr>
                <w:rFonts w:ascii="Cambria Math" w:hAnsi="Cambria Math"/>
                <w:i/>
                <w:sz w:val="28"/>
                <w:szCs w:val="28"/>
                <w:lang w:val="en-US" w:eastAsia="en-US"/>
              </w:rPr>
            </m:ctrlPr>
          </m:sSubPr>
          <m:e>
            <m:r>
              <w:rPr>
                <w:rFonts w:ascii="Cambria Math" w:hAnsi="Cambria Math"/>
                <w:sz w:val="28"/>
                <w:szCs w:val="28"/>
                <w:lang w:val="en-US" w:eastAsia="en-US"/>
              </w:rPr>
              <m:t>d</m:t>
            </m:r>
          </m:e>
          <m:sub>
            <m:r>
              <w:rPr>
                <w:rFonts w:ascii="Cambria Math" w:hAnsi="Cambria Math"/>
                <w:sz w:val="28"/>
                <w:szCs w:val="28"/>
                <w:lang w:eastAsia="en-US"/>
              </w:rPr>
              <m:t>1</m:t>
            </m:r>
          </m:sub>
        </m:sSub>
      </m:oMath>
      <w:r>
        <w:rPr>
          <w:sz w:val="28"/>
          <w:szCs w:val="28"/>
          <w:lang w:eastAsia="en-US"/>
        </w:rPr>
        <w:t xml:space="preserve"> – диаметр выемки под двигатель, </w:t>
      </w:r>
      <m:oMath>
        <m:sSub>
          <m:sSubPr>
            <m:ctrlPr>
              <w:rPr>
                <w:rFonts w:ascii="Cambria Math" w:hAnsi="Cambria Math"/>
                <w:i/>
                <w:sz w:val="28"/>
                <w:szCs w:val="28"/>
                <w:lang w:val="en-US" w:eastAsia="en-US"/>
              </w:rPr>
            </m:ctrlPr>
          </m:sSubPr>
          <m:e>
            <m:r>
              <w:rPr>
                <w:rFonts w:ascii="Cambria Math" w:hAnsi="Cambria Math"/>
                <w:sz w:val="28"/>
                <w:szCs w:val="28"/>
                <w:lang w:eastAsia="en-US"/>
              </w:rPr>
              <m:t>h</m:t>
            </m:r>
          </m:e>
          <m:sub>
            <m:r>
              <w:rPr>
                <w:rFonts w:ascii="Cambria Math" w:hAnsi="Cambria Math"/>
                <w:sz w:val="28"/>
                <w:szCs w:val="28"/>
                <w:lang w:eastAsia="en-US"/>
              </w:rPr>
              <m:t>1</m:t>
            </m:r>
          </m:sub>
        </m:sSub>
      </m:oMath>
      <w:r w:rsidRPr="005A5010">
        <w:rPr>
          <w:sz w:val="28"/>
          <w:szCs w:val="28"/>
          <w:lang w:eastAsia="en-US"/>
        </w:rPr>
        <w:t xml:space="preserve"> </w:t>
      </w:r>
      <w:r>
        <w:rPr>
          <w:sz w:val="28"/>
          <w:szCs w:val="28"/>
          <w:lang w:eastAsia="en-US"/>
        </w:rPr>
        <w:t>–</w:t>
      </w:r>
      <w:r w:rsidRPr="005A5010">
        <w:rPr>
          <w:sz w:val="28"/>
          <w:szCs w:val="28"/>
          <w:lang w:eastAsia="en-US"/>
        </w:rPr>
        <w:t xml:space="preserve"> </w:t>
      </w:r>
      <w:r>
        <w:rPr>
          <w:sz w:val="28"/>
          <w:szCs w:val="28"/>
          <w:lang w:eastAsia="en-US"/>
        </w:rPr>
        <w:t>глубина выемки под двигатель,</w:t>
      </w:r>
      <w:r w:rsidRPr="005A5010">
        <w:rPr>
          <w:sz w:val="28"/>
          <w:szCs w:val="28"/>
          <w:lang w:eastAsia="en-US"/>
        </w:rPr>
        <w:t xml:space="preserve">          </w:t>
      </w:r>
      <w:r>
        <w:rPr>
          <w:sz w:val="28"/>
          <w:szCs w:val="28"/>
          <w:lang w:eastAsia="en-US"/>
        </w:rPr>
        <w:t xml:space="preserve"> </w:t>
      </w:r>
      <m:oMath>
        <m:sSub>
          <m:sSubPr>
            <m:ctrlPr>
              <w:rPr>
                <w:rFonts w:ascii="Cambria Math" w:hAnsi="Cambria Math"/>
                <w:i/>
                <w:sz w:val="28"/>
                <w:szCs w:val="28"/>
                <w:lang w:val="en-US" w:eastAsia="en-US"/>
              </w:rPr>
            </m:ctrlPr>
          </m:sSubPr>
          <m:e>
            <m:r>
              <w:rPr>
                <w:rFonts w:ascii="Cambria Math" w:hAnsi="Cambria Math"/>
                <w:sz w:val="28"/>
                <w:szCs w:val="28"/>
                <w:lang w:val="en-US" w:eastAsia="en-US"/>
              </w:rPr>
              <m:t>d</m:t>
            </m:r>
          </m:e>
          <m:sub>
            <m:r>
              <w:rPr>
                <w:rFonts w:ascii="Cambria Math" w:hAnsi="Cambria Math"/>
                <w:sz w:val="28"/>
                <w:szCs w:val="28"/>
                <w:lang w:eastAsia="en-US"/>
              </w:rPr>
              <m:t>2</m:t>
            </m:r>
          </m:sub>
        </m:sSub>
      </m:oMath>
      <w:r>
        <w:rPr>
          <w:sz w:val="28"/>
          <w:szCs w:val="28"/>
          <w:lang w:eastAsia="en-US"/>
        </w:rPr>
        <w:t xml:space="preserve"> – диаметр выемки под гайку, , </w:t>
      </w:r>
      <m:oMath>
        <m:sSub>
          <m:sSubPr>
            <m:ctrlPr>
              <w:rPr>
                <w:rFonts w:ascii="Cambria Math" w:hAnsi="Cambria Math"/>
                <w:i/>
                <w:sz w:val="28"/>
                <w:szCs w:val="28"/>
                <w:lang w:val="en-US" w:eastAsia="en-US"/>
              </w:rPr>
            </m:ctrlPr>
          </m:sSubPr>
          <m:e>
            <m:r>
              <w:rPr>
                <w:rFonts w:ascii="Cambria Math" w:hAnsi="Cambria Math"/>
                <w:sz w:val="28"/>
                <w:szCs w:val="28"/>
                <w:lang w:eastAsia="en-US"/>
              </w:rPr>
              <m:t>h</m:t>
            </m:r>
          </m:e>
          <m:sub>
            <m:r>
              <w:rPr>
                <w:rFonts w:ascii="Cambria Math" w:hAnsi="Cambria Math"/>
                <w:sz w:val="28"/>
                <w:szCs w:val="28"/>
                <w:lang w:eastAsia="en-US"/>
              </w:rPr>
              <m:t>2</m:t>
            </m:r>
          </m:sub>
        </m:sSub>
      </m:oMath>
      <w:r w:rsidRPr="005A5010">
        <w:rPr>
          <w:sz w:val="28"/>
          <w:szCs w:val="28"/>
          <w:lang w:eastAsia="en-US"/>
        </w:rPr>
        <w:t xml:space="preserve"> </w:t>
      </w:r>
      <w:r>
        <w:rPr>
          <w:sz w:val="28"/>
          <w:szCs w:val="28"/>
          <w:lang w:eastAsia="en-US"/>
        </w:rPr>
        <w:t>–</w:t>
      </w:r>
      <w:r w:rsidRPr="005A5010">
        <w:rPr>
          <w:sz w:val="28"/>
          <w:szCs w:val="28"/>
          <w:lang w:eastAsia="en-US"/>
        </w:rPr>
        <w:t xml:space="preserve"> </w:t>
      </w:r>
      <w:r>
        <w:rPr>
          <w:sz w:val="28"/>
          <w:szCs w:val="28"/>
          <w:lang w:eastAsia="en-US"/>
        </w:rPr>
        <w:t xml:space="preserve">глубина выемки под гайку,                              </w:t>
      </w:r>
      <m:oMath>
        <m:r>
          <w:rPr>
            <w:rFonts w:ascii="Cambria Math" w:hAnsi="Cambria Math"/>
            <w:sz w:val="28"/>
            <w:szCs w:val="28"/>
            <w:lang w:val="en-US" w:eastAsia="en-US"/>
          </w:rPr>
          <m:t>r</m:t>
        </m:r>
      </m:oMath>
      <w:r>
        <w:rPr>
          <w:sz w:val="28"/>
          <w:szCs w:val="28"/>
          <w:lang w:eastAsia="en-US"/>
        </w:rPr>
        <w:t xml:space="preserve"> – расстояние от центра маховика до отверстия под гайку, </w:t>
      </w:r>
      <w:r>
        <w:rPr>
          <w:sz w:val="28"/>
          <w:szCs w:val="28"/>
          <w:lang w:val="en-US" w:eastAsia="en-US"/>
        </w:rPr>
        <w:t>m</w:t>
      </w:r>
      <w:r w:rsidRPr="005A5010">
        <w:rPr>
          <w:sz w:val="28"/>
          <w:szCs w:val="28"/>
          <w:lang w:eastAsia="en-US"/>
        </w:rPr>
        <w:t xml:space="preserve"> </w:t>
      </w:r>
      <w:r>
        <w:rPr>
          <w:sz w:val="28"/>
          <w:szCs w:val="28"/>
          <w:lang w:eastAsia="en-US"/>
        </w:rPr>
        <w:t>–</w:t>
      </w:r>
      <w:r w:rsidRPr="005A5010">
        <w:rPr>
          <w:sz w:val="28"/>
          <w:szCs w:val="28"/>
          <w:lang w:eastAsia="en-US"/>
        </w:rPr>
        <w:t xml:space="preserve"> </w:t>
      </w:r>
      <w:r>
        <w:rPr>
          <w:sz w:val="28"/>
          <w:szCs w:val="28"/>
          <w:lang w:eastAsia="en-US"/>
        </w:rPr>
        <w:t>масса гайки.</w:t>
      </w:r>
    </w:p>
    <w:p w14:paraId="416AF395" w14:textId="73B62ECD" w:rsidR="005A5010" w:rsidRDefault="00891368" w:rsidP="00891368">
      <w:pPr>
        <w:spacing w:line="360" w:lineRule="auto"/>
        <w:ind w:firstLine="709"/>
        <w:jc w:val="both"/>
        <w:rPr>
          <w:sz w:val="28"/>
          <w:szCs w:val="28"/>
          <w:lang w:eastAsia="en-US"/>
        </w:rPr>
      </w:pPr>
      <w:r>
        <w:rPr>
          <w:sz w:val="28"/>
          <w:szCs w:val="28"/>
          <w:lang w:eastAsia="en-US"/>
        </w:rPr>
        <w:t>Подставив значения получим</w:t>
      </w:r>
      <w:r w:rsidR="00230C3A">
        <w:rPr>
          <w:sz w:val="28"/>
          <w:szCs w:val="28"/>
          <w:lang w:eastAsia="en-US"/>
        </w:rPr>
        <w:t xml:space="preserve"> значение момента инерции                             </w:t>
      </w:r>
      <w:r>
        <w:rPr>
          <w:sz w:val="28"/>
          <w:szCs w:val="28"/>
          <w:lang w:eastAsia="en-US"/>
        </w:rPr>
        <w:t xml:space="preserve"> </w:t>
      </w:r>
      <m:oMath>
        <m:r>
          <w:rPr>
            <w:rFonts w:ascii="Cambria Math" w:hAnsi="Cambria Math"/>
            <w:sz w:val="28"/>
            <w:szCs w:val="28"/>
            <w:lang w:eastAsia="en-US"/>
          </w:rPr>
          <m:t>I=1,0145∙</m:t>
        </m:r>
        <m:sSup>
          <m:sSupPr>
            <m:ctrlPr>
              <w:rPr>
                <w:rFonts w:ascii="Cambria Math" w:hAnsi="Cambria Math"/>
                <w:i/>
                <w:sz w:val="28"/>
                <w:szCs w:val="28"/>
                <w:lang w:eastAsia="en-US"/>
              </w:rPr>
            </m:ctrlPr>
          </m:sSupPr>
          <m:e>
            <m:r>
              <w:rPr>
                <w:rFonts w:ascii="Cambria Math" w:hAnsi="Cambria Math"/>
                <w:sz w:val="28"/>
                <w:szCs w:val="28"/>
                <w:lang w:eastAsia="en-US"/>
              </w:rPr>
              <m:t>10</m:t>
            </m:r>
          </m:e>
          <m:sup>
            <m:r>
              <w:rPr>
                <w:rFonts w:ascii="Cambria Math" w:hAnsi="Cambria Math"/>
                <w:sz w:val="28"/>
                <w:szCs w:val="28"/>
                <w:lang w:eastAsia="en-US"/>
              </w:rPr>
              <m:t>-5</m:t>
            </m:r>
          </m:sup>
        </m:sSup>
        <m:r>
          <w:rPr>
            <w:rFonts w:ascii="Cambria Math" w:hAnsi="Cambria Math"/>
            <w:sz w:val="28"/>
            <w:szCs w:val="28"/>
            <w:lang w:eastAsia="en-US"/>
          </w:rPr>
          <m:t>кг∙</m:t>
        </m:r>
        <m:sSup>
          <m:sSupPr>
            <m:ctrlPr>
              <w:rPr>
                <w:rFonts w:ascii="Cambria Math" w:hAnsi="Cambria Math"/>
                <w:i/>
                <w:sz w:val="28"/>
                <w:szCs w:val="28"/>
                <w:lang w:eastAsia="en-US"/>
              </w:rPr>
            </m:ctrlPr>
          </m:sSupPr>
          <m:e>
            <m:r>
              <w:rPr>
                <w:rFonts w:ascii="Cambria Math" w:hAnsi="Cambria Math"/>
                <w:sz w:val="28"/>
                <w:szCs w:val="28"/>
                <w:lang w:eastAsia="en-US"/>
              </w:rPr>
              <m:t>м</m:t>
            </m:r>
          </m:e>
          <m:sup>
            <m:r>
              <w:rPr>
                <w:rFonts w:ascii="Cambria Math" w:hAnsi="Cambria Math"/>
                <w:sz w:val="28"/>
                <w:szCs w:val="28"/>
                <w:lang w:eastAsia="en-US"/>
              </w:rPr>
              <m:t>2</m:t>
            </m:r>
          </m:sup>
        </m:sSup>
      </m:oMath>
      <w:r w:rsidR="00230C3A">
        <w:rPr>
          <w:sz w:val="28"/>
          <w:szCs w:val="28"/>
          <w:lang w:eastAsia="en-US"/>
        </w:rPr>
        <w:t>.</w:t>
      </w:r>
    </w:p>
    <w:p w14:paraId="1BF2C045" w14:textId="7580B83D" w:rsidR="00230C3A" w:rsidRDefault="00230C3A" w:rsidP="00891368">
      <w:pPr>
        <w:spacing w:line="360" w:lineRule="auto"/>
        <w:ind w:firstLine="709"/>
        <w:jc w:val="both"/>
        <w:rPr>
          <w:sz w:val="28"/>
          <w:szCs w:val="28"/>
          <w:lang w:eastAsia="en-US"/>
        </w:rPr>
      </w:pPr>
    </w:p>
    <w:p w14:paraId="46CB0E60" w14:textId="05F884A8" w:rsidR="00230C3A" w:rsidRPr="00E00B07" w:rsidRDefault="006A4BF1" w:rsidP="00DC5ED7">
      <w:pPr>
        <w:pStyle w:val="13"/>
        <w:ind w:left="0" w:firstLine="709"/>
      </w:pPr>
      <w:bookmarkStart w:id="40" w:name="_Toc198763557"/>
      <w:r w:rsidRPr="00E00B07">
        <w:t>Сборка макета</w:t>
      </w:r>
      <w:r w:rsidR="00DC5ED7">
        <w:t xml:space="preserve"> одноосной</w:t>
      </w:r>
      <w:r w:rsidRPr="00E00B07">
        <w:t xml:space="preserve"> </w:t>
      </w:r>
      <w:bookmarkEnd w:id="40"/>
      <w:proofErr w:type="spellStart"/>
      <w:r w:rsidR="00DC5ED7">
        <w:t>СОиС</w:t>
      </w:r>
      <w:proofErr w:type="spellEnd"/>
      <w:r w:rsidR="00DC5ED7">
        <w:t xml:space="preserve"> наноспутника</w:t>
      </w:r>
      <w:r w:rsidRPr="00E00B07">
        <w:t xml:space="preserve"> </w:t>
      </w:r>
    </w:p>
    <w:bookmarkEnd w:id="10"/>
    <w:p w14:paraId="04E71B64" w14:textId="4962FDC3" w:rsidR="005D0E1E" w:rsidRDefault="006A4BF1" w:rsidP="006A4BF1">
      <w:pPr>
        <w:spacing w:line="360" w:lineRule="auto"/>
        <w:ind w:firstLine="709"/>
        <w:jc w:val="both"/>
        <w:rPr>
          <w:sz w:val="28"/>
          <w:szCs w:val="28"/>
          <w:lang w:eastAsia="en-US"/>
        </w:rPr>
      </w:pPr>
      <w:r>
        <w:rPr>
          <w:sz w:val="28"/>
          <w:szCs w:val="28"/>
          <w:lang w:eastAsia="en-US"/>
        </w:rPr>
        <w:t xml:space="preserve">Сборка макета </w:t>
      </w:r>
      <w:r w:rsidR="00F33050">
        <w:rPr>
          <w:sz w:val="28"/>
          <w:szCs w:val="28"/>
          <w:lang w:eastAsia="en-US"/>
        </w:rPr>
        <w:t>происходит</w:t>
      </w:r>
      <w:r>
        <w:rPr>
          <w:sz w:val="28"/>
          <w:szCs w:val="28"/>
          <w:lang w:eastAsia="en-US"/>
        </w:rPr>
        <w:t xml:space="preserve"> на напечатанной на 3-</w:t>
      </w:r>
      <w:r>
        <w:rPr>
          <w:sz w:val="28"/>
          <w:szCs w:val="28"/>
          <w:lang w:val="en-US" w:eastAsia="en-US"/>
        </w:rPr>
        <w:t>D</w:t>
      </w:r>
      <w:r w:rsidRPr="006A4BF1">
        <w:rPr>
          <w:sz w:val="28"/>
          <w:szCs w:val="28"/>
          <w:lang w:eastAsia="en-US"/>
        </w:rPr>
        <w:t xml:space="preserve"> </w:t>
      </w:r>
      <w:r>
        <w:rPr>
          <w:sz w:val="28"/>
          <w:szCs w:val="28"/>
          <w:lang w:eastAsia="en-US"/>
        </w:rPr>
        <w:t>принтере платформе 10 на 10 см. Пита</w:t>
      </w:r>
      <w:r w:rsidR="00F33050">
        <w:rPr>
          <w:sz w:val="28"/>
          <w:szCs w:val="28"/>
          <w:lang w:eastAsia="en-US"/>
        </w:rPr>
        <w:t xml:space="preserve">ние схемы осуществляет аккумулятор </w:t>
      </w:r>
      <w:r w:rsidR="00F33050" w:rsidRPr="00F33050">
        <w:rPr>
          <w:sz w:val="28"/>
          <w:szCs w:val="28"/>
          <w:lang w:eastAsia="en-US"/>
        </w:rPr>
        <w:t xml:space="preserve">                                                </w:t>
      </w:r>
      <w:proofErr w:type="spellStart"/>
      <w:r w:rsidRPr="006A4BF1">
        <w:rPr>
          <w:sz w:val="28"/>
          <w:szCs w:val="28"/>
          <w:lang w:eastAsia="en-US"/>
        </w:rPr>
        <w:t>ni-cd</w:t>
      </w:r>
      <w:proofErr w:type="spellEnd"/>
      <w:r w:rsidRPr="006A4BF1">
        <w:rPr>
          <w:sz w:val="28"/>
          <w:szCs w:val="28"/>
          <w:lang w:eastAsia="en-US"/>
        </w:rPr>
        <w:t xml:space="preserve"> 4.8v 1800 </w:t>
      </w:r>
      <w:proofErr w:type="spellStart"/>
      <w:r w:rsidRPr="006A4BF1">
        <w:rPr>
          <w:sz w:val="28"/>
          <w:szCs w:val="28"/>
          <w:lang w:eastAsia="en-US"/>
        </w:rPr>
        <w:t>mah</w:t>
      </w:r>
      <w:proofErr w:type="spellEnd"/>
      <w:r w:rsidRPr="006A4BF1">
        <w:rPr>
          <w:sz w:val="28"/>
          <w:szCs w:val="28"/>
          <w:lang w:eastAsia="en-US"/>
        </w:rPr>
        <w:t xml:space="preserve"> </w:t>
      </w:r>
      <w:proofErr w:type="spellStart"/>
      <w:r w:rsidRPr="006A4BF1">
        <w:rPr>
          <w:sz w:val="28"/>
          <w:szCs w:val="28"/>
          <w:lang w:eastAsia="en-US"/>
        </w:rPr>
        <w:t>aa</w:t>
      </w:r>
      <w:proofErr w:type="spellEnd"/>
      <w:r w:rsidRPr="006A4BF1">
        <w:rPr>
          <w:sz w:val="28"/>
          <w:szCs w:val="28"/>
          <w:lang w:eastAsia="en-US"/>
        </w:rPr>
        <w:t xml:space="preserve"> </w:t>
      </w:r>
      <w:proofErr w:type="spellStart"/>
      <w:r w:rsidRPr="006A4BF1">
        <w:rPr>
          <w:sz w:val="28"/>
          <w:szCs w:val="28"/>
          <w:lang w:eastAsia="en-US"/>
        </w:rPr>
        <w:t>flatpack</w:t>
      </w:r>
      <w:proofErr w:type="spellEnd"/>
      <w:r>
        <w:rPr>
          <w:sz w:val="28"/>
          <w:szCs w:val="28"/>
          <w:lang w:eastAsia="en-US"/>
        </w:rPr>
        <w:t xml:space="preserve">. </w:t>
      </w:r>
      <w:r w:rsidR="00F33050">
        <w:rPr>
          <w:sz w:val="28"/>
          <w:szCs w:val="28"/>
          <w:lang w:eastAsia="en-US"/>
        </w:rPr>
        <w:t xml:space="preserve">С микроконтроллера </w:t>
      </w:r>
      <w:proofErr w:type="spellStart"/>
      <w:r w:rsidR="00F33050" w:rsidRPr="006162EA">
        <w:rPr>
          <w:rStyle w:val="Strong"/>
          <w:b w:val="0"/>
          <w:bCs w:val="0"/>
          <w:sz w:val="28"/>
          <w:szCs w:val="28"/>
        </w:rPr>
        <w:t>Arduino</w:t>
      </w:r>
      <w:proofErr w:type="spellEnd"/>
      <w:r w:rsidR="00F33050" w:rsidRPr="006162EA">
        <w:rPr>
          <w:rStyle w:val="Strong"/>
          <w:b w:val="0"/>
          <w:bCs w:val="0"/>
          <w:sz w:val="28"/>
          <w:szCs w:val="28"/>
        </w:rPr>
        <w:t xml:space="preserve"> </w:t>
      </w:r>
      <w:proofErr w:type="spellStart"/>
      <w:r w:rsidR="00F33050" w:rsidRPr="006162EA">
        <w:rPr>
          <w:rStyle w:val="Strong"/>
          <w:b w:val="0"/>
          <w:bCs w:val="0"/>
          <w:sz w:val="28"/>
          <w:szCs w:val="28"/>
        </w:rPr>
        <w:t>Nano</w:t>
      </w:r>
      <w:proofErr w:type="spellEnd"/>
      <w:r w:rsidR="00F33050" w:rsidRPr="006162EA">
        <w:rPr>
          <w:rStyle w:val="Strong"/>
          <w:b w:val="0"/>
          <w:bCs w:val="0"/>
          <w:sz w:val="28"/>
          <w:szCs w:val="28"/>
        </w:rPr>
        <w:t xml:space="preserve"> V3.0</w:t>
      </w:r>
      <w:r w:rsidR="00F33050" w:rsidRPr="00AA5A98">
        <w:rPr>
          <w:sz w:val="28"/>
          <w:szCs w:val="28"/>
        </w:rPr>
        <w:t xml:space="preserve"> </w:t>
      </w:r>
      <w:r w:rsidR="00F33050">
        <w:rPr>
          <w:sz w:val="28"/>
          <w:szCs w:val="28"/>
        </w:rPr>
        <w:t>выведена кнопка</w:t>
      </w:r>
      <w:r w:rsidR="00F33050" w:rsidRPr="00F33050">
        <w:rPr>
          <w:sz w:val="28"/>
          <w:szCs w:val="28"/>
        </w:rPr>
        <w:t xml:space="preserve"> </w:t>
      </w:r>
      <w:r w:rsidR="00F33050">
        <w:rPr>
          <w:sz w:val="28"/>
          <w:szCs w:val="28"/>
          <w:lang w:val="en-US"/>
        </w:rPr>
        <w:t>reset</w:t>
      </w:r>
      <w:r w:rsidR="00F33050">
        <w:rPr>
          <w:sz w:val="28"/>
          <w:szCs w:val="28"/>
        </w:rPr>
        <w:t>, которая позволит перезапустить программу при достижении системой стабилизации и ориентации режима насыщения</w:t>
      </w:r>
      <w:r w:rsidR="0026542C">
        <w:rPr>
          <w:sz w:val="28"/>
          <w:szCs w:val="28"/>
          <w:lang w:eastAsia="en-US"/>
        </w:rPr>
        <w:t xml:space="preserve">. Питание схемы будет подключено </w:t>
      </w:r>
      <w:r w:rsidR="00F33050">
        <w:rPr>
          <w:sz w:val="28"/>
          <w:szCs w:val="28"/>
          <w:lang w:eastAsia="en-US"/>
        </w:rPr>
        <w:t>через выключатель.</w:t>
      </w:r>
      <w:r w:rsidR="0026542C">
        <w:rPr>
          <w:sz w:val="28"/>
          <w:szCs w:val="28"/>
          <w:lang w:eastAsia="en-US"/>
        </w:rPr>
        <w:t xml:space="preserve"> Собранный макет представлен на рисунке </w:t>
      </w:r>
      <w:r w:rsidR="00E372AE">
        <w:rPr>
          <w:sz w:val="28"/>
          <w:szCs w:val="28"/>
          <w:lang w:eastAsia="en-US"/>
        </w:rPr>
        <w:t>9</w:t>
      </w:r>
      <w:r w:rsidR="0026542C">
        <w:rPr>
          <w:sz w:val="28"/>
          <w:szCs w:val="28"/>
          <w:lang w:eastAsia="en-US"/>
        </w:rPr>
        <w:t>.</w:t>
      </w:r>
    </w:p>
    <w:p w14:paraId="3051879C" w14:textId="75AE0B30" w:rsidR="00E372AE" w:rsidRDefault="00E372AE" w:rsidP="006A4BF1">
      <w:pPr>
        <w:spacing w:line="360" w:lineRule="auto"/>
        <w:ind w:firstLine="709"/>
        <w:jc w:val="both"/>
        <w:rPr>
          <w:sz w:val="28"/>
          <w:szCs w:val="28"/>
          <w:lang w:eastAsia="en-US"/>
        </w:rPr>
      </w:pPr>
      <w:r>
        <w:rPr>
          <w:noProof/>
          <w:sz w:val="28"/>
          <w:szCs w:val="28"/>
          <w:lang w:eastAsia="en-US"/>
        </w:rPr>
        <w:drawing>
          <wp:anchor distT="0" distB="0" distL="114300" distR="114300" simplePos="0" relativeHeight="251682816" behindDoc="0" locked="0" layoutInCell="1" allowOverlap="1" wp14:anchorId="08425B36" wp14:editId="30F0191D">
            <wp:simplePos x="0" y="0"/>
            <wp:positionH relativeFrom="margin">
              <wp:posOffset>1482090</wp:posOffset>
            </wp:positionH>
            <wp:positionV relativeFrom="paragraph">
              <wp:posOffset>229870</wp:posOffset>
            </wp:positionV>
            <wp:extent cx="2782570" cy="266700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21" cstate="print">
                      <a:grayscl/>
                      <a:extLst>
                        <a:ext uri="{28A0092B-C50C-407E-A947-70E740481C1C}">
                          <a14:useLocalDpi xmlns:a14="http://schemas.microsoft.com/office/drawing/2010/main" val="0"/>
                        </a:ext>
                      </a:extLst>
                    </a:blip>
                    <a:srcRect l="15553" t="11236" r="8925" b="34480"/>
                    <a:stretch/>
                  </pic:blipFill>
                  <pic:spPr bwMode="auto">
                    <a:xfrm>
                      <a:off x="0" y="0"/>
                      <a:ext cx="278257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EDD976" w14:textId="11748B79" w:rsidR="0026542C" w:rsidRDefault="00E372AE" w:rsidP="00E372AE">
      <w:pPr>
        <w:spacing w:line="360" w:lineRule="auto"/>
        <w:jc w:val="center"/>
        <w:rPr>
          <w:sz w:val="28"/>
          <w:szCs w:val="28"/>
          <w:lang w:eastAsia="en-US"/>
        </w:rPr>
      </w:pPr>
      <w:r>
        <w:rPr>
          <w:sz w:val="28"/>
          <w:szCs w:val="28"/>
          <w:lang w:eastAsia="en-US"/>
        </w:rPr>
        <w:t>Рисунок 9 – Макет</w:t>
      </w:r>
    </w:p>
    <w:p w14:paraId="2F94983B" w14:textId="0B543A11" w:rsidR="0026542C" w:rsidRDefault="0026542C" w:rsidP="006A4BF1">
      <w:pPr>
        <w:spacing w:line="360" w:lineRule="auto"/>
        <w:ind w:firstLine="709"/>
        <w:jc w:val="both"/>
        <w:rPr>
          <w:sz w:val="28"/>
          <w:szCs w:val="28"/>
          <w:lang w:eastAsia="en-US"/>
        </w:rPr>
      </w:pPr>
      <w:r>
        <w:rPr>
          <w:sz w:val="28"/>
          <w:szCs w:val="28"/>
          <w:lang w:eastAsia="en-US"/>
        </w:rPr>
        <w:lastRenderedPageBreak/>
        <w:t>Так как п</w:t>
      </w:r>
      <w:r w:rsidRPr="0026542C">
        <w:rPr>
          <w:sz w:val="28"/>
          <w:szCs w:val="28"/>
          <w:lang w:eastAsia="en-US"/>
        </w:rPr>
        <w:t>одключение и взаимодействие всех компонентов проверен</w:t>
      </w:r>
      <w:r>
        <w:rPr>
          <w:sz w:val="28"/>
          <w:szCs w:val="28"/>
          <w:lang w:eastAsia="en-US"/>
        </w:rPr>
        <w:t>о</w:t>
      </w:r>
      <w:r w:rsidRPr="0026542C">
        <w:rPr>
          <w:sz w:val="28"/>
          <w:szCs w:val="28"/>
          <w:lang w:eastAsia="en-US"/>
        </w:rPr>
        <w:t xml:space="preserve"> в ходе стендовых испытаний, </w:t>
      </w:r>
      <w:r>
        <w:rPr>
          <w:sz w:val="28"/>
          <w:szCs w:val="28"/>
          <w:lang w:eastAsia="en-US"/>
        </w:rPr>
        <w:t>следует</w:t>
      </w:r>
      <w:r w:rsidRPr="0026542C">
        <w:rPr>
          <w:sz w:val="28"/>
          <w:szCs w:val="28"/>
          <w:lang w:eastAsia="en-US"/>
        </w:rPr>
        <w:t xml:space="preserve"> перейти к </w:t>
      </w:r>
      <w:r>
        <w:rPr>
          <w:sz w:val="28"/>
          <w:szCs w:val="28"/>
          <w:lang w:eastAsia="en-US"/>
        </w:rPr>
        <w:t>написанию</w:t>
      </w:r>
      <w:r w:rsidRPr="0026542C">
        <w:rPr>
          <w:sz w:val="28"/>
          <w:szCs w:val="28"/>
          <w:lang w:eastAsia="en-US"/>
        </w:rPr>
        <w:t xml:space="preserve"> и настройке ПИД-регулятора.</w:t>
      </w:r>
    </w:p>
    <w:p w14:paraId="4EBD0AFC" w14:textId="206EB0AB" w:rsidR="0026542C" w:rsidRDefault="0026542C" w:rsidP="0026542C">
      <w:pPr>
        <w:spacing w:line="360" w:lineRule="auto"/>
        <w:jc w:val="both"/>
        <w:rPr>
          <w:sz w:val="28"/>
          <w:szCs w:val="28"/>
          <w:lang w:eastAsia="en-US"/>
        </w:rPr>
      </w:pPr>
    </w:p>
    <w:p w14:paraId="581FF032" w14:textId="38D61216" w:rsidR="0026542C" w:rsidRPr="00E00B07" w:rsidRDefault="000A4931" w:rsidP="00DC5ED7">
      <w:pPr>
        <w:pStyle w:val="13"/>
        <w:ind w:left="0" w:firstLine="709"/>
      </w:pPr>
      <w:bookmarkStart w:id="41" w:name="_Toc198763558"/>
      <w:r w:rsidRPr="00E00B07">
        <w:t>Программная реализация и настройка ПИД-регулятора</w:t>
      </w:r>
      <w:bookmarkEnd w:id="41"/>
    </w:p>
    <w:p w14:paraId="241E4775" w14:textId="07AA7BD2" w:rsidR="00620E43" w:rsidRPr="000A4931" w:rsidRDefault="000A4931" w:rsidP="00620E43">
      <w:pPr>
        <w:spacing w:line="360" w:lineRule="auto"/>
        <w:jc w:val="both"/>
        <w:rPr>
          <w:sz w:val="28"/>
          <w:szCs w:val="28"/>
          <w:lang w:eastAsia="en-US"/>
        </w:rPr>
      </w:pPr>
      <w:r>
        <w:rPr>
          <w:sz w:val="28"/>
          <w:szCs w:val="28"/>
          <w:lang w:eastAsia="en-US"/>
        </w:rPr>
        <w:t>Принцип работы ПИД-регулятора уже был описан ранее. Угол, полученный интегрированием значений гироскопа,</w:t>
      </w:r>
      <w:r w:rsidRPr="000A4931">
        <w:rPr>
          <w:sz w:val="28"/>
          <w:szCs w:val="28"/>
          <w:lang w:eastAsia="en-US"/>
        </w:rPr>
        <w:t xml:space="preserve"> сравнивается с </w:t>
      </w:r>
      <w:r>
        <w:rPr>
          <w:sz w:val="28"/>
          <w:szCs w:val="28"/>
          <w:lang w:eastAsia="en-US"/>
        </w:rPr>
        <w:t>заданным</w:t>
      </w:r>
      <w:r w:rsidRPr="000A4931">
        <w:rPr>
          <w:sz w:val="28"/>
          <w:szCs w:val="28"/>
          <w:lang w:eastAsia="en-US"/>
        </w:rPr>
        <w:t xml:space="preserve"> значением </w:t>
      </w:r>
      <m:oMath>
        <m:sSup>
          <m:sSupPr>
            <m:ctrlPr>
              <w:rPr>
                <w:rFonts w:ascii="Cambria Math" w:hAnsi="Cambria Math"/>
                <w:i/>
                <w:sz w:val="28"/>
                <w:szCs w:val="28"/>
                <w:lang w:eastAsia="en-US"/>
              </w:rPr>
            </m:ctrlPr>
          </m:sSupPr>
          <m:e>
            <m:r>
              <w:rPr>
                <w:rFonts w:ascii="Cambria Math" w:hAnsi="Cambria Math"/>
                <w:sz w:val="28"/>
                <w:szCs w:val="28"/>
                <w:lang w:eastAsia="en-US"/>
              </w:rPr>
              <m:t>0</m:t>
            </m:r>
          </m:e>
          <m:sup>
            <m:r>
              <w:rPr>
                <w:rFonts w:ascii="Cambria Math" w:hAnsi="Cambria Math"/>
                <w:sz w:val="28"/>
                <w:szCs w:val="28"/>
                <w:lang w:eastAsia="en-US"/>
              </w:rPr>
              <m:t>°</m:t>
            </m:r>
          </m:sup>
        </m:sSup>
      </m:oMath>
      <w:r w:rsidRPr="000A4931">
        <w:rPr>
          <w:sz w:val="28"/>
          <w:szCs w:val="28"/>
          <w:lang w:eastAsia="en-US"/>
        </w:rPr>
        <w:t xml:space="preserve"> </w:t>
      </w:r>
      <w:r>
        <w:rPr>
          <w:sz w:val="28"/>
          <w:szCs w:val="28"/>
          <w:lang w:eastAsia="en-US"/>
        </w:rPr>
        <w:t xml:space="preserve">и таким образом </w:t>
      </w:r>
      <w:r w:rsidRPr="000A4931">
        <w:rPr>
          <w:sz w:val="28"/>
          <w:szCs w:val="28"/>
          <w:lang w:eastAsia="en-US"/>
        </w:rPr>
        <w:t>рассчитывается ошибка регулирования.</w:t>
      </w:r>
      <w:r>
        <w:rPr>
          <w:sz w:val="28"/>
          <w:szCs w:val="28"/>
          <w:lang w:eastAsia="en-US"/>
        </w:rPr>
        <w:t xml:space="preserve"> </w:t>
      </w:r>
      <w:r w:rsidRPr="000A4931">
        <w:rPr>
          <w:sz w:val="28"/>
          <w:szCs w:val="28"/>
          <w:lang w:eastAsia="en-US"/>
        </w:rPr>
        <w:t xml:space="preserve">На основе </w:t>
      </w:r>
      <w:r w:rsidR="00620E43">
        <w:rPr>
          <w:sz w:val="28"/>
          <w:szCs w:val="28"/>
          <w:lang w:eastAsia="en-US"/>
        </w:rPr>
        <w:t xml:space="preserve">этой </w:t>
      </w:r>
      <w:r w:rsidRPr="000A4931">
        <w:rPr>
          <w:sz w:val="28"/>
          <w:szCs w:val="28"/>
          <w:lang w:eastAsia="en-US"/>
        </w:rPr>
        <w:t xml:space="preserve">ошибки вычисляются </w:t>
      </w:r>
      <w:r w:rsidR="00620E43">
        <w:rPr>
          <w:sz w:val="28"/>
          <w:szCs w:val="28"/>
          <w:lang w:eastAsia="en-US"/>
        </w:rPr>
        <w:t xml:space="preserve">пропорциональная, интегральная и дифференциальная составляющие. </w:t>
      </w:r>
      <w:r w:rsidR="00620E43" w:rsidRPr="000A4931">
        <w:rPr>
          <w:sz w:val="28"/>
          <w:szCs w:val="28"/>
          <w:lang w:eastAsia="en-US"/>
        </w:rPr>
        <w:t xml:space="preserve">Сумма этих трёх компонентов формирует управляющее воздействие, </w:t>
      </w:r>
      <w:r w:rsidR="00620E43">
        <w:rPr>
          <w:sz w:val="28"/>
          <w:szCs w:val="28"/>
          <w:lang w:eastAsia="en-US"/>
        </w:rPr>
        <w:t>которое подаётся</w:t>
      </w:r>
      <w:r w:rsidR="00620E43" w:rsidRPr="000A4931">
        <w:rPr>
          <w:sz w:val="28"/>
          <w:szCs w:val="28"/>
          <w:lang w:eastAsia="en-US"/>
        </w:rPr>
        <w:t xml:space="preserve"> на мотор через драйвер TA6586. </w:t>
      </w:r>
    </w:p>
    <w:p w14:paraId="26583F3D" w14:textId="38A80AE0" w:rsidR="000A4931" w:rsidRPr="000A4931" w:rsidRDefault="000A4931" w:rsidP="00620E43">
      <w:pPr>
        <w:spacing w:line="360" w:lineRule="auto"/>
        <w:ind w:firstLine="709"/>
        <w:jc w:val="both"/>
        <w:rPr>
          <w:sz w:val="28"/>
          <w:szCs w:val="28"/>
          <w:lang w:eastAsia="en-US"/>
        </w:rPr>
      </w:pPr>
    </w:p>
    <w:p w14:paraId="122CF1E9" w14:textId="6A5C2BEB" w:rsidR="000A4931" w:rsidRDefault="00620E43" w:rsidP="00620E43">
      <w:pPr>
        <w:spacing w:line="360" w:lineRule="auto"/>
        <w:ind w:firstLine="709"/>
        <w:jc w:val="both"/>
        <w:rPr>
          <w:sz w:val="28"/>
          <w:szCs w:val="28"/>
          <w:lang w:eastAsia="en-US"/>
        </w:rPr>
      </w:pPr>
      <w:r>
        <w:rPr>
          <w:sz w:val="28"/>
          <w:szCs w:val="28"/>
          <w:lang w:eastAsia="en-US"/>
        </w:rPr>
        <w:t>В программе ПИД-регулятор организован следующим образом</w:t>
      </w:r>
      <w:r w:rsidRPr="00620E43">
        <w:rPr>
          <w:sz w:val="28"/>
          <w:szCs w:val="28"/>
          <w:lang w:eastAsia="en-US"/>
        </w:rPr>
        <w:t>:</w:t>
      </w:r>
      <w:r w:rsidR="000A4931" w:rsidRPr="000A4931">
        <w:rPr>
          <w:sz w:val="28"/>
          <w:szCs w:val="28"/>
          <w:lang w:eastAsia="en-US"/>
        </w:rPr>
        <w:t xml:space="preserve"> </w:t>
      </w:r>
    </w:p>
    <w:p w14:paraId="6D0DCC75" w14:textId="45698888" w:rsidR="00620E43" w:rsidRDefault="00620E43" w:rsidP="000A4931">
      <w:pPr>
        <w:spacing w:line="360" w:lineRule="auto"/>
        <w:jc w:val="both"/>
        <w:rPr>
          <w:sz w:val="28"/>
          <w:szCs w:val="28"/>
          <w:lang w:eastAsia="en-US"/>
        </w:rPr>
      </w:pPr>
    </w:p>
    <w:p w14:paraId="1DC5C18B" w14:textId="54375E4C" w:rsidR="00620E43" w:rsidRPr="00B85A21" w:rsidRDefault="00620E43" w:rsidP="00620E43">
      <w:pPr>
        <w:spacing w:line="360" w:lineRule="auto"/>
        <w:jc w:val="both"/>
        <w:rPr>
          <w:sz w:val="28"/>
          <w:szCs w:val="28"/>
        </w:rPr>
      </w:pPr>
      <w:r w:rsidRPr="00603A97">
        <w:rPr>
          <w:noProof/>
          <w:sz w:val="28"/>
          <w:szCs w:val="28"/>
        </w:rPr>
        <mc:AlternateContent>
          <mc:Choice Requires="wps">
            <w:drawing>
              <wp:anchor distT="45720" distB="45720" distL="114300" distR="114300" simplePos="0" relativeHeight="251674624" behindDoc="0" locked="0" layoutInCell="1" allowOverlap="1" wp14:anchorId="469EBB00" wp14:editId="6EDC5555">
                <wp:simplePos x="0" y="0"/>
                <wp:positionH relativeFrom="margin">
                  <wp:align>right</wp:align>
                </wp:positionH>
                <wp:positionV relativeFrom="paragraph">
                  <wp:posOffset>320675</wp:posOffset>
                </wp:positionV>
                <wp:extent cx="5931535" cy="1733550"/>
                <wp:effectExtent l="0" t="0" r="12065" b="19050"/>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733550"/>
                        </a:xfrm>
                        <a:prstGeom prst="rect">
                          <a:avLst/>
                        </a:prstGeom>
                        <a:solidFill>
                          <a:srgbClr val="FFFFFF"/>
                        </a:solidFill>
                        <a:ln w="9525">
                          <a:solidFill>
                            <a:srgbClr val="000000"/>
                          </a:solidFill>
                          <a:miter lim="800000"/>
                          <a:headEnd/>
                          <a:tailEnd/>
                        </a:ln>
                      </wps:spPr>
                      <wps:txbx>
                        <w:txbxContent>
                          <w:p w14:paraId="682BB7A6"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error = </w:t>
                            </w:r>
                            <w:proofErr w:type="spellStart"/>
                            <w:r w:rsidRPr="00620E43">
                              <w:rPr>
                                <w:rFonts w:ascii="Courier New" w:hAnsi="Courier New" w:cs="Courier New"/>
                                <w:lang w:val="en-US"/>
                              </w:rPr>
                              <w:t>targetAngle</w:t>
                            </w:r>
                            <w:proofErr w:type="spellEnd"/>
                            <w:r w:rsidRPr="00620E43">
                              <w:rPr>
                                <w:rFonts w:ascii="Courier New" w:hAnsi="Courier New" w:cs="Courier New"/>
                                <w:lang w:val="en-US"/>
                              </w:rPr>
                              <w:t xml:space="preserve"> - </w:t>
                            </w:r>
                            <w:proofErr w:type="spellStart"/>
                            <w:r w:rsidRPr="00620E43">
                              <w:rPr>
                                <w:rFonts w:ascii="Courier New" w:hAnsi="Courier New" w:cs="Courier New"/>
                                <w:lang w:val="en-US"/>
                              </w:rPr>
                              <w:t>currentAngle</w:t>
                            </w:r>
                            <w:proofErr w:type="spellEnd"/>
                            <w:r w:rsidRPr="00620E43">
                              <w:rPr>
                                <w:rFonts w:ascii="Courier New" w:hAnsi="Courier New" w:cs="Courier New"/>
                                <w:lang w:val="en-US"/>
                              </w:rPr>
                              <w:t>;</w:t>
                            </w:r>
                          </w:p>
                          <w:p w14:paraId="703154E9" w14:textId="77777777" w:rsidR="00620E43" w:rsidRPr="00620E43" w:rsidRDefault="00620E43" w:rsidP="00620E43">
                            <w:pPr>
                              <w:shd w:val="clear" w:color="auto" w:fill="FFFFFF"/>
                              <w:spacing w:line="285" w:lineRule="atLeast"/>
                              <w:rPr>
                                <w:rFonts w:ascii="Courier New" w:hAnsi="Courier New" w:cs="Courier New"/>
                                <w:lang w:val="en-US"/>
                              </w:rPr>
                            </w:pPr>
                          </w:p>
                          <w:p w14:paraId="2F936748"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P = </w:t>
                            </w:r>
                            <w:proofErr w:type="spellStart"/>
                            <w:r w:rsidRPr="00620E43">
                              <w:rPr>
                                <w:rFonts w:ascii="Courier New" w:hAnsi="Courier New" w:cs="Courier New"/>
                                <w:lang w:val="en-US"/>
                              </w:rPr>
                              <w:t>Kp</w:t>
                            </w:r>
                            <w:proofErr w:type="spellEnd"/>
                            <w:r w:rsidRPr="00620E43">
                              <w:rPr>
                                <w:rFonts w:ascii="Courier New" w:hAnsi="Courier New" w:cs="Courier New"/>
                                <w:lang w:val="en-US"/>
                              </w:rPr>
                              <w:t xml:space="preserve"> * error;</w:t>
                            </w:r>
                          </w:p>
                          <w:p w14:paraId="44EDF9B7"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integral += error * </w:t>
                            </w:r>
                            <w:proofErr w:type="spellStart"/>
                            <w:r w:rsidRPr="00620E43">
                              <w:rPr>
                                <w:rFonts w:ascii="Courier New" w:hAnsi="Courier New" w:cs="Courier New"/>
                                <w:lang w:val="en-US"/>
                              </w:rPr>
                              <w:t>deltaTime</w:t>
                            </w:r>
                            <w:proofErr w:type="spellEnd"/>
                            <w:r w:rsidRPr="00620E43">
                              <w:rPr>
                                <w:rFonts w:ascii="Courier New" w:hAnsi="Courier New" w:cs="Courier New"/>
                                <w:lang w:val="en-US"/>
                              </w:rPr>
                              <w:t>;</w:t>
                            </w:r>
                          </w:p>
                          <w:p w14:paraId="7891C309"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float I = Ki * integral;</w:t>
                            </w:r>
                          </w:p>
                          <w:p w14:paraId="0AF41D25"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derivative = (error - </w:t>
                            </w:r>
                            <w:proofErr w:type="spellStart"/>
                            <w:r w:rsidRPr="00620E43">
                              <w:rPr>
                                <w:rFonts w:ascii="Courier New" w:hAnsi="Courier New" w:cs="Courier New"/>
                                <w:lang w:val="en-US"/>
                              </w:rPr>
                              <w:t>previousError</w:t>
                            </w:r>
                            <w:proofErr w:type="spellEnd"/>
                            <w:r w:rsidRPr="00620E43">
                              <w:rPr>
                                <w:rFonts w:ascii="Courier New" w:hAnsi="Courier New" w:cs="Courier New"/>
                                <w:lang w:val="en-US"/>
                              </w:rPr>
                              <w:t xml:space="preserve">) / </w:t>
                            </w:r>
                            <w:proofErr w:type="spellStart"/>
                            <w:r w:rsidRPr="00620E43">
                              <w:rPr>
                                <w:rFonts w:ascii="Courier New" w:hAnsi="Courier New" w:cs="Courier New"/>
                                <w:lang w:val="en-US"/>
                              </w:rPr>
                              <w:t>deltaTime</w:t>
                            </w:r>
                            <w:proofErr w:type="spellEnd"/>
                            <w:r w:rsidRPr="00620E43">
                              <w:rPr>
                                <w:rFonts w:ascii="Courier New" w:hAnsi="Courier New" w:cs="Courier New"/>
                                <w:lang w:val="en-US"/>
                              </w:rPr>
                              <w:t>;</w:t>
                            </w:r>
                          </w:p>
                          <w:p w14:paraId="1BAB18F6" w14:textId="62C1CEC9"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D = </w:t>
                            </w:r>
                            <w:proofErr w:type="spellStart"/>
                            <w:r w:rsidRPr="00620E43">
                              <w:rPr>
                                <w:rFonts w:ascii="Courier New" w:hAnsi="Courier New" w:cs="Courier New"/>
                                <w:lang w:val="en-US"/>
                              </w:rPr>
                              <w:t>Kd</w:t>
                            </w:r>
                            <w:proofErr w:type="spellEnd"/>
                            <w:r w:rsidRPr="00620E43">
                              <w:rPr>
                                <w:rFonts w:ascii="Courier New" w:hAnsi="Courier New" w:cs="Courier New"/>
                                <w:lang w:val="en-US"/>
                              </w:rPr>
                              <w:t xml:space="preserve"> * derivative;</w:t>
                            </w:r>
                          </w:p>
                          <w:p w14:paraId="0DE94B8B"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float output = P + I + D;</w:t>
                            </w:r>
                          </w:p>
                          <w:p w14:paraId="77F8EB74" w14:textId="4A03D37C" w:rsidR="00620E43" w:rsidRPr="003D0195" w:rsidRDefault="00620E43" w:rsidP="00620E43">
                            <w:pPr>
                              <w:shd w:val="clear" w:color="auto" w:fill="FFFFFF"/>
                              <w:spacing w:line="285" w:lineRule="atLeast"/>
                              <w:rPr>
                                <w:rFonts w:ascii="Consolas" w:hAnsi="Consolas"/>
                                <w:color w:val="4E5B61"/>
                              </w:rPr>
                            </w:pPr>
                            <w:proofErr w:type="spellStart"/>
                            <w:proofErr w:type="gramStart"/>
                            <w:r w:rsidRPr="00620E43">
                              <w:rPr>
                                <w:rFonts w:ascii="Courier New" w:hAnsi="Courier New" w:cs="Courier New"/>
                              </w:rPr>
                              <w:t>motor.setSpeed</w:t>
                            </w:r>
                            <w:proofErr w:type="spellEnd"/>
                            <w:proofErr w:type="gramEnd"/>
                            <w:r w:rsidRPr="00620E43">
                              <w:rPr>
                                <w:rFonts w:ascii="Courier New" w:hAnsi="Courier New" w:cs="Courier New"/>
                              </w:rPr>
                              <w:t>(</w:t>
                            </w:r>
                            <w:proofErr w:type="spellStart"/>
                            <w:r w:rsidRPr="00620E43">
                              <w:rPr>
                                <w:rFonts w:ascii="Courier New" w:hAnsi="Courier New" w:cs="Courier New"/>
                              </w:rPr>
                              <w:t>output</w:t>
                            </w:r>
                            <w:proofErr w:type="spellEnd"/>
                            <w:r w:rsidRPr="00620E43">
                              <w:rPr>
                                <w:rFonts w:ascii="Courier New" w:hAnsi="Courier New" w:cs="Courier New"/>
                              </w:rPr>
                              <w:t>);</w:t>
                            </w:r>
                            <w:r w:rsidRPr="003D0195">
                              <w:rPr>
                                <w:rFonts w:ascii="Consolas" w:hAnsi="Consolas"/>
                                <w:color w:val="4E5B61"/>
                              </w:rPr>
                              <w:t>   </w:t>
                            </w:r>
                          </w:p>
                          <w:p w14:paraId="236DB8BA" w14:textId="77777777" w:rsidR="00620E43" w:rsidRPr="00BD0A0C" w:rsidRDefault="00620E43" w:rsidP="00620E43">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EBB00" id="_x0000_s1032" type="#_x0000_t202" style="position:absolute;left:0;text-align:left;margin-left:415.85pt;margin-top:25.25pt;width:467.05pt;height:136.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">
                <v:textbox>
                  <w:txbxContent>
                    <w:p w14:paraId="682BB7A6"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error = </w:t>
                      </w:r>
                      <w:proofErr w:type="spellStart"/>
                      <w:r w:rsidRPr="00620E43">
                        <w:rPr>
                          <w:rFonts w:ascii="Courier New" w:hAnsi="Courier New" w:cs="Courier New"/>
                          <w:lang w:val="en-US"/>
                        </w:rPr>
                        <w:t>targetAngle</w:t>
                      </w:r>
                      <w:proofErr w:type="spellEnd"/>
                      <w:r w:rsidRPr="00620E43">
                        <w:rPr>
                          <w:rFonts w:ascii="Courier New" w:hAnsi="Courier New" w:cs="Courier New"/>
                          <w:lang w:val="en-US"/>
                        </w:rPr>
                        <w:t xml:space="preserve"> - </w:t>
                      </w:r>
                      <w:proofErr w:type="spellStart"/>
                      <w:r w:rsidRPr="00620E43">
                        <w:rPr>
                          <w:rFonts w:ascii="Courier New" w:hAnsi="Courier New" w:cs="Courier New"/>
                          <w:lang w:val="en-US"/>
                        </w:rPr>
                        <w:t>currentAngle</w:t>
                      </w:r>
                      <w:proofErr w:type="spellEnd"/>
                      <w:r w:rsidRPr="00620E43">
                        <w:rPr>
                          <w:rFonts w:ascii="Courier New" w:hAnsi="Courier New" w:cs="Courier New"/>
                          <w:lang w:val="en-US"/>
                        </w:rPr>
                        <w:t>;</w:t>
                      </w:r>
                    </w:p>
                    <w:p w14:paraId="703154E9" w14:textId="77777777" w:rsidR="00620E43" w:rsidRPr="00620E43" w:rsidRDefault="00620E43" w:rsidP="00620E43">
                      <w:pPr>
                        <w:shd w:val="clear" w:color="auto" w:fill="FFFFFF"/>
                        <w:spacing w:line="285" w:lineRule="atLeast"/>
                        <w:rPr>
                          <w:rFonts w:ascii="Courier New" w:hAnsi="Courier New" w:cs="Courier New"/>
                          <w:lang w:val="en-US"/>
                        </w:rPr>
                      </w:pPr>
                    </w:p>
                    <w:p w14:paraId="2F936748"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P = </w:t>
                      </w:r>
                      <w:proofErr w:type="spellStart"/>
                      <w:r w:rsidRPr="00620E43">
                        <w:rPr>
                          <w:rFonts w:ascii="Courier New" w:hAnsi="Courier New" w:cs="Courier New"/>
                          <w:lang w:val="en-US"/>
                        </w:rPr>
                        <w:t>Kp</w:t>
                      </w:r>
                      <w:proofErr w:type="spellEnd"/>
                      <w:r w:rsidRPr="00620E43">
                        <w:rPr>
                          <w:rFonts w:ascii="Courier New" w:hAnsi="Courier New" w:cs="Courier New"/>
                          <w:lang w:val="en-US"/>
                        </w:rPr>
                        <w:t xml:space="preserve"> * error;</w:t>
                      </w:r>
                    </w:p>
                    <w:p w14:paraId="44EDF9B7"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integral += error * </w:t>
                      </w:r>
                      <w:proofErr w:type="spellStart"/>
                      <w:r w:rsidRPr="00620E43">
                        <w:rPr>
                          <w:rFonts w:ascii="Courier New" w:hAnsi="Courier New" w:cs="Courier New"/>
                          <w:lang w:val="en-US"/>
                        </w:rPr>
                        <w:t>deltaTime</w:t>
                      </w:r>
                      <w:proofErr w:type="spellEnd"/>
                      <w:r w:rsidRPr="00620E43">
                        <w:rPr>
                          <w:rFonts w:ascii="Courier New" w:hAnsi="Courier New" w:cs="Courier New"/>
                          <w:lang w:val="en-US"/>
                        </w:rPr>
                        <w:t>;</w:t>
                      </w:r>
                    </w:p>
                    <w:p w14:paraId="7891C309"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float I = Ki * integral;</w:t>
                      </w:r>
                    </w:p>
                    <w:p w14:paraId="0AF41D25"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derivative = (error - </w:t>
                      </w:r>
                      <w:proofErr w:type="spellStart"/>
                      <w:r w:rsidRPr="00620E43">
                        <w:rPr>
                          <w:rFonts w:ascii="Courier New" w:hAnsi="Courier New" w:cs="Courier New"/>
                          <w:lang w:val="en-US"/>
                        </w:rPr>
                        <w:t>previousError</w:t>
                      </w:r>
                      <w:proofErr w:type="spellEnd"/>
                      <w:r w:rsidRPr="00620E43">
                        <w:rPr>
                          <w:rFonts w:ascii="Courier New" w:hAnsi="Courier New" w:cs="Courier New"/>
                          <w:lang w:val="en-US"/>
                        </w:rPr>
                        <w:t xml:space="preserve">) / </w:t>
                      </w:r>
                      <w:proofErr w:type="spellStart"/>
                      <w:r w:rsidRPr="00620E43">
                        <w:rPr>
                          <w:rFonts w:ascii="Courier New" w:hAnsi="Courier New" w:cs="Courier New"/>
                          <w:lang w:val="en-US"/>
                        </w:rPr>
                        <w:t>deltaTime</w:t>
                      </w:r>
                      <w:proofErr w:type="spellEnd"/>
                      <w:r w:rsidRPr="00620E43">
                        <w:rPr>
                          <w:rFonts w:ascii="Courier New" w:hAnsi="Courier New" w:cs="Courier New"/>
                          <w:lang w:val="en-US"/>
                        </w:rPr>
                        <w:t>;</w:t>
                      </w:r>
                    </w:p>
                    <w:p w14:paraId="1BAB18F6" w14:textId="62C1CEC9"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 xml:space="preserve">float D = </w:t>
                      </w:r>
                      <w:proofErr w:type="spellStart"/>
                      <w:r w:rsidRPr="00620E43">
                        <w:rPr>
                          <w:rFonts w:ascii="Courier New" w:hAnsi="Courier New" w:cs="Courier New"/>
                          <w:lang w:val="en-US"/>
                        </w:rPr>
                        <w:t>Kd</w:t>
                      </w:r>
                      <w:proofErr w:type="spellEnd"/>
                      <w:r w:rsidRPr="00620E43">
                        <w:rPr>
                          <w:rFonts w:ascii="Courier New" w:hAnsi="Courier New" w:cs="Courier New"/>
                          <w:lang w:val="en-US"/>
                        </w:rPr>
                        <w:t xml:space="preserve"> * derivative;</w:t>
                      </w:r>
                    </w:p>
                    <w:p w14:paraId="0DE94B8B" w14:textId="77777777" w:rsidR="00620E43" w:rsidRPr="00620E43" w:rsidRDefault="00620E43" w:rsidP="00620E43">
                      <w:pPr>
                        <w:shd w:val="clear" w:color="auto" w:fill="FFFFFF"/>
                        <w:spacing w:line="285" w:lineRule="atLeast"/>
                        <w:rPr>
                          <w:rFonts w:ascii="Courier New" w:hAnsi="Courier New" w:cs="Courier New"/>
                          <w:lang w:val="en-US"/>
                        </w:rPr>
                      </w:pPr>
                      <w:r w:rsidRPr="00620E43">
                        <w:rPr>
                          <w:rFonts w:ascii="Courier New" w:hAnsi="Courier New" w:cs="Courier New"/>
                          <w:lang w:val="en-US"/>
                        </w:rPr>
                        <w:t>float output = P + I + D;</w:t>
                      </w:r>
                    </w:p>
                    <w:p w14:paraId="77F8EB74" w14:textId="4A03D37C" w:rsidR="00620E43" w:rsidRPr="003D0195" w:rsidRDefault="00620E43" w:rsidP="00620E43">
                      <w:pPr>
                        <w:shd w:val="clear" w:color="auto" w:fill="FFFFFF"/>
                        <w:spacing w:line="285" w:lineRule="atLeast"/>
                        <w:rPr>
                          <w:rFonts w:ascii="Consolas" w:hAnsi="Consolas"/>
                          <w:color w:val="4E5B61"/>
                        </w:rPr>
                      </w:pPr>
                      <w:proofErr w:type="spellStart"/>
                      <w:proofErr w:type="gramStart"/>
                      <w:r w:rsidRPr="00620E43">
                        <w:rPr>
                          <w:rFonts w:ascii="Courier New" w:hAnsi="Courier New" w:cs="Courier New"/>
                        </w:rPr>
                        <w:t>motor.setSpeed</w:t>
                      </w:r>
                      <w:proofErr w:type="spellEnd"/>
                      <w:proofErr w:type="gramEnd"/>
                      <w:r w:rsidRPr="00620E43">
                        <w:rPr>
                          <w:rFonts w:ascii="Courier New" w:hAnsi="Courier New" w:cs="Courier New"/>
                        </w:rPr>
                        <w:t>(</w:t>
                      </w:r>
                      <w:proofErr w:type="spellStart"/>
                      <w:r w:rsidRPr="00620E43">
                        <w:rPr>
                          <w:rFonts w:ascii="Courier New" w:hAnsi="Courier New" w:cs="Courier New"/>
                        </w:rPr>
                        <w:t>output</w:t>
                      </w:r>
                      <w:proofErr w:type="spellEnd"/>
                      <w:r w:rsidRPr="00620E43">
                        <w:rPr>
                          <w:rFonts w:ascii="Courier New" w:hAnsi="Courier New" w:cs="Courier New"/>
                        </w:rPr>
                        <w:t>);</w:t>
                      </w:r>
                      <w:r w:rsidRPr="003D0195">
                        <w:rPr>
                          <w:rFonts w:ascii="Consolas" w:hAnsi="Consolas"/>
                          <w:color w:val="4E5B61"/>
                        </w:rPr>
                        <w:t>   </w:t>
                      </w:r>
                    </w:p>
                    <w:p w14:paraId="236DB8BA" w14:textId="77777777" w:rsidR="00620E43" w:rsidRPr="00BD0A0C" w:rsidRDefault="00620E43" w:rsidP="00620E43">
                      <w:pPr>
                        <w:rPr>
                          <w:rFonts w:ascii="Courier New" w:hAnsi="Courier New" w:cs="Courier New"/>
                        </w:rPr>
                      </w:pPr>
                    </w:p>
                  </w:txbxContent>
                </v:textbox>
                <w10:wrap type="square" anchorx="margin"/>
              </v:shape>
            </w:pict>
          </mc:Fallback>
        </mc:AlternateContent>
      </w:r>
      <w:r>
        <w:rPr>
          <w:sz w:val="28"/>
          <w:szCs w:val="28"/>
        </w:rPr>
        <w:t xml:space="preserve">Листинг </w:t>
      </w:r>
      <w:r w:rsidRPr="00EA4351">
        <w:rPr>
          <w:sz w:val="28"/>
          <w:szCs w:val="28"/>
        </w:rPr>
        <w:t>6</w:t>
      </w:r>
      <w:r>
        <w:rPr>
          <w:sz w:val="28"/>
          <w:szCs w:val="28"/>
        </w:rPr>
        <w:t xml:space="preserve"> – ПИД-</w:t>
      </w:r>
      <w:proofErr w:type="spellStart"/>
      <w:r>
        <w:rPr>
          <w:sz w:val="28"/>
          <w:szCs w:val="28"/>
        </w:rPr>
        <w:t>регулятр</w:t>
      </w:r>
      <w:proofErr w:type="spellEnd"/>
      <w:r>
        <w:rPr>
          <w:sz w:val="28"/>
          <w:szCs w:val="28"/>
        </w:rPr>
        <w:t xml:space="preserve"> </w:t>
      </w:r>
    </w:p>
    <w:p w14:paraId="7CA7B620" w14:textId="6B296D7D" w:rsidR="00620E43" w:rsidRDefault="00620E43" w:rsidP="000A4931">
      <w:pPr>
        <w:spacing w:line="360" w:lineRule="auto"/>
        <w:jc w:val="both"/>
        <w:rPr>
          <w:sz w:val="28"/>
          <w:szCs w:val="28"/>
          <w:lang w:eastAsia="en-US"/>
        </w:rPr>
      </w:pPr>
    </w:p>
    <w:p w14:paraId="2F34CDC3" w14:textId="173AF437" w:rsidR="00620E43" w:rsidRPr="00620E43" w:rsidRDefault="00620E43" w:rsidP="00620E43">
      <w:pPr>
        <w:spacing w:line="360" w:lineRule="auto"/>
        <w:ind w:firstLine="709"/>
        <w:jc w:val="both"/>
        <w:rPr>
          <w:sz w:val="28"/>
          <w:szCs w:val="28"/>
          <w:lang w:eastAsia="en-US"/>
        </w:rPr>
      </w:pPr>
      <w:r>
        <w:rPr>
          <w:sz w:val="28"/>
          <w:szCs w:val="28"/>
          <w:lang w:eastAsia="en-US"/>
        </w:rPr>
        <w:t>Пр</w:t>
      </w:r>
      <w:r w:rsidRPr="00620E43">
        <w:rPr>
          <w:sz w:val="28"/>
          <w:szCs w:val="28"/>
          <w:lang w:eastAsia="en-US"/>
        </w:rPr>
        <w:t xml:space="preserve">оцесс настройки проводился экспериментально. Последовательно изменялись значения коэффициентов </w:t>
      </w:r>
      <w:proofErr w:type="spellStart"/>
      <w:r w:rsidRPr="00620E43">
        <w:rPr>
          <w:sz w:val="28"/>
          <w:szCs w:val="28"/>
          <w:lang w:eastAsia="en-US"/>
        </w:rPr>
        <w:t>Kp</w:t>
      </w:r>
      <w:proofErr w:type="spellEnd"/>
      <w:r w:rsidRPr="00620E43">
        <w:rPr>
          <w:sz w:val="28"/>
          <w:szCs w:val="28"/>
          <w:lang w:eastAsia="en-US"/>
        </w:rPr>
        <w:t xml:space="preserve">, </w:t>
      </w:r>
      <w:proofErr w:type="spellStart"/>
      <w:r w:rsidRPr="00620E43">
        <w:rPr>
          <w:sz w:val="28"/>
          <w:szCs w:val="28"/>
          <w:lang w:eastAsia="en-US"/>
        </w:rPr>
        <w:t>Ki</w:t>
      </w:r>
      <w:proofErr w:type="spellEnd"/>
      <w:r w:rsidRPr="00620E43">
        <w:rPr>
          <w:sz w:val="28"/>
          <w:szCs w:val="28"/>
          <w:lang w:eastAsia="en-US"/>
        </w:rPr>
        <w:t xml:space="preserve"> и </w:t>
      </w:r>
      <w:proofErr w:type="spellStart"/>
      <w:r w:rsidRPr="00620E43">
        <w:rPr>
          <w:sz w:val="28"/>
          <w:szCs w:val="28"/>
          <w:lang w:eastAsia="en-US"/>
        </w:rPr>
        <w:t>Kd</w:t>
      </w:r>
      <w:proofErr w:type="spellEnd"/>
      <w:r w:rsidRPr="00620E43">
        <w:rPr>
          <w:sz w:val="28"/>
          <w:szCs w:val="28"/>
          <w:lang w:eastAsia="en-US"/>
        </w:rPr>
        <w:t xml:space="preserve"> и </w:t>
      </w:r>
      <w:r>
        <w:rPr>
          <w:sz w:val="28"/>
          <w:szCs w:val="28"/>
          <w:lang w:eastAsia="en-US"/>
        </w:rPr>
        <w:t>делались выводы на основе реакции</w:t>
      </w:r>
      <w:r w:rsidRPr="00620E43">
        <w:rPr>
          <w:sz w:val="28"/>
          <w:szCs w:val="28"/>
          <w:lang w:eastAsia="en-US"/>
        </w:rPr>
        <w:t xml:space="preserve"> системы на внешние возмущения:</w:t>
      </w:r>
    </w:p>
    <w:p w14:paraId="367948ED" w14:textId="33CCE099" w:rsidR="00620E43" w:rsidRPr="00620E43" w:rsidRDefault="00620E43" w:rsidP="00620E43">
      <w:pPr>
        <w:pStyle w:val="ListParagraph"/>
        <w:numPr>
          <w:ilvl w:val="0"/>
          <w:numId w:val="28"/>
        </w:numPr>
        <w:spacing w:line="360" w:lineRule="auto"/>
        <w:ind w:left="0" w:firstLine="709"/>
        <w:jc w:val="both"/>
        <w:rPr>
          <w:rFonts w:ascii="Times New Roman" w:hAnsi="Times New Roman"/>
          <w:sz w:val="28"/>
          <w:szCs w:val="28"/>
        </w:rPr>
      </w:pPr>
      <w:r w:rsidRPr="00620E43">
        <w:rPr>
          <w:rFonts w:ascii="Times New Roman" w:hAnsi="Times New Roman"/>
          <w:sz w:val="28"/>
          <w:szCs w:val="28"/>
        </w:rPr>
        <w:t>При недостаточном</w:t>
      </w:r>
      <w:r w:rsidR="00AF0CE8">
        <w:rPr>
          <w:rFonts w:ascii="Times New Roman" w:hAnsi="Times New Roman"/>
          <w:sz w:val="28"/>
          <w:szCs w:val="28"/>
        </w:rPr>
        <w:t xml:space="preserve"> значении коэффициента</w:t>
      </w:r>
      <w:r w:rsidRPr="00620E43">
        <w:rPr>
          <w:rFonts w:ascii="Times New Roman" w:hAnsi="Times New Roman"/>
          <w:sz w:val="28"/>
          <w:szCs w:val="28"/>
        </w:rPr>
        <w:t xml:space="preserve"> </w:t>
      </w:r>
      <w:proofErr w:type="spellStart"/>
      <w:r w:rsidRPr="00620E43">
        <w:rPr>
          <w:rFonts w:ascii="Times New Roman" w:hAnsi="Times New Roman"/>
          <w:sz w:val="28"/>
          <w:szCs w:val="28"/>
        </w:rPr>
        <w:t>Kp</w:t>
      </w:r>
      <w:proofErr w:type="spellEnd"/>
      <w:r w:rsidRPr="00620E43">
        <w:rPr>
          <w:rFonts w:ascii="Times New Roman" w:hAnsi="Times New Roman"/>
          <w:sz w:val="28"/>
          <w:szCs w:val="28"/>
        </w:rPr>
        <w:t xml:space="preserve"> платформа </w:t>
      </w:r>
      <w:r w:rsidR="00AF0CE8">
        <w:rPr>
          <w:rFonts w:ascii="Times New Roman" w:hAnsi="Times New Roman"/>
          <w:sz w:val="28"/>
          <w:szCs w:val="28"/>
        </w:rPr>
        <w:t xml:space="preserve">слишком </w:t>
      </w:r>
      <w:r w:rsidRPr="00620E43">
        <w:rPr>
          <w:rFonts w:ascii="Times New Roman" w:hAnsi="Times New Roman"/>
          <w:sz w:val="28"/>
          <w:szCs w:val="28"/>
        </w:rPr>
        <w:t>медленно возвращалась в исходное положение.</w:t>
      </w:r>
    </w:p>
    <w:p w14:paraId="31F7AE18" w14:textId="4A102015" w:rsidR="00620E43" w:rsidRPr="00620E43" w:rsidRDefault="00620E43" w:rsidP="00620E43">
      <w:pPr>
        <w:pStyle w:val="ListParagraph"/>
        <w:numPr>
          <w:ilvl w:val="0"/>
          <w:numId w:val="28"/>
        </w:numPr>
        <w:spacing w:line="360" w:lineRule="auto"/>
        <w:ind w:left="0" w:firstLine="709"/>
        <w:jc w:val="both"/>
        <w:rPr>
          <w:rFonts w:ascii="Times New Roman" w:hAnsi="Times New Roman"/>
          <w:sz w:val="28"/>
          <w:szCs w:val="28"/>
        </w:rPr>
      </w:pPr>
      <w:r w:rsidRPr="00620E43">
        <w:rPr>
          <w:rFonts w:ascii="Times New Roman" w:hAnsi="Times New Roman"/>
          <w:sz w:val="28"/>
          <w:szCs w:val="28"/>
        </w:rPr>
        <w:t>При слишком большом</w:t>
      </w:r>
      <w:r w:rsidR="00AF0CE8">
        <w:rPr>
          <w:rFonts w:ascii="Times New Roman" w:hAnsi="Times New Roman"/>
          <w:sz w:val="28"/>
          <w:szCs w:val="28"/>
        </w:rPr>
        <w:t xml:space="preserve"> значении коэффициента</w:t>
      </w:r>
      <w:r w:rsidRPr="00620E43">
        <w:rPr>
          <w:rFonts w:ascii="Times New Roman" w:hAnsi="Times New Roman"/>
          <w:sz w:val="28"/>
          <w:szCs w:val="28"/>
        </w:rPr>
        <w:t xml:space="preserve"> </w:t>
      </w:r>
      <w:proofErr w:type="spellStart"/>
      <w:r w:rsidRPr="00620E43">
        <w:rPr>
          <w:rFonts w:ascii="Times New Roman" w:hAnsi="Times New Roman"/>
          <w:sz w:val="28"/>
          <w:szCs w:val="28"/>
        </w:rPr>
        <w:t>Kp</w:t>
      </w:r>
      <w:proofErr w:type="spellEnd"/>
      <w:r w:rsidRPr="00620E43">
        <w:rPr>
          <w:rFonts w:ascii="Times New Roman" w:hAnsi="Times New Roman"/>
          <w:sz w:val="28"/>
          <w:szCs w:val="28"/>
        </w:rPr>
        <w:t xml:space="preserve"> возникали колебания.</w:t>
      </w:r>
    </w:p>
    <w:p w14:paraId="456EDBBD" w14:textId="4EE063A5" w:rsidR="00620E43" w:rsidRPr="00620E43" w:rsidRDefault="00620E43" w:rsidP="00620E43">
      <w:pPr>
        <w:pStyle w:val="ListParagraph"/>
        <w:numPr>
          <w:ilvl w:val="0"/>
          <w:numId w:val="28"/>
        </w:numPr>
        <w:spacing w:line="360" w:lineRule="auto"/>
        <w:ind w:left="0" w:firstLine="709"/>
        <w:jc w:val="both"/>
        <w:rPr>
          <w:rFonts w:ascii="Times New Roman" w:hAnsi="Times New Roman"/>
          <w:sz w:val="28"/>
          <w:szCs w:val="28"/>
        </w:rPr>
      </w:pPr>
      <w:r w:rsidRPr="00620E43">
        <w:rPr>
          <w:rFonts w:ascii="Times New Roman" w:hAnsi="Times New Roman"/>
          <w:sz w:val="28"/>
          <w:szCs w:val="28"/>
        </w:rPr>
        <w:lastRenderedPageBreak/>
        <w:t>Добавление</w:t>
      </w:r>
      <w:r w:rsidR="00AF0CE8">
        <w:rPr>
          <w:rFonts w:ascii="Times New Roman" w:hAnsi="Times New Roman"/>
          <w:sz w:val="28"/>
          <w:szCs w:val="28"/>
        </w:rPr>
        <w:t xml:space="preserve"> коэффициента</w:t>
      </w:r>
      <w:r w:rsidRPr="00620E43">
        <w:rPr>
          <w:rFonts w:ascii="Times New Roman" w:hAnsi="Times New Roman"/>
          <w:sz w:val="28"/>
          <w:szCs w:val="28"/>
        </w:rPr>
        <w:t xml:space="preserve"> </w:t>
      </w:r>
      <w:proofErr w:type="spellStart"/>
      <w:r w:rsidRPr="00620E43">
        <w:rPr>
          <w:rFonts w:ascii="Times New Roman" w:hAnsi="Times New Roman"/>
          <w:sz w:val="28"/>
          <w:szCs w:val="28"/>
        </w:rPr>
        <w:t>Ki</w:t>
      </w:r>
      <w:proofErr w:type="spellEnd"/>
      <w:r w:rsidRPr="00620E43">
        <w:rPr>
          <w:rFonts w:ascii="Times New Roman" w:hAnsi="Times New Roman"/>
          <w:sz w:val="28"/>
          <w:szCs w:val="28"/>
        </w:rPr>
        <w:t xml:space="preserve"> позволило устранить остаточную ошибку.</w:t>
      </w:r>
    </w:p>
    <w:p w14:paraId="57F0FCAD" w14:textId="34032C27" w:rsidR="00620E43" w:rsidRPr="00AF0CE8" w:rsidRDefault="00620E43" w:rsidP="00620E43">
      <w:pPr>
        <w:pStyle w:val="ListParagraph"/>
        <w:numPr>
          <w:ilvl w:val="0"/>
          <w:numId w:val="28"/>
        </w:numPr>
        <w:spacing w:line="360" w:lineRule="auto"/>
        <w:ind w:left="0" w:firstLine="709"/>
        <w:jc w:val="both"/>
        <w:rPr>
          <w:rFonts w:ascii="Times New Roman" w:hAnsi="Times New Roman"/>
          <w:sz w:val="28"/>
          <w:szCs w:val="28"/>
        </w:rPr>
      </w:pPr>
      <w:r w:rsidRPr="00620E43">
        <w:rPr>
          <w:rFonts w:ascii="Times New Roman" w:hAnsi="Times New Roman"/>
          <w:sz w:val="28"/>
          <w:szCs w:val="28"/>
        </w:rPr>
        <w:t xml:space="preserve">Регулировка </w:t>
      </w:r>
      <w:proofErr w:type="spellStart"/>
      <w:r w:rsidRPr="00620E43">
        <w:rPr>
          <w:rFonts w:ascii="Times New Roman" w:hAnsi="Times New Roman"/>
          <w:sz w:val="28"/>
          <w:szCs w:val="28"/>
        </w:rPr>
        <w:t>Kd</w:t>
      </w:r>
      <w:proofErr w:type="spellEnd"/>
      <w:r w:rsidRPr="00620E43">
        <w:rPr>
          <w:rFonts w:ascii="Times New Roman" w:hAnsi="Times New Roman"/>
          <w:sz w:val="28"/>
          <w:szCs w:val="28"/>
        </w:rPr>
        <w:t xml:space="preserve"> сгладила колебания</w:t>
      </w:r>
      <w:r w:rsidR="00AF0CE8">
        <w:rPr>
          <w:rFonts w:ascii="Times New Roman" w:hAnsi="Times New Roman"/>
          <w:sz w:val="28"/>
          <w:szCs w:val="28"/>
        </w:rPr>
        <w:t>.</w:t>
      </w:r>
    </w:p>
    <w:p w14:paraId="2F5A331F" w14:textId="3B601B6D" w:rsidR="00620E43" w:rsidRDefault="00620E43" w:rsidP="003C7131">
      <w:pPr>
        <w:pStyle w:val="a0"/>
      </w:pPr>
      <w:r w:rsidRPr="00620E43">
        <w:t xml:space="preserve">Итоговые значения </w:t>
      </w:r>
      <w:r w:rsidR="00AF0CE8">
        <w:t xml:space="preserve">ПИД-регулятора </w:t>
      </w:r>
      <w:r w:rsidRPr="00620E43">
        <w:t>подобраны таким образом, чтобы обеспечи</w:t>
      </w:r>
      <w:r w:rsidR="00AF0CE8">
        <w:t>валась</w:t>
      </w:r>
      <w:r w:rsidRPr="00620E43">
        <w:t xml:space="preserve"> быстр</w:t>
      </w:r>
      <w:r w:rsidR="00AF0CE8">
        <w:t>ая</w:t>
      </w:r>
      <w:r w:rsidRPr="00620E43">
        <w:t xml:space="preserve"> и устойчив</w:t>
      </w:r>
      <w:r w:rsidR="00AF0CE8">
        <w:t>ая</w:t>
      </w:r>
      <w:r w:rsidRPr="00620E43">
        <w:t xml:space="preserve"> стабилизаци</w:t>
      </w:r>
      <w:r w:rsidR="00AF0CE8">
        <w:t>я</w:t>
      </w:r>
      <w:r w:rsidRPr="00620E43">
        <w:t xml:space="preserve"> без значительного перерегулирования. </w:t>
      </w:r>
    </w:p>
    <w:p w14:paraId="7108EEC6" w14:textId="7EBD1B63" w:rsidR="00DC5ED7" w:rsidRDefault="00DC5ED7" w:rsidP="003C7131">
      <w:pPr>
        <w:pStyle w:val="a0"/>
      </w:pPr>
    </w:p>
    <w:p w14:paraId="5727195B" w14:textId="77777777" w:rsidR="00DC5ED7" w:rsidRPr="0083378C" w:rsidRDefault="00DC5ED7" w:rsidP="00DC5ED7">
      <w:pPr>
        <w:spacing w:line="360" w:lineRule="auto"/>
        <w:ind w:firstLine="709"/>
        <w:jc w:val="both"/>
        <w:rPr>
          <w:b/>
          <w:bCs/>
          <w:sz w:val="28"/>
          <w:szCs w:val="28"/>
          <w:lang w:eastAsia="en-US"/>
        </w:rPr>
      </w:pPr>
      <w:r w:rsidRPr="0083378C">
        <w:rPr>
          <w:b/>
          <w:bCs/>
          <w:sz w:val="28"/>
          <w:szCs w:val="28"/>
          <w:lang w:eastAsia="en-US"/>
        </w:rPr>
        <w:t>3.7 Перспективы доработки макета</w:t>
      </w:r>
    </w:p>
    <w:p w14:paraId="12048DC8" w14:textId="77777777" w:rsidR="00DC5ED7" w:rsidRPr="0083378C" w:rsidRDefault="00DC5ED7" w:rsidP="00DC5ED7">
      <w:pPr>
        <w:spacing w:line="360" w:lineRule="auto"/>
        <w:ind w:firstLine="709"/>
        <w:jc w:val="both"/>
        <w:rPr>
          <w:sz w:val="28"/>
          <w:szCs w:val="28"/>
          <w:lang w:eastAsia="en-US"/>
        </w:rPr>
      </w:pPr>
      <w:r>
        <w:rPr>
          <w:sz w:val="28"/>
          <w:szCs w:val="28"/>
          <w:lang w:eastAsia="en-US"/>
        </w:rPr>
        <w:t>На данный момент</w:t>
      </w:r>
      <w:r w:rsidRPr="0083378C">
        <w:rPr>
          <w:sz w:val="28"/>
          <w:szCs w:val="28"/>
          <w:lang w:eastAsia="en-US"/>
        </w:rPr>
        <w:t xml:space="preserve"> макет одноосной </w:t>
      </w:r>
      <w:proofErr w:type="spellStart"/>
      <w:r w:rsidRPr="0083378C">
        <w:rPr>
          <w:sz w:val="28"/>
          <w:szCs w:val="28"/>
          <w:lang w:eastAsia="en-US"/>
        </w:rPr>
        <w:t>маховичной</w:t>
      </w:r>
      <w:proofErr w:type="spellEnd"/>
      <w:r w:rsidRPr="0083378C">
        <w:rPr>
          <w:sz w:val="28"/>
          <w:szCs w:val="28"/>
          <w:lang w:eastAsia="en-US"/>
        </w:rPr>
        <w:t xml:space="preserve"> </w:t>
      </w:r>
      <w:proofErr w:type="spellStart"/>
      <w:r>
        <w:rPr>
          <w:sz w:val="28"/>
          <w:szCs w:val="28"/>
          <w:lang w:eastAsia="en-US"/>
        </w:rPr>
        <w:t>СОиС</w:t>
      </w:r>
      <w:proofErr w:type="spellEnd"/>
      <w:r>
        <w:rPr>
          <w:sz w:val="28"/>
          <w:szCs w:val="28"/>
          <w:lang w:eastAsia="en-US"/>
        </w:rPr>
        <w:t xml:space="preserve"> </w:t>
      </w:r>
      <w:r w:rsidRPr="0083378C">
        <w:rPr>
          <w:sz w:val="28"/>
          <w:szCs w:val="28"/>
          <w:lang w:eastAsia="en-US"/>
        </w:rPr>
        <w:t xml:space="preserve">реализует базовые принципы стабилизации с использованием ПИД-регулятора и инерциального </w:t>
      </w:r>
      <w:r>
        <w:rPr>
          <w:sz w:val="28"/>
          <w:szCs w:val="28"/>
          <w:lang w:eastAsia="en-US"/>
        </w:rPr>
        <w:t xml:space="preserve">модуля </w:t>
      </w:r>
      <w:r w:rsidRPr="0083378C">
        <w:rPr>
          <w:sz w:val="28"/>
          <w:szCs w:val="28"/>
          <w:lang w:eastAsia="en-US"/>
        </w:rPr>
        <w:t>MPU6050. Однако возмож</w:t>
      </w:r>
      <w:r>
        <w:rPr>
          <w:sz w:val="28"/>
          <w:szCs w:val="28"/>
          <w:lang w:eastAsia="en-US"/>
        </w:rPr>
        <w:t>ен</w:t>
      </w:r>
      <w:r w:rsidRPr="0083378C">
        <w:rPr>
          <w:sz w:val="28"/>
          <w:szCs w:val="28"/>
          <w:lang w:eastAsia="en-US"/>
        </w:rPr>
        <w:t xml:space="preserve"> </w:t>
      </w:r>
      <w:r>
        <w:rPr>
          <w:sz w:val="28"/>
          <w:szCs w:val="28"/>
          <w:lang w:eastAsia="en-US"/>
        </w:rPr>
        <w:t>ряд</w:t>
      </w:r>
      <w:r w:rsidRPr="0083378C">
        <w:rPr>
          <w:sz w:val="28"/>
          <w:szCs w:val="28"/>
          <w:lang w:eastAsia="en-US"/>
        </w:rPr>
        <w:t xml:space="preserve"> усовершенствований</w:t>
      </w:r>
      <w:r>
        <w:rPr>
          <w:sz w:val="28"/>
          <w:szCs w:val="28"/>
          <w:lang w:eastAsia="en-US"/>
        </w:rPr>
        <w:t>, которые могут в</w:t>
      </w:r>
      <w:r w:rsidRPr="0083378C">
        <w:rPr>
          <w:sz w:val="28"/>
          <w:szCs w:val="28"/>
          <w:lang w:eastAsia="en-US"/>
        </w:rPr>
        <w:t xml:space="preserve"> дальнейшем</w:t>
      </w:r>
      <w:r>
        <w:rPr>
          <w:sz w:val="28"/>
          <w:szCs w:val="28"/>
          <w:lang w:eastAsia="en-US"/>
        </w:rPr>
        <w:t xml:space="preserve"> увеличить его </w:t>
      </w:r>
      <w:r w:rsidRPr="0083378C">
        <w:rPr>
          <w:sz w:val="28"/>
          <w:szCs w:val="28"/>
          <w:lang w:eastAsia="en-US"/>
        </w:rPr>
        <w:t>функциональност</w:t>
      </w:r>
      <w:r>
        <w:rPr>
          <w:sz w:val="28"/>
          <w:szCs w:val="28"/>
          <w:lang w:eastAsia="en-US"/>
        </w:rPr>
        <w:t>ь</w:t>
      </w:r>
      <w:r w:rsidRPr="0083378C">
        <w:rPr>
          <w:sz w:val="28"/>
          <w:szCs w:val="28"/>
          <w:lang w:eastAsia="en-US"/>
        </w:rPr>
        <w:t xml:space="preserve"> и повы</w:t>
      </w:r>
      <w:r>
        <w:rPr>
          <w:sz w:val="28"/>
          <w:szCs w:val="28"/>
          <w:lang w:eastAsia="en-US"/>
        </w:rPr>
        <w:t>сить</w:t>
      </w:r>
      <w:r w:rsidRPr="0083378C">
        <w:rPr>
          <w:sz w:val="28"/>
          <w:szCs w:val="28"/>
          <w:lang w:eastAsia="en-US"/>
        </w:rPr>
        <w:t xml:space="preserve"> </w:t>
      </w:r>
      <w:r>
        <w:rPr>
          <w:sz w:val="28"/>
          <w:szCs w:val="28"/>
          <w:lang w:eastAsia="en-US"/>
        </w:rPr>
        <w:t>потенциал для исследований.</w:t>
      </w:r>
      <w:r w:rsidRPr="0083378C">
        <w:rPr>
          <w:sz w:val="28"/>
          <w:szCs w:val="28"/>
          <w:lang w:eastAsia="en-US"/>
        </w:rPr>
        <w:t xml:space="preserve"> Одним из направлений модернизации является добавление магнитометра</w:t>
      </w:r>
      <w:r>
        <w:rPr>
          <w:sz w:val="28"/>
          <w:szCs w:val="28"/>
          <w:lang w:eastAsia="en-US"/>
        </w:rPr>
        <w:t>. Это</w:t>
      </w:r>
      <w:r w:rsidRPr="0083378C">
        <w:rPr>
          <w:sz w:val="28"/>
          <w:szCs w:val="28"/>
          <w:lang w:eastAsia="en-US"/>
        </w:rPr>
        <w:t xml:space="preserve"> позволит компенсировать накопление ошибки гироскопа</w:t>
      </w:r>
      <w:r>
        <w:rPr>
          <w:sz w:val="28"/>
          <w:szCs w:val="28"/>
          <w:lang w:eastAsia="en-US"/>
        </w:rPr>
        <w:t>,</w:t>
      </w:r>
      <w:r w:rsidRPr="0083378C">
        <w:rPr>
          <w:sz w:val="28"/>
          <w:szCs w:val="28"/>
          <w:lang w:eastAsia="en-US"/>
        </w:rPr>
        <w:t xml:space="preserve"> реализова</w:t>
      </w:r>
      <w:r>
        <w:rPr>
          <w:sz w:val="28"/>
          <w:szCs w:val="28"/>
          <w:lang w:eastAsia="en-US"/>
        </w:rPr>
        <w:t>в</w:t>
      </w:r>
      <w:r w:rsidRPr="0083378C">
        <w:rPr>
          <w:sz w:val="28"/>
          <w:szCs w:val="28"/>
          <w:lang w:eastAsia="en-US"/>
        </w:rPr>
        <w:t xml:space="preserve"> определение ориентации макета по магнитному полю Земли. Это особенно актуально при увеличении времени экспериментов и необходимости длительной стабилизации положения.</w:t>
      </w:r>
    </w:p>
    <w:p w14:paraId="53BFDD57" w14:textId="77777777" w:rsidR="00DC5ED7" w:rsidRPr="0083378C" w:rsidRDefault="00DC5ED7" w:rsidP="00DC5ED7">
      <w:pPr>
        <w:spacing w:line="360" w:lineRule="auto"/>
        <w:ind w:firstLine="709"/>
        <w:jc w:val="both"/>
        <w:rPr>
          <w:sz w:val="28"/>
          <w:szCs w:val="28"/>
          <w:lang w:eastAsia="en-US"/>
        </w:rPr>
      </w:pPr>
      <w:r>
        <w:rPr>
          <w:sz w:val="28"/>
          <w:szCs w:val="28"/>
          <w:lang w:eastAsia="en-US"/>
        </w:rPr>
        <w:t>В</w:t>
      </w:r>
      <w:r w:rsidRPr="0083378C">
        <w:rPr>
          <w:sz w:val="28"/>
          <w:szCs w:val="28"/>
          <w:lang w:eastAsia="en-US"/>
        </w:rPr>
        <w:t xml:space="preserve">ажной задачей является организация беспроводной передачи данных, поскольку наличие проводных соединений негативно сказывается на подвижности макета. </w:t>
      </w:r>
      <w:r>
        <w:rPr>
          <w:sz w:val="28"/>
          <w:szCs w:val="28"/>
          <w:lang w:eastAsia="en-US"/>
        </w:rPr>
        <w:t xml:space="preserve">Обеспечение </w:t>
      </w:r>
      <w:r w:rsidRPr="0083378C">
        <w:rPr>
          <w:sz w:val="28"/>
          <w:szCs w:val="28"/>
          <w:lang w:eastAsia="en-US"/>
        </w:rPr>
        <w:t>беспроводн</w:t>
      </w:r>
      <w:r>
        <w:rPr>
          <w:sz w:val="28"/>
          <w:szCs w:val="28"/>
          <w:lang w:eastAsia="en-US"/>
        </w:rPr>
        <w:t>ой связи на</w:t>
      </w:r>
      <w:r w:rsidRPr="0083378C">
        <w:rPr>
          <w:sz w:val="28"/>
          <w:szCs w:val="28"/>
          <w:lang w:eastAsia="en-US"/>
        </w:rPr>
        <w:t xml:space="preserve"> базе </w:t>
      </w:r>
      <w:proofErr w:type="gramStart"/>
      <w:r w:rsidRPr="0083378C">
        <w:rPr>
          <w:sz w:val="28"/>
          <w:szCs w:val="28"/>
          <w:lang w:eastAsia="en-US"/>
        </w:rPr>
        <w:t xml:space="preserve">Bluetooth, </w:t>
      </w:r>
      <w:r>
        <w:rPr>
          <w:sz w:val="28"/>
          <w:szCs w:val="28"/>
          <w:lang w:eastAsia="en-US"/>
        </w:rPr>
        <w:t xml:space="preserve">  </w:t>
      </w:r>
      <w:proofErr w:type="gramEnd"/>
      <w:r>
        <w:rPr>
          <w:sz w:val="28"/>
          <w:szCs w:val="28"/>
          <w:lang w:eastAsia="en-US"/>
        </w:rPr>
        <w:t xml:space="preserve">  </w:t>
      </w:r>
      <w:proofErr w:type="spellStart"/>
      <w:r w:rsidRPr="0083378C">
        <w:rPr>
          <w:sz w:val="28"/>
          <w:szCs w:val="28"/>
          <w:lang w:eastAsia="en-US"/>
        </w:rPr>
        <w:t>Wi</w:t>
      </w:r>
      <w:proofErr w:type="spellEnd"/>
      <w:r w:rsidRPr="0083378C">
        <w:rPr>
          <w:sz w:val="28"/>
          <w:szCs w:val="28"/>
          <w:lang w:eastAsia="en-US"/>
        </w:rPr>
        <w:t xml:space="preserve">-Fi или </w:t>
      </w:r>
      <w:proofErr w:type="spellStart"/>
      <w:r w:rsidRPr="0083378C">
        <w:rPr>
          <w:sz w:val="28"/>
          <w:szCs w:val="28"/>
          <w:lang w:eastAsia="en-US"/>
        </w:rPr>
        <w:t>радиомодулей</w:t>
      </w:r>
      <w:proofErr w:type="spellEnd"/>
      <w:r w:rsidRPr="0083378C">
        <w:rPr>
          <w:sz w:val="28"/>
          <w:szCs w:val="28"/>
          <w:lang w:eastAsia="en-US"/>
        </w:rPr>
        <w:t xml:space="preserve"> обеспечит возможность регистрации показаний </w:t>
      </w:r>
      <w:r>
        <w:rPr>
          <w:sz w:val="28"/>
          <w:szCs w:val="28"/>
          <w:lang w:eastAsia="en-US"/>
        </w:rPr>
        <w:t>датчиков, а так же</w:t>
      </w:r>
      <w:r w:rsidRPr="0083378C">
        <w:rPr>
          <w:sz w:val="28"/>
          <w:szCs w:val="28"/>
          <w:lang w:eastAsia="en-US"/>
        </w:rPr>
        <w:t xml:space="preserve"> параметров работы регулятора в режиме реального времени</w:t>
      </w:r>
      <w:r>
        <w:rPr>
          <w:sz w:val="28"/>
          <w:szCs w:val="28"/>
          <w:lang w:eastAsia="en-US"/>
        </w:rPr>
        <w:t>.</w:t>
      </w:r>
      <w:r w:rsidRPr="0083378C">
        <w:rPr>
          <w:sz w:val="28"/>
          <w:szCs w:val="28"/>
          <w:lang w:eastAsia="en-US"/>
        </w:rPr>
        <w:t xml:space="preserve"> </w:t>
      </w:r>
      <w:r>
        <w:rPr>
          <w:sz w:val="28"/>
          <w:szCs w:val="28"/>
          <w:lang w:eastAsia="en-US"/>
        </w:rPr>
        <w:t xml:space="preserve">Это </w:t>
      </w:r>
      <w:r w:rsidRPr="0083378C">
        <w:rPr>
          <w:sz w:val="28"/>
          <w:szCs w:val="28"/>
          <w:lang w:eastAsia="en-US"/>
        </w:rPr>
        <w:t>существенно повысит наглядность</w:t>
      </w:r>
      <w:r>
        <w:rPr>
          <w:sz w:val="28"/>
          <w:szCs w:val="28"/>
          <w:lang w:eastAsia="en-US"/>
        </w:rPr>
        <w:t xml:space="preserve"> работы </w:t>
      </w:r>
      <w:proofErr w:type="spellStart"/>
      <w:r>
        <w:rPr>
          <w:sz w:val="28"/>
          <w:szCs w:val="28"/>
          <w:lang w:eastAsia="en-US"/>
        </w:rPr>
        <w:t>СОиС</w:t>
      </w:r>
      <w:proofErr w:type="spellEnd"/>
      <w:r>
        <w:rPr>
          <w:sz w:val="28"/>
          <w:szCs w:val="28"/>
          <w:lang w:eastAsia="en-US"/>
        </w:rPr>
        <w:t>, а также сделает доступным анализ данных.</w:t>
      </w:r>
    </w:p>
    <w:p w14:paraId="029B287A" w14:textId="77777777" w:rsidR="00DC5ED7" w:rsidRPr="0083378C" w:rsidRDefault="00DC5ED7" w:rsidP="00DC5ED7">
      <w:pPr>
        <w:spacing w:line="360" w:lineRule="auto"/>
        <w:ind w:firstLine="709"/>
        <w:jc w:val="both"/>
        <w:rPr>
          <w:sz w:val="28"/>
          <w:szCs w:val="28"/>
          <w:lang w:eastAsia="en-US"/>
        </w:rPr>
      </w:pPr>
      <w:r w:rsidRPr="0083378C">
        <w:rPr>
          <w:sz w:val="28"/>
          <w:szCs w:val="28"/>
          <w:lang w:eastAsia="en-US"/>
        </w:rPr>
        <w:t xml:space="preserve">Для расширения функционала </w:t>
      </w:r>
      <w:proofErr w:type="spellStart"/>
      <w:r>
        <w:rPr>
          <w:sz w:val="28"/>
          <w:szCs w:val="28"/>
          <w:lang w:eastAsia="en-US"/>
        </w:rPr>
        <w:t>СОиС</w:t>
      </w:r>
      <w:proofErr w:type="spellEnd"/>
      <w:r w:rsidRPr="0083378C">
        <w:rPr>
          <w:sz w:val="28"/>
          <w:szCs w:val="28"/>
          <w:lang w:eastAsia="en-US"/>
        </w:rPr>
        <w:t xml:space="preserve"> может быть реализована возможность дистанционного управления</w:t>
      </w:r>
      <w:r>
        <w:rPr>
          <w:sz w:val="28"/>
          <w:szCs w:val="28"/>
          <w:lang w:eastAsia="en-US"/>
        </w:rPr>
        <w:t>. Это позволит лучше исследовать режим</w:t>
      </w:r>
      <w:r w:rsidRPr="0083378C">
        <w:rPr>
          <w:sz w:val="28"/>
          <w:szCs w:val="28"/>
          <w:lang w:eastAsia="en-US"/>
        </w:rPr>
        <w:t xml:space="preserve"> программных разворотов</w:t>
      </w:r>
      <w:r>
        <w:rPr>
          <w:sz w:val="28"/>
          <w:szCs w:val="28"/>
          <w:lang w:eastAsia="en-US"/>
        </w:rPr>
        <w:t>, так как появится возможность</w:t>
      </w:r>
      <w:r w:rsidRPr="0083378C">
        <w:rPr>
          <w:sz w:val="28"/>
          <w:szCs w:val="28"/>
          <w:lang w:eastAsia="en-US"/>
        </w:rPr>
        <w:t xml:space="preserve"> изменения ориентации </w:t>
      </w:r>
      <w:r>
        <w:rPr>
          <w:sz w:val="28"/>
          <w:szCs w:val="28"/>
          <w:lang w:eastAsia="en-US"/>
        </w:rPr>
        <w:t xml:space="preserve">макета </w:t>
      </w:r>
      <w:r w:rsidRPr="0083378C">
        <w:rPr>
          <w:sz w:val="28"/>
          <w:szCs w:val="28"/>
          <w:lang w:eastAsia="en-US"/>
        </w:rPr>
        <w:t xml:space="preserve">по заданному сценарию с последующей стабилизацией. </w:t>
      </w:r>
      <w:r>
        <w:rPr>
          <w:sz w:val="28"/>
          <w:szCs w:val="28"/>
          <w:lang w:eastAsia="en-US"/>
        </w:rPr>
        <w:t xml:space="preserve">Таким образом получится </w:t>
      </w:r>
      <w:r w:rsidRPr="0083378C">
        <w:rPr>
          <w:sz w:val="28"/>
          <w:szCs w:val="28"/>
          <w:lang w:eastAsia="en-US"/>
        </w:rPr>
        <w:t xml:space="preserve">имитировать реальные задачи космической миссии. </w:t>
      </w:r>
      <w:r w:rsidRPr="0083378C">
        <w:rPr>
          <w:sz w:val="28"/>
          <w:szCs w:val="28"/>
          <w:lang w:eastAsia="en-US"/>
        </w:rPr>
        <w:lastRenderedPageBreak/>
        <w:t xml:space="preserve">Важным направлением модернизации также является переход от коллекторного двигателя к </w:t>
      </w:r>
      <w:proofErr w:type="spellStart"/>
      <w:r w:rsidRPr="0083378C">
        <w:rPr>
          <w:sz w:val="28"/>
          <w:szCs w:val="28"/>
          <w:lang w:eastAsia="en-US"/>
        </w:rPr>
        <w:t>бесколлекторному</w:t>
      </w:r>
      <w:proofErr w:type="spellEnd"/>
      <w:r>
        <w:rPr>
          <w:sz w:val="28"/>
          <w:szCs w:val="28"/>
          <w:lang w:eastAsia="en-US"/>
        </w:rPr>
        <w:t xml:space="preserve">, так как он </w:t>
      </w:r>
      <w:r w:rsidRPr="0083378C">
        <w:rPr>
          <w:sz w:val="28"/>
          <w:szCs w:val="28"/>
          <w:lang w:eastAsia="en-US"/>
        </w:rPr>
        <w:t>облада</w:t>
      </w:r>
      <w:r>
        <w:rPr>
          <w:sz w:val="28"/>
          <w:szCs w:val="28"/>
          <w:lang w:eastAsia="en-US"/>
        </w:rPr>
        <w:t>ет</w:t>
      </w:r>
      <w:r w:rsidRPr="0083378C">
        <w:rPr>
          <w:sz w:val="28"/>
          <w:szCs w:val="28"/>
          <w:lang w:eastAsia="en-US"/>
        </w:rPr>
        <w:t xml:space="preserve"> большей точностью и надёжностью. Такой тип двигателя снижает уровень электромагнитных помех, что особенно актуально при наличии магнитометр</w:t>
      </w:r>
      <w:r>
        <w:rPr>
          <w:sz w:val="28"/>
          <w:szCs w:val="28"/>
          <w:lang w:eastAsia="en-US"/>
        </w:rPr>
        <w:t>а</w:t>
      </w:r>
      <w:r w:rsidRPr="0083378C">
        <w:rPr>
          <w:sz w:val="28"/>
          <w:szCs w:val="28"/>
          <w:lang w:eastAsia="en-US"/>
        </w:rPr>
        <w:t>.</w:t>
      </w:r>
    </w:p>
    <w:p w14:paraId="156C89F1" w14:textId="77777777" w:rsidR="00DC5ED7" w:rsidRDefault="00DC5ED7" w:rsidP="00DC5ED7">
      <w:pPr>
        <w:spacing w:line="360" w:lineRule="auto"/>
        <w:ind w:firstLine="709"/>
        <w:jc w:val="both"/>
        <w:rPr>
          <w:sz w:val="28"/>
          <w:szCs w:val="28"/>
          <w:lang w:eastAsia="en-US"/>
        </w:rPr>
      </w:pPr>
      <w:r w:rsidRPr="0083378C">
        <w:rPr>
          <w:sz w:val="28"/>
          <w:szCs w:val="28"/>
          <w:lang w:eastAsia="en-US"/>
        </w:rPr>
        <w:t>Конструкция маховика может быть дополнительно оптимизирована для увеличения момента инерции за счёт использования более тяжёлых материалов или модификации формы.</w:t>
      </w:r>
    </w:p>
    <w:p w14:paraId="7FF4B02D" w14:textId="77777777" w:rsidR="00DC5ED7" w:rsidRPr="0083378C" w:rsidRDefault="00DC5ED7" w:rsidP="00DC5ED7">
      <w:pPr>
        <w:spacing w:line="360" w:lineRule="auto"/>
        <w:ind w:firstLine="709"/>
        <w:jc w:val="both"/>
        <w:rPr>
          <w:sz w:val="28"/>
          <w:szCs w:val="28"/>
          <w:lang w:eastAsia="en-US"/>
        </w:rPr>
      </w:pPr>
      <w:r>
        <w:rPr>
          <w:sz w:val="28"/>
          <w:szCs w:val="28"/>
          <w:lang w:eastAsia="en-US"/>
        </w:rPr>
        <w:t>П</w:t>
      </w:r>
      <w:r w:rsidRPr="0083378C">
        <w:rPr>
          <w:sz w:val="28"/>
          <w:szCs w:val="28"/>
          <w:lang w:eastAsia="en-US"/>
        </w:rPr>
        <w:t>ерспективным направлением может стать расширение конструкции макета до двух</w:t>
      </w:r>
      <w:r>
        <w:rPr>
          <w:sz w:val="28"/>
          <w:szCs w:val="28"/>
          <w:lang w:eastAsia="en-US"/>
        </w:rPr>
        <w:t>осной</w:t>
      </w:r>
      <w:r w:rsidRPr="0083378C">
        <w:rPr>
          <w:sz w:val="28"/>
          <w:szCs w:val="28"/>
          <w:lang w:eastAsia="en-US"/>
        </w:rPr>
        <w:t xml:space="preserve"> или трёхосной системы</w:t>
      </w:r>
      <w:r>
        <w:rPr>
          <w:sz w:val="28"/>
          <w:szCs w:val="28"/>
          <w:lang w:eastAsia="en-US"/>
        </w:rPr>
        <w:t>. Данная модификация</w:t>
      </w:r>
      <w:r w:rsidRPr="0083378C">
        <w:rPr>
          <w:sz w:val="28"/>
          <w:szCs w:val="28"/>
          <w:lang w:eastAsia="en-US"/>
        </w:rPr>
        <w:t xml:space="preserve"> позволит исследовать алгоритмы стабилизации и ориентации</w:t>
      </w:r>
      <w:r>
        <w:rPr>
          <w:sz w:val="28"/>
          <w:szCs w:val="28"/>
          <w:lang w:eastAsia="en-US"/>
        </w:rPr>
        <w:t xml:space="preserve"> по нескольким каналам. Такое расширение</w:t>
      </w:r>
      <w:r w:rsidRPr="0083378C">
        <w:rPr>
          <w:sz w:val="28"/>
          <w:szCs w:val="28"/>
          <w:lang w:eastAsia="en-US"/>
        </w:rPr>
        <w:t xml:space="preserve"> потребует добавления дополнительных маховиков и датчиков</w:t>
      </w:r>
      <w:r>
        <w:rPr>
          <w:sz w:val="28"/>
          <w:szCs w:val="28"/>
          <w:lang w:eastAsia="en-US"/>
        </w:rPr>
        <w:t>, а также усложнит конструкцию подвеса. А</w:t>
      </w:r>
      <w:r w:rsidRPr="0083378C">
        <w:rPr>
          <w:sz w:val="28"/>
          <w:szCs w:val="28"/>
          <w:lang w:eastAsia="en-US"/>
        </w:rPr>
        <w:t>лгоритм</w:t>
      </w:r>
      <w:r>
        <w:rPr>
          <w:sz w:val="28"/>
          <w:szCs w:val="28"/>
          <w:lang w:eastAsia="en-US"/>
        </w:rPr>
        <w:t xml:space="preserve">ы, </w:t>
      </w:r>
      <w:r w:rsidRPr="0083378C">
        <w:rPr>
          <w:sz w:val="28"/>
          <w:szCs w:val="28"/>
          <w:lang w:eastAsia="en-US"/>
        </w:rPr>
        <w:t>обеспеч</w:t>
      </w:r>
      <w:r>
        <w:rPr>
          <w:sz w:val="28"/>
          <w:szCs w:val="28"/>
          <w:lang w:eastAsia="en-US"/>
        </w:rPr>
        <w:t>ивающие стабилизацию и ориентацию макета, также потребуют серьёзной доработки.</w:t>
      </w:r>
    </w:p>
    <w:p w14:paraId="6917A615" w14:textId="77777777" w:rsidR="00DC5ED7" w:rsidRDefault="00DC5ED7" w:rsidP="00DC5ED7">
      <w:pPr>
        <w:spacing w:line="360" w:lineRule="auto"/>
        <w:ind w:firstLine="709"/>
        <w:jc w:val="both"/>
        <w:rPr>
          <w:sz w:val="28"/>
          <w:szCs w:val="28"/>
          <w:lang w:eastAsia="en-US"/>
        </w:rPr>
      </w:pPr>
      <w:r>
        <w:rPr>
          <w:sz w:val="28"/>
          <w:szCs w:val="28"/>
          <w:lang w:eastAsia="en-US"/>
        </w:rPr>
        <w:t>П</w:t>
      </w:r>
      <w:r w:rsidRPr="0083378C">
        <w:rPr>
          <w:sz w:val="28"/>
          <w:szCs w:val="28"/>
          <w:lang w:eastAsia="en-US"/>
        </w:rPr>
        <w:t xml:space="preserve">редложенные </w:t>
      </w:r>
      <w:r>
        <w:rPr>
          <w:sz w:val="28"/>
          <w:szCs w:val="28"/>
          <w:lang w:eastAsia="en-US"/>
        </w:rPr>
        <w:t>усовершенствования</w:t>
      </w:r>
      <w:r w:rsidRPr="0083378C">
        <w:rPr>
          <w:sz w:val="28"/>
          <w:szCs w:val="28"/>
          <w:lang w:eastAsia="en-US"/>
        </w:rPr>
        <w:t xml:space="preserve"> значительно расширят исследовательские и демонстрационные возможности макета</w:t>
      </w:r>
      <w:r>
        <w:rPr>
          <w:sz w:val="28"/>
          <w:szCs w:val="28"/>
          <w:lang w:eastAsia="en-US"/>
        </w:rPr>
        <w:t xml:space="preserve">, сделав </w:t>
      </w:r>
      <w:r w:rsidRPr="0083378C">
        <w:rPr>
          <w:sz w:val="28"/>
          <w:szCs w:val="28"/>
          <w:lang w:eastAsia="en-US"/>
        </w:rPr>
        <w:t xml:space="preserve">его </w:t>
      </w:r>
      <w:r>
        <w:rPr>
          <w:sz w:val="28"/>
          <w:szCs w:val="28"/>
          <w:lang w:eastAsia="en-US"/>
        </w:rPr>
        <w:t xml:space="preserve">более </w:t>
      </w:r>
      <w:r w:rsidRPr="0083378C">
        <w:rPr>
          <w:sz w:val="28"/>
          <w:szCs w:val="28"/>
          <w:lang w:eastAsia="en-US"/>
        </w:rPr>
        <w:t>универсальн</w:t>
      </w:r>
      <w:r>
        <w:rPr>
          <w:sz w:val="28"/>
          <w:szCs w:val="28"/>
          <w:lang w:eastAsia="en-US"/>
        </w:rPr>
        <w:t>ым</w:t>
      </w:r>
      <w:r w:rsidRPr="0083378C">
        <w:rPr>
          <w:sz w:val="28"/>
          <w:szCs w:val="28"/>
          <w:lang w:eastAsia="en-US"/>
        </w:rPr>
        <w:t xml:space="preserve"> для изучения </w:t>
      </w:r>
      <w:proofErr w:type="spellStart"/>
      <w:r>
        <w:rPr>
          <w:sz w:val="28"/>
          <w:szCs w:val="28"/>
          <w:lang w:eastAsia="en-US"/>
        </w:rPr>
        <w:t>СОиС</w:t>
      </w:r>
      <w:proofErr w:type="spellEnd"/>
      <w:r w:rsidRPr="0083378C">
        <w:rPr>
          <w:sz w:val="28"/>
          <w:szCs w:val="28"/>
          <w:lang w:eastAsia="en-US"/>
        </w:rPr>
        <w:t xml:space="preserve"> малых космических аппаратов.</w:t>
      </w:r>
    </w:p>
    <w:p w14:paraId="4B4B57A8" w14:textId="77777777" w:rsidR="00DC5ED7" w:rsidRDefault="00DC5ED7" w:rsidP="00DC5ED7">
      <w:pPr>
        <w:spacing w:line="360" w:lineRule="auto"/>
        <w:ind w:firstLine="709"/>
        <w:jc w:val="both"/>
        <w:rPr>
          <w:sz w:val="28"/>
          <w:szCs w:val="28"/>
          <w:lang w:eastAsia="en-US"/>
        </w:rPr>
      </w:pPr>
    </w:p>
    <w:p w14:paraId="37D08FBD" w14:textId="77777777" w:rsidR="00DC5ED7" w:rsidRDefault="00DC5ED7" w:rsidP="003C7131">
      <w:pPr>
        <w:pStyle w:val="a0"/>
      </w:pPr>
    </w:p>
    <w:p w14:paraId="0DA80BA9" w14:textId="77777777" w:rsidR="003C7131" w:rsidRDefault="001C61E2" w:rsidP="003C7131">
      <w:pPr>
        <w:pStyle w:val="a0"/>
      </w:pPr>
      <w:r>
        <w:rPr>
          <w:b/>
          <w:caps/>
          <w:highlight w:val="yellow"/>
        </w:rPr>
        <w:br w:type="page"/>
      </w:r>
      <w:bookmarkStart w:id="42" w:name="_Toc198763559"/>
    </w:p>
    <w:p w14:paraId="7D037883" w14:textId="2CE5F9AC" w:rsidR="00E372AE" w:rsidRDefault="00E372AE" w:rsidP="005E61DD">
      <w:pPr>
        <w:pStyle w:val="Heading1"/>
      </w:pPr>
      <w:r>
        <w:lastRenderedPageBreak/>
        <w:t>БЕЗОПАСНОСТЬ ЖИЗНЕДЕЯТЕЛЬНОСТИ</w:t>
      </w:r>
      <w:bookmarkEnd w:id="42"/>
    </w:p>
    <w:p w14:paraId="72B7B2FB" w14:textId="77777777" w:rsidR="00E372AE" w:rsidRDefault="00E372AE" w:rsidP="003C7131">
      <w:pPr>
        <w:pStyle w:val="a0"/>
        <w:rPr>
          <w:lang w:eastAsia="en-US"/>
        </w:rPr>
      </w:pPr>
    </w:p>
    <w:p w14:paraId="19B426FA" w14:textId="63444C7E" w:rsidR="00E372AE" w:rsidRPr="00E00B07" w:rsidRDefault="000A3705" w:rsidP="00DC5ED7">
      <w:pPr>
        <w:pStyle w:val="14"/>
        <w:ind w:left="0" w:firstLine="709"/>
      </w:pPr>
      <w:bookmarkStart w:id="43" w:name="_Toc198763560"/>
      <w:r w:rsidRPr="00E00B07">
        <w:t>Общая характеристика условий применения</w:t>
      </w:r>
      <w:bookmarkEnd w:id="43"/>
    </w:p>
    <w:p w14:paraId="790176C6" w14:textId="5D1EBEB4" w:rsidR="00E372AE" w:rsidRPr="000A3705" w:rsidRDefault="000A3705" w:rsidP="00E00B07">
      <w:pPr>
        <w:pStyle w:val="a0"/>
        <w:rPr>
          <w:lang w:eastAsia="en-US"/>
        </w:rPr>
      </w:pPr>
      <w:r w:rsidRPr="000A3705">
        <w:rPr>
          <w:lang w:eastAsia="en-US"/>
        </w:rPr>
        <w:t>Разработанный в ходе данной работы макет</w:t>
      </w:r>
      <w:r w:rsidR="00E372AE" w:rsidRPr="000A3705">
        <w:rPr>
          <w:lang w:eastAsia="en-US"/>
        </w:rPr>
        <w:t xml:space="preserve"> предназначен для применения в учебных целях на кафедре вуза, как элемент лабораторной работы. Он позволяет наглядно изучать процессы </w:t>
      </w:r>
      <w:proofErr w:type="spellStart"/>
      <w:r>
        <w:rPr>
          <w:lang w:eastAsia="en-US"/>
        </w:rPr>
        <w:t>маховичной</w:t>
      </w:r>
      <w:proofErr w:type="spellEnd"/>
      <w:r>
        <w:rPr>
          <w:lang w:eastAsia="en-US"/>
        </w:rPr>
        <w:t xml:space="preserve"> стабилизации и ориентации</w:t>
      </w:r>
      <w:r w:rsidR="00E372AE" w:rsidRPr="000A3705">
        <w:rPr>
          <w:lang w:eastAsia="en-US"/>
        </w:rPr>
        <w:t xml:space="preserve"> с использованием инерционных датчиков и исполнительных электромеханических систем. Также стенд может использоваться для научно-исследовательской деятельности студентов в рамках курсового или дипломного проектирования в области автоматики, мехатроники, электроники и космических систем.</w:t>
      </w:r>
    </w:p>
    <w:p w14:paraId="09E45909" w14:textId="79E015FD" w:rsidR="00E372AE" w:rsidRPr="00E00B07" w:rsidRDefault="00E372AE" w:rsidP="00E00B07">
      <w:pPr>
        <w:pStyle w:val="a0"/>
      </w:pPr>
      <w:r w:rsidRPr="000A3705">
        <w:rPr>
          <w:lang w:eastAsia="en-US"/>
        </w:rPr>
        <w:t>Основным пользователем</w:t>
      </w:r>
      <w:r w:rsidR="000A3705">
        <w:rPr>
          <w:lang w:eastAsia="en-US"/>
        </w:rPr>
        <w:t xml:space="preserve"> </w:t>
      </w:r>
      <w:r w:rsidRPr="000A3705">
        <w:rPr>
          <w:lang w:eastAsia="en-US"/>
        </w:rPr>
        <w:t xml:space="preserve">разрабатываемого макета является </w:t>
      </w:r>
      <w:r w:rsidRPr="00E00B07">
        <w:t>преподавательский состав кафедры и обучающиеся, осваивающие дисциплины, связанные с системами управления, мехатроникой</w:t>
      </w:r>
      <w:r w:rsidR="000A3705" w:rsidRPr="00E00B07">
        <w:t xml:space="preserve"> и навигацией</w:t>
      </w:r>
      <w:r w:rsidRPr="00E00B07">
        <w:t>.</w:t>
      </w:r>
    </w:p>
    <w:p w14:paraId="24B88A4A" w14:textId="569E0AA1" w:rsidR="000A3705" w:rsidRPr="003C7131" w:rsidRDefault="000A3705" w:rsidP="003C7131">
      <w:pPr>
        <w:pStyle w:val="a0"/>
      </w:pPr>
    </w:p>
    <w:p w14:paraId="5D2B6CE2" w14:textId="4E376819" w:rsidR="000A3705" w:rsidRPr="00E00B07" w:rsidRDefault="000A3705" w:rsidP="00DC5ED7">
      <w:pPr>
        <w:pStyle w:val="14"/>
        <w:ind w:left="0" w:firstLine="709"/>
      </w:pPr>
      <w:bookmarkStart w:id="44" w:name="_Toc198763561"/>
      <w:r w:rsidRPr="00E00B07">
        <w:t>Анализ опасностей</w:t>
      </w:r>
      <w:bookmarkEnd w:id="44"/>
    </w:p>
    <w:p w14:paraId="75D86F1C" w14:textId="77777777" w:rsidR="00DC5ED7" w:rsidRPr="000A3705" w:rsidRDefault="00DC5ED7" w:rsidP="00DC5ED7">
      <w:pPr>
        <w:spacing w:line="360" w:lineRule="auto"/>
        <w:ind w:firstLine="709"/>
        <w:jc w:val="both"/>
        <w:rPr>
          <w:sz w:val="28"/>
          <w:szCs w:val="28"/>
          <w:lang w:eastAsia="en-US"/>
        </w:rPr>
      </w:pPr>
      <w:r w:rsidRPr="000A3705">
        <w:rPr>
          <w:sz w:val="28"/>
          <w:szCs w:val="28"/>
          <w:lang w:eastAsia="en-US"/>
        </w:rPr>
        <w:t xml:space="preserve">В процессе разработки и эксплуатации макета одноосной </w:t>
      </w:r>
      <w:proofErr w:type="spellStart"/>
      <w:r w:rsidRPr="000A3705">
        <w:rPr>
          <w:sz w:val="28"/>
          <w:szCs w:val="28"/>
          <w:lang w:eastAsia="en-US"/>
        </w:rPr>
        <w:t>маховичной</w:t>
      </w:r>
      <w:proofErr w:type="spellEnd"/>
      <w:r w:rsidRPr="000A3705">
        <w:rPr>
          <w:sz w:val="28"/>
          <w:szCs w:val="28"/>
          <w:lang w:eastAsia="en-US"/>
        </w:rPr>
        <w:t xml:space="preserve"> системы ориентации и стабилизации наноспутника на различных этапах жизненного цикла в соответствии с</w:t>
      </w:r>
      <w:r>
        <w:rPr>
          <w:sz w:val="28"/>
          <w:szCs w:val="28"/>
          <w:lang w:eastAsia="en-US"/>
        </w:rPr>
        <w:t xml:space="preserve"> </w:t>
      </w:r>
      <w:r w:rsidRPr="000A3705">
        <w:rPr>
          <w:sz w:val="28"/>
          <w:szCs w:val="28"/>
          <w:lang w:eastAsia="en-US"/>
        </w:rPr>
        <w:t>ГОСТ 12.0.003–2015 могут возникать опасные и вредные производственные факторы, воздействующие как на разработчиков, так и на пользователей стенда.</w:t>
      </w:r>
    </w:p>
    <w:p w14:paraId="0B2B8E5E" w14:textId="77777777" w:rsidR="00DC5ED7" w:rsidRPr="000A3705" w:rsidRDefault="00DC5ED7" w:rsidP="00DC5ED7">
      <w:pPr>
        <w:spacing w:line="360" w:lineRule="auto"/>
        <w:ind w:firstLine="709"/>
        <w:jc w:val="both"/>
        <w:rPr>
          <w:sz w:val="28"/>
          <w:szCs w:val="28"/>
          <w:lang w:eastAsia="en-US"/>
        </w:rPr>
      </w:pPr>
      <w:r>
        <w:rPr>
          <w:sz w:val="28"/>
          <w:szCs w:val="28"/>
          <w:lang w:eastAsia="en-US"/>
        </w:rPr>
        <w:t>П</w:t>
      </w:r>
      <w:r w:rsidRPr="000A3705">
        <w:rPr>
          <w:sz w:val="28"/>
          <w:szCs w:val="28"/>
          <w:lang w:eastAsia="en-US"/>
        </w:rPr>
        <w:t>роектировани</w:t>
      </w:r>
      <w:r>
        <w:rPr>
          <w:sz w:val="28"/>
          <w:szCs w:val="28"/>
          <w:lang w:eastAsia="en-US"/>
        </w:rPr>
        <w:t>е</w:t>
      </w:r>
      <w:r w:rsidRPr="000A3705">
        <w:rPr>
          <w:sz w:val="28"/>
          <w:szCs w:val="28"/>
          <w:lang w:eastAsia="en-US"/>
        </w:rPr>
        <w:t xml:space="preserve"> и сборк</w:t>
      </w:r>
      <w:r>
        <w:rPr>
          <w:sz w:val="28"/>
          <w:szCs w:val="28"/>
          <w:lang w:eastAsia="en-US"/>
        </w:rPr>
        <w:t>а</w:t>
      </w:r>
      <w:r w:rsidRPr="000A3705">
        <w:rPr>
          <w:sz w:val="28"/>
          <w:szCs w:val="28"/>
          <w:lang w:eastAsia="en-US"/>
        </w:rPr>
        <w:t xml:space="preserve"> конструкции</w:t>
      </w:r>
      <w:r>
        <w:rPr>
          <w:sz w:val="28"/>
          <w:szCs w:val="28"/>
          <w:lang w:eastAsia="en-US"/>
        </w:rPr>
        <w:t xml:space="preserve"> </w:t>
      </w:r>
      <w:r w:rsidRPr="000A3705">
        <w:rPr>
          <w:sz w:val="28"/>
          <w:szCs w:val="28"/>
          <w:lang w:eastAsia="en-US"/>
        </w:rPr>
        <w:t>включа</w:t>
      </w:r>
      <w:r>
        <w:rPr>
          <w:sz w:val="28"/>
          <w:szCs w:val="28"/>
          <w:lang w:eastAsia="en-US"/>
        </w:rPr>
        <w:t>ют в себя</w:t>
      </w:r>
      <w:r w:rsidRPr="000A3705">
        <w:rPr>
          <w:sz w:val="28"/>
          <w:szCs w:val="28"/>
          <w:lang w:eastAsia="en-US"/>
        </w:rPr>
        <w:t xml:space="preserve"> написание программного обеспечения и отладку</w:t>
      </w:r>
      <w:r>
        <w:rPr>
          <w:sz w:val="28"/>
          <w:szCs w:val="28"/>
          <w:lang w:eastAsia="en-US"/>
        </w:rPr>
        <w:t xml:space="preserve">. </w:t>
      </w:r>
      <w:r w:rsidRPr="000A3705">
        <w:rPr>
          <w:sz w:val="28"/>
          <w:szCs w:val="28"/>
          <w:lang w:eastAsia="en-US"/>
        </w:rPr>
        <w:t xml:space="preserve">На </w:t>
      </w:r>
      <w:r>
        <w:rPr>
          <w:sz w:val="28"/>
          <w:szCs w:val="28"/>
          <w:lang w:eastAsia="en-US"/>
        </w:rPr>
        <w:t xml:space="preserve">этом </w:t>
      </w:r>
      <w:r w:rsidRPr="000A3705">
        <w:rPr>
          <w:sz w:val="28"/>
          <w:szCs w:val="28"/>
          <w:lang w:eastAsia="en-US"/>
        </w:rPr>
        <w:t>этапе основными потенциально опасными и вредными факторами являются:</w:t>
      </w:r>
    </w:p>
    <w:p w14:paraId="2101761B" w14:textId="77777777" w:rsidR="00DC5ED7" w:rsidRPr="00AD1E46" w:rsidRDefault="00DC5ED7" w:rsidP="00DC5ED7">
      <w:pPr>
        <w:pStyle w:val="ListParagraph"/>
        <w:numPr>
          <w:ilvl w:val="0"/>
          <w:numId w:val="28"/>
        </w:numPr>
        <w:spacing w:after="0" w:line="360" w:lineRule="auto"/>
        <w:ind w:left="0" w:firstLine="709"/>
        <w:jc w:val="both"/>
        <w:rPr>
          <w:rFonts w:ascii="Times New Roman" w:hAnsi="Times New Roman"/>
          <w:sz w:val="28"/>
          <w:szCs w:val="28"/>
        </w:rPr>
      </w:pPr>
      <w:r w:rsidRPr="00AD1E46">
        <w:rPr>
          <w:rFonts w:ascii="Times New Roman" w:hAnsi="Times New Roman"/>
          <w:sz w:val="28"/>
          <w:szCs w:val="28"/>
        </w:rPr>
        <w:t>Напряжение питания электрических компонентов — используется аккумулятор на 4.8 В, при коротком замыкании или неправильной полярности возможно возникновение термического ожога или воспламенения. Также присутствует риск поражения электрическим током при работе с токоведущими частями.</w:t>
      </w:r>
    </w:p>
    <w:p w14:paraId="501CA800" w14:textId="77777777" w:rsidR="00DC5ED7" w:rsidRPr="00AD1E46" w:rsidRDefault="00DC5ED7" w:rsidP="00DC5ED7">
      <w:pPr>
        <w:spacing w:line="360" w:lineRule="auto"/>
        <w:ind w:firstLine="709"/>
        <w:jc w:val="both"/>
        <w:rPr>
          <w:sz w:val="28"/>
          <w:szCs w:val="28"/>
          <w:lang w:eastAsia="en-US"/>
        </w:rPr>
      </w:pPr>
    </w:p>
    <w:p w14:paraId="7665D8B2" w14:textId="77777777" w:rsidR="00DC5ED7" w:rsidRPr="00AD1E46" w:rsidRDefault="00DC5ED7" w:rsidP="00DC5ED7">
      <w:pPr>
        <w:pStyle w:val="ListParagraph"/>
        <w:numPr>
          <w:ilvl w:val="0"/>
          <w:numId w:val="28"/>
        </w:numPr>
        <w:spacing w:after="0" w:line="360" w:lineRule="auto"/>
        <w:ind w:left="0" w:firstLine="709"/>
        <w:jc w:val="both"/>
        <w:rPr>
          <w:rFonts w:ascii="Times New Roman" w:hAnsi="Times New Roman"/>
          <w:sz w:val="28"/>
          <w:szCs w:val="28"/>
        </w:rPr>
      </w:pPr>
      <w:r w:rsidRPr="00AD1E46">
        <w:rPr>
          <w:rFonts w:ascii="Times New Roman" w:hAnsi="Times New Roman"/>
          <w:sz w:val="28"/>
          <w:szCs w:val="28"/>
        </w:rPr>
        <w:lastRenderedPageBreak/>
        <w:t xml:space="preserve">Работа вращающегося маховика и коллекторного электродвигателя создает опасность получения травм в случае соприкосновения с быстро вращающимися частями при отладке или эксплуатации. </w:t>
      </w:r>
    </w:p>
    <w:p w14:paraId="3C37168E" w14:textId="77777777" w:rsidR="00DC5ED7" w:rsidRPr="00AD1E46" w:rsidRDefault="00DC5ED7" w:rsidP="00DC5ED7">
      <w:pPr>
        <w:pStyle w:val="ListParagraph"/>
        <w:numPr>
          <w:ilvl w:val="0"/>
          <w:numId w:val="28"/>
        </w:numPr>
        <w:spacing w:after="0" w:line="360" w:lineRule="auto"/>
        <w:ind w:left="0" w:firstLine="709"/>
        <w:jc w:val="both"/>
        <w:rPr>
          <w:rFonts w:ascii="Times New Roman" w:hAnsi="Times New Roman"/>
          <w:sz w:val="28"/>
          <w:szCs w:val="28"/>
        </w:rPr>
      </w:pPr>
      <w:r w:rsidRPr="00AD1E46">
        <w:rPr>
          <w:rFonts w:ascii="Times New Roman" w:hAnsi="Times New Roman"/>
          <w:sz w:val="28"/>
          <w:szCs w:val="28"/>
        </w:rPr>
        <w:t xml:space="preserve">Повышенный уровень шума при вращении маховика на больших оборотах может вызвать акустический дискомфорт (предельно допустимый уровень шума на рабочем месте согласно ГОСТ 12.1.003–2014 не должен превышать 80 </w:t>
      </w:r>
      <w:proofErr w:type="spellStart"/>
      <w:r w:rsidRPr="00AD1E46">
        <w:rPr>
          <w:rFonts w:ascii="Times New Roman" w:hAnsi="Times New Roman"/>
          <w:sz w:val="28"/>
          <w:szCs w:val="28"/>
        </w:rPr>
        <w:t>дБА</w:t>
      </w:r>
      <w:proofErr w:type="spellEnd"/>
      <w:r w:rsidRPr="00AD1E46">
        <w:rPr>
          <w:rFonts w:ascii="Times New Roman" w:hAnsi="Times New Roman"/>
          <w:sz w:val="28"/>
          <w:szCs w:val="28"/>
        </w:rPr>
        <w:t>).</w:t>
      </w:r>
    </w:p>
    <w:p w14:paraId="28692306" w14:textId="77777777" w:rsidR="00DC5ED7" w:rsidRPr="00AD1E46" w:rsidRDefault="00DC5ED7" w:rsidP="00DC5ED7">
      <w:pPr>
        <w:pStyle w:val="ListParagraph"/>
        <w:numPr>
          <w:ilvl w:val="0"/>
          <w:numId w:val="28"/>
        </w:numPr>
        <w:spacing w:line="360" w:lineRule="auto"/>
        <w:ind w:left="0" w:firstLine="720"/>
        <w:jc w:val="both"/>
        <w:rPr>
          <w:rFonts w:ascii="Times New Roman" w:hAnsi="Times New Roman"/>
          <w:sz w:val="28"/>
          <w:szCs w:val="28"/>
        </w:rPr>
      </w:pPr>
      <w:r w:rsidRPr="00AD1E46">
        <w:rPr>
          <w:rFonts w:ascii="Times New Roman" w:hAnsi="Times New Roman"/>
          <w:sz w:val="28"/>
          <w:szCs w:val="28"/>
        </w:rPr>
        <w:t>Возможное выделение вредных веществ при длительной эксплуатации или</w:t>
      </w:r>
      <w:r>
        <w:rPr>
          <w:rFonts w:ascii="Times New Roman" w:hAnsi="Times New Roman"/>
          <w:sz w:val="28"/>
          <w:szCs w:val="28"/>
        </w:rPr>
        <w:t xml:space="preserve"> </w:t>
      </w:r>
      <w:r w:rsidRPr="00AD1E46">
        <w:rPr>
          <w:rFonts w:ascii="Times New Roman" w:hAnsi="Times New Roman"/>
          <w:sz w:val="28"/>
          <w:szCs w:val="28"/>
        </w:rPr>
        <w:t>повреждении Ni-</w:t>
      </w:r>
      <w:proofErr w:type="spellStart"/>
      <w:r w:rsidRPr="00AD1E46">
        <w:rPr>
          <w:rFonts w:ascii="Times New Roman" w:hAnsi="Times New Roman"/>
          <w:sz w:val="28"/>
          <w:szCs w:val="28"/>
        </w:rPr>
        <w:t>Cd</w:t>
      </w:r>
      <w:proofErr w:type="spellEnd"/>
      <w:r>
        <w:rPr>
          <w:rFonts w:ascii="Times New Roman" w:hAnsi="Times New Roman"/>
          <w:sz w:val="28"/>
          <w:szCs w:val="28"/>
        </w:rPr>
        <w:t xml:space="preserve"> </w:t>
      </w:r>
      <w:r w:rsidRPr="00AD1E46">
        <w:rPr>
          <w:rFonts w:ascii="Times New Roman" w:hAnsi="Times New Roman"/>
          <w:sz w:val="28"/>
          <w:szCs w:val="28"/>
        </w:rPr>
        <w:t>аккумулятора</w:t>
      </w:r>
      <w:r>
        <w:rPr>
          <w:rFonts w:ascii="Times New Roman" w:hAnsi="Times New Roman"/>
          <w:sz w:val="28"/>
          <w:szCs w:val="28"/>
        </w:rPr>
        <w:t>.</w:t>
      </w:r>
      <w:r w:rsidRPr="00AD1E46">
        <w:rPr>
          <w:rFonts w:ascii="Times New Roman" w:hAnsi="Times New Roman"/>
          <w:sz w:val="28"/>
          <w:szCs w:val="28"/>
        </w:rPr>
        <w:t xml:space="preserve"> </w:t>
      </w:r>
      <w:r>
        <w:rPr>
          <w:rFonts w:ascii="Times New Roman" w:hAnsi="Times New Roman"/>
          <w:sz w:val="28"/>
          <w:szCs w:val="28"/>
        </w:rPr>
        <w:t xml:space="preserve">В </w:t>
      </w:r>
      <w:r w:rsidRPr="00100FC7">
        <w:rPr>
          <w:rFonts w:ascii="Times New Roman" w:hAnsi="Times New Roman"/>
          <w:sz w:val="28"/>
          <w:szCs w:val="28"/>
        </w:rPr>
        <w:t>качестве электролита</w:t>
      </w:r>
      <w:r>
        <w:rPr>
          <w:rFonts w:ascii="Times New Roman" w:hAnsi="Times New Roman"/>
          <w:sz w:val="28"/>
          <w:szCs w:val="28"/>
        </w:rPr>
        <w:t xml:space="preserve"> в аккумуляторах такого типа выступает</w:t>
      </w:r>
      <w:r w:rsidRPr="00100FC7">
        <w:rPr>
          <w:rFonts w:ascii="Times New Roman" w:hAnsi="Times New Roman"/>
          <w:sz w:val="28"/>
          <w:szCs w:val="28"/>
        </w:rPr>
        <w:t xml:space="preserve"> водный раствор гидроксида калия (KOH), обладающий высокой щелочностью. При повреждении корпуса или износе уплотнительных элементов </w:t>
      </w:r>
      <w:r>
        <w:rPr>
          <w:rFonts w:ascii="Times New Roman" w:hAnsi="Times New Roman"/>
          <w:sz w:val="28"/>
          <w:szCs w:val="28"/>
        </w:rPr>
        <w:t>возможно</w:t>
      </w:r>
      <w:r w:rsidRPr="00100FC7">
        <w:rPr>
          <w:rFonts w:ascii="Times New Roman" w:hAnsi="Times New Roman"/>
          <w:sz w:val="28"/>
          <w:szCs w:val="28"/>
        </w:rPr>
        <w:t xml:space="preserve"> </w:t>
      </w:r>
      <w:r>
        <w:rPr>
          <w:rFonts w:ascii="Times New Roman" w:hAnsi="Times New Roman"/>
          <w:sz w:val="28"/>
          <w:szCs w:val="28"/>
        </w:rPr>
        <w:t>п</w:t>
      </w:r>
      <w:r w:rsidRPr="00100FC7">
        <w:rPr>
          <w:rFonts w:ascii="Times New Roman" w:hAnsi="Times New Roman"/>
          <w:sz w:val="28"/>
          <w:szCs w:val="28"/>
        </w:rPr>
        <w:t>опадание KOH на кожу или слизистые оболочки</w:t>
      </w:r>
      <w:r>
        <w:rPr>
          <w:rFonts w:ascii="Times New Roman" w:hAnsi="Times New Roman"/>
          <w:sz w:val="28"/>
          <w:szCs w:val="28"/>
        </w:rPr>
        <w:t>, что</w:t>
      </w:r>
      <w:r w:rsidRPr="00100FC7">
        <w:rPr>
          <w:rFonts w:ascii="Times New Roman" w:hAnsi="Times New Roman"/>
          <w:sz w:val="28"/>
          <w:szCs w:val="28"/>
        </w:rPr>
        <w:t xml:space="preserve"> может вызвать химические ожоги.</w:t>
      </w:r>
      <w:r>
        <w:rPr>
          <w:rFonts w:ascii="Times New Roman" w:hAnsi="Times New Roman"/>
          <w:sz w:val="28"/>
          <w:szCs w:val="28"/>
        </w:rPr>
        <w:t xml:space="preserve"> Ка</w:t>
      </w:r>
      <w:r w:rsidRPr="00C83BAC">
        <w:rPr>
          <w:rFonts w:ascii="Times New Roman" w:hAnsi="Times New Roman"/>
          <w:sz w:val="28"/>
          <w:szCs w:val="28"/>
        </w:rPr>
        <w:t>дмий, входящий в состав отрицательного электрода Ni-</w:t>
      </w:r>
      <w:proofErr w:type="spellStart"/>
      <w:r w:rsidRPr="00C83BAC">
        <w:rPr>
          <w:rFonts w:ascii="Times New Roman" w:hAnsi="Times New Roman"/>
          <w:sz w:val="28"/>
          <w:szCs w:val="28"/>
        </w:rPr>
        <w:t>Cd</w:t>
      </w:r>
      <w:proofErr w:type="spellEnd"/>
      <w:r w:rsidRPr="00C83BAC">
        <w:rPr>
          <w:rFonts w:ascii="Times New Roman" w:hAnsi="Times New Roman"/>
          <w:sz w:val="28"/>
          <w:szCs w:val="28"/>
        </w:rPr>
        <w:t xml:space="preserve"> аккумуляторов, является высокотоксичным металлом. При повреждении аккумулятора или его перегреве возможно выделение паров кадмия или его соединений, таких как оксид кадмия (</w:t>
      </w:r>
      <w:proofErr w:type="spellStart"/>
      <w:r w:rsidRPr="00C83BAC">
        <w:rPr>
          <w:rFonts w:ascii="Times New Roman" w:hAnsi="Times New Roman"/>
          <w:sz w:val="28"/>
          <w:szCs w:val="28"/>
        </w:rPr>
        <w:t>CdO</w:t>
      </w:r>
      <w:proofErr w:type="spellEnd"/>
      <w:r w:rsidRPr="00C83BAC">
        <w:rPr>
          <w:rFonts w:ascii="Times New Roman" w:hAnsi="Times New Roman"/>
          <w:sz w:val="28"/>
          <w:szCs w:val="28"/>
        </w:rPr>
        <w:t xml:space="preserve">). Вдыхание этих паров </w:t>
      </w:r>
      <w:r>
        <w:rPr>
          <w:rFonts w:ascii="Times New Roman" w:hAnsi="Times New Roman"/>
          <w:sz w:val="28"/>
          <w:szCs w:val="28"/>
        </w:rPr>
        <w:t>приведёт</w:t>
      </w:r>
      <w:r w:rsidRPr="00C83BAC">
        <w:rPr>
          <w:rFonts w:ascii="Times New Roman" w:hAnsi="Times New Roman"/>
          <w:sz w:val="28"/>
          <w:szCs w:val="28"/>
        </w:rPr>
        <w:t xml:space="preserve"> к серьёзным отравлениям</w:t>
      </w:r>
      <w:r>
        <w:rPr>
          <w:rFonts w:ascii="Times New Roman" w:hAnsi="Times New Roman"/>
          <w:sz w:val="28"/>
          <w:szCs w:val="28"/>
        </w:rPr>
        <w:t>.</w:t>
      </w:r>
    </w:p>
    <w:p w14:paraId="6471640F" w14:textId="77777777" w:rsidR="00DC5ED7" w:rsidRPr="00AD1E46" w:rsidRDefault="00DC5ED7" w:rsidP="00DC5ED7">
      <w:pPr>
        <w:pStyle w:val="ListParagraph"/>
        <w:numPr>
          <w:ilvl w:val="0"/>
          <w:numId w:val="28"/>
        </w:numPr>
        <w:spacing w:line="360" w:lineRule="auto"/>
        <w:ind w:left="0" w:firstLine="720"/>
        <w:jc w:val="both"/>
        <w:rPr>
          <w:rFonts w:ascii="Times New Roman" w:hAnsi="Times New Roman"/>
          <w:sz w:val="28"/>
          <w:szCs w:val="28"/>
        </w:rPr>
      </w:pPr>
      <w:r w:rsidRPr="00AD1E46">
        <w:rPr>
          <w:rFonts w:ascii="Times New Roman" w:hAnsi="Times New Roman"/>
          <w:sz w:val="28"/>
          <w:szCs w:val="28"/>
        </w:rPr>
        <w:t>Использование при пайке и монтаже флюсов и припоев может сопровождаться выделением вредных веществ. Примером служит канифоль и её испарения</w:t>
      </w:r>
      <w:r>
        <w:rPr>
          <w:rFonts w:ascii="Times New Roman" w:hAnsi="Times New Roman"/>
          <w:sz w:val="28"/>
          <w:szCs w:val="28"/>
        </w:rPr>
        <w:t>.</w:t>
      </w:r>
    </w:p>
    <w:p w14:paraId="6D188D35" w14:textId="77777777" w:rsidR="00DC5ED7" w:rsidRPr="00AD1E46" w:rsidRDefault="00DC5ED7" w:rsidP="00DC5ED7">
      <w:pPr>
        <w:pStyle w:val="ListParagraph"/>
        <w:numPr>
          <w:ilvl w:val="0"/>
          <w:numId w:val="28"/>
        </w:numPr>
        <w:spacing w:after="0" w:line="360" w:lineRule="auto"/>
        <w:ind w:left="0" w:firstLine="720"/>
        <w:jc w:val="both"/>
        <w:rPr>
          <w:rFonts w:ascii="Times New Roman" w:hAnsi="Times New Roman"/>
          <w:sz w:val="28"/>
          <w:szCs w:val="28"/>
        </w:rPr>
      </w:pPr>
      <w:r w:rsidRPr="00AD1E46">
        <w:rPr>
          <w:rFonts w:ascii="Times New Roman" w:hAnsi="Times New Roman"/>
          <w:sz w:val="28"/>
          <w:szCs w:val="28"/>
        </w:rPr>
        <w:t xml:space="preserve">Статические </w:t>
      </w:r>
      <w:r>
        <w:rPr>
          <w:rFonts w:ascii="Times New Roman" w:hAnsi="Times New Roman"/>
          <w:sz w:val="28"/>
          <w:szCs w:val="28"/>
        </w:rPr>
        <w:t>на</w:t>
      </w:r>
      <w:r w:rsidRPr="00AD1E46">
        <w:rPr>
          <w:rFonts w:ascii="Times New Roman" w:hAnsi="Times New Roman"/>
          <w:sz w:val="28"/>
          <w:szCs w:val="28"/>
        </w:rPr>
        <w:t>грузки — продолжительная работа в наклонной позе при пайке и отладке платы может вызывать мышечное утомление и болевые ощущения.</w:t>
      </w:r>
    </w:p>
    <w:p w14:paraId="61EE0A76" w14:textId="77777777" w:rsidR="00DC5ED7" w:rsidRPr="00AD1E46" w:rsidRDefault="00DC5ED7" w:rsidP="00DC5ED7">
      <w:pPr>
        <w:pStyle w:val="ListParagraph"/>
        <w:numPr>
          <w:ilvl w:val="0"/>
          <w:numId w:val="31"/>
        </w:numPr>
        <w:spacing w:line="360" w:lineRule="auto"/>
        <w:ind w:left="0" w:firstLine="720"/>
        <w:jc w:val="both"/>
        <w:rPr>
          <w:rFonts w:ascii="Times New Roman" w:hAnsi="Times New Roman"/>
          <w:sz w:val="28"/>
          <w:szCs w:val="28"/>
        </w:rPr>
      </w:pPr>
      <w:r w:rsidRPr="00AD1E46">
        <w:rPr>
          <w:rFonts w:ascii="Times New Roman" w:hAnsi="Times New Roman"/>
          <w:sz w:val="28"/>
          <w:szCs w:val="28"/>
        </w:rPr>
        <w:t>Перенапряжение зрения — высокая зрительная нагрузка при работе с мелкими деталями, а также анализом данных с MPU6050 на экране монитора может привести к усталости глаз.</w:t>
      </w:r>
    </w:p>
    <w:p w14:paraId="04143367" w14:textId="77777777" w:rsidR="00DC5ED7" w:rsidRPr="00AD1E46" w:rsidRDefault="00DC5ED7" w:rsidP="00DC5ED7">
      <w:pPr>
        <w:pStyle w:val="ListParagraph"/>
        <w:numPr>
          <w:ilvl w:val="0"/>
          <w:numId w:val="32"/>
        </w:numPr>
        <w:spacing w:line="360" w:lineRule="auto"/>
        <w:ind w:left="0" w:firstLine="720"/>
        <w:jc w:val="both"/>
        <w:rPr>
          <w:rFonts w:ascii="Times New Roman" w:hAnsi="Times New Roman"/>
          <w:sz w:val="28"/>
          <w:szCs w:val="28"/>
        </w:rPr>
      </w:pPr>
      <w:r w:rsidRPr="00AD1E46">
        <w:rPr>
          <w:rFonts w:ascii="Times New Roman" w:hAnsi="Times New Roman"/>
          <w:sz w:val="28"/>
          <w:szCs w:val="28"/>
        </w:rPr>
        <w:t xml:space="preserve">Нервно-эмоциональное напряжение — возникающее при работе с непредсказуемыми ошибками в работе PID-регулятора, связи по I2C или </w:t>
      </w:r>
      <w:r w:rsidRPr="00AD1E46">
        <w:rPr>
          <w:rFonts w:ascii="Times New Roman" w:hAnsi="Times New Roman"/>
          <w:sz w:val="28"/>
          <w:szCs w:val="28"/>
        </w:rPr>
        <w:lastRenderedPageBreak/>
        <w:t xml:space="preserve">прошивке микроконтроллера </w:t>
      </w:r>
      <w:proofErr w:type="spellStart"/>
      <w:r w:rsidRPr="00AD1E46">
        <w:rPr>
          <w:rFonts w:ascii="Times New Roman" w:hAnsi="Times New Roman"/>
          <w:sz w:val="28"/>
          <w:szCs w:val="28"/>
        </w:rPr>
        <w:t>Arduino</w:t>
      </w:r>
      <w:proofErr w:type="spellEnd"/>
      <w:r w:rsidRPr="00AD1E46">
        <w:rPr>
          <w:rFonts w:ascii="Times New Roman" w:hAnsi="Times New Roman"/>
          <w:sz w:val="28"/>
          <w:szCs w:val="28"/>
        </w:rPr>
        <w:t>, особенно в условиях ограниченного времени выполнения работы.</w:t>
      </w:r>
    </w:p>
    <w:p w14:paraId="1604A46D" w14:textId="77777777" w:rsidR="00DC5ED7" w:rsidRPr="00C83BAC" w:rsidRDefault="00DC5ED7" w:rsidP="00DC5ED7">
      <w:pPr>
        <w:pStyle w:val="ListParagraph"/>
        <w:numPr>
          <w:ilvl w:val="0"/>
          <w:numId w:val="32"/>
        </w:numPr>
        <w:spacing w:after="0" w:line="360" w:lineRule="auto"/>
        <w:ind w:left="0" w:firstLine="720"/>
        <w:jc w:val="both"/>
        <w:rPr>
          <w:rFonts w:ascii="Times New Roman" w:hAnsi="Times New Roman"/>
          <w:sz w:val="28"/>
          <w:szCs w:val="28"/>
        </w:rPr>
      </w:pPr>
      <w:r w:rsidRPr="00C47661">
        <w:rPr>
          <w:rFonts w:ascii="Times New Roman" w:hAnsi="Times New Roman"/>
          <w:sz w:val="28"/>
          <w:szCs w:val="28"/>
        </w:rPr>
        <w:t>Монотонность труда — при длительном тестировании и калибровке может наблюдаться снижение концентрации внимания и утомляемость.</w:t>
      </w:r>
    </w:p>
    <w:p w14:paraId="4B24B14E" w14:textId="77777777" w:rsidR="00DC5ED7" w:rsidRPr="00C47661" w:rsidRDefault="00DC5ED7" w:rsidP="00DC5ED7">
      <w:pPr>
        <w:spacing w:line="360" w:lineRule="auto"/>
        <w:ind w:firstLine="720"/>
        <w:jc w:val="both"/>
        <w:rPr>
          <w:sz w:val="28"/>
          <w:szCs w:val="28"/>
          <w:lang w:eastAsia="en-US"/>
        </w:rPr>
      </w:pPr>
      <w:r w:rsidRPr="00C47661">
        <w:rPr>
          <w:sz w:val="28"/>
          <w:szCs w:val="28"/>
          <w:lang w:eastAsia="en-US"/>
        </w:rPr>
        <w:t>На этапе демонстрации и эксплуатации</w:t>
      </w:r>
      <w:r>
        <w:rPr>
          <w:sz w:val="28"/>
          <w:szCs w:val="28"/>
          <w:lang w:eastAsia="en-US"/>
        </w:rPr>
        <w:t xml:space="preserve"> макета </w:t>
      </w:r>
      <w:r w:rsidRPr="00C47661">
        <w:rPr>
          <w:sz w:val="28"/>
          <w:szCs w:val="28"/>
          <w:lang w:eastAsia="en-US"/>
        </w:rPr>
        <w:t>студентами или преподавателями добавляются следующие опасности:</w:t>
      </w:r>
    </w:p>
    <w:p w14:paraId="59B2D0A8" w14:textId="77777777" w:rsidR="00DC5ED7" w:rsidRPr="00C47661" w:rsidRDefault="00DC5ED7" w:rsidP="00DC5ED7">
      <w:pPr>
        <w:pStyle w:val="ListParagraph"/>
        <w:numPr>
          <w:ilvl w:val="1"/>
          <w:numId w:val="32"/>
        </w:numPr>
        <w:spacing w:line="360" w:lineRule="auto"/>
        <w:ind w:left="0" w:firstLine="709"/>
        <w:jc w:val="both"/>
        <w:rPr>
          <w:rFonts w:ascii="Times New Roman" w:hAnsi="Times New Roman"/>
          <w:sz w:val="28"/>
          <w:szCs w:val="28"/>
        </w:rPr>
      </w:pPr>
      <w:r w:rsidRPr="00C47661">
        <w:rPr>
          <w:rFonts w:ascii="Times New Roman" w:hAnsi="Times New Roman"/>
          <w:sz w:val="28"/>
          <w:szCs w:val="28"/>
        </w:rPr>
        <w:t>Ошибка управления системой — неправильное подключение или команда, поданная на двигатель, может привести к его неконтролируемому запуску. Это создаст риск повреждения оборудования</w:t>
      </w:r>
      <w:r>
        <w:rPr>
          <w:rFonts w:ascii="Times New Roman" w:hAnsi="Times New Roman"/>
          <w:sz w:val="28"/>
          <w:szCs w:val="28"/>
        </w:rPr>
        <w:t xml:space="preserve"> и получения травм</w:t>
      </w:r>
      <w:r w:rsidRPr="00C47661">
        <w:rPr>
          <w:rFonts w:ascii="Times New Roman" w:hAnsi="Times New Roman"/>
          <w:sz w:val="28"/>
          <w:szCs w:val="28"/>
        </w:rPr>
        <w:t>.</w:t>
      </w:r>
    </w:p>
    <w:p w14:paraId="3BFB9645" w14:textId="77777777" w:rsidR="00DC5ED7" w:rsidRPr="00C47661" w:rsidRDefault="00DC5ED7" w:rsidP="00DC5ED7">
      <w:pPr>
        <w:pStyle w:val="ListParagraph"/>
        <w:numPr>
          <w:ilvl w:val="1"/>
          <w:numId w:val="32"/>
        </w:numPr>
        <w:spacing w:after="0" w:line="360" w:lineRule="auto"/>
        <w:ind w:left="0" w:firstLine="709"/>
        <w:jc w:val="both"/>
        <w:rPr>
          <w:rFonts w:ascii="Times New Roman" w:hAnsi="Times New Roman"/>
          <w:sz w:val="28"/>
          <w:szCs w:val="28"/>
        </w:rPr>
      </w:pPr>
      <w:r w:rsidRPr="00C47661">
        <w:rPr>
          <w:rFonts w:ascii="Times New Roman" w:hAnsi="Times New Roman"/>
          <w:sz w:val="28"/>
          <w:szCs w:val="28"/>
        </w:rPr>
        <w:t>Неосторожное обращение с аккумулятором — при нарушении условий хранения или эксплуатации возможен перегрев и даже воспламенение, особенно при коротком замыкании.</w:t>
      </w:r>
    </w:p>
    <w:p w14:paraId="3DC0BBB8" w14:textId="77777777" w:rsidR="00DC5ED7" w:rsidRPr="00C47661" w:rsidRDefault="00DC5ED7" w:rsidP="00DC5ED7">
      <w:pPr>
        <w:spacing w:line="360" w:lineRule="auto"/>
        <w:ind w:firstLine="720"/>
        <w:jc w:val="both"/>
        <w:rPr>
          <w:sz w:val="28"/>
          <w:szCs w:val="28"/>
          <w:lang w:eastAsia="en-US"/>
        </w:rPr>
      </w:pPr>
      <w:r w:rsidRPr="00C47661">
        <w:rPr>
          <w:sz w:val="28"/>
          <w:szCs w:val="28"/>
          <w:lang w:eastAsia="en-US"/>
        </w:rPr>
        <w:t>В целом, можно выделить несколько ключевых зон риска:</w:t>
      </w:r>
    </w:p>
    <w:p w14:paraId="25EE55D7" w14:textId="77777777" w:rsidR="00DC5ED7" w:rsidRDefault="00DC5ED7" w:rsidP="00DC5ED7">
      <w:pPr>
        <w:pStyle w:val="ListParagraph"/>
        <w:numPr>
          <w:ilvl w:val="1"/>
          <w:numId w:val="33"/>
        </w:numPr>
        <w:spacing w:line="360" w:lineRule="auto"/>
        <w:ind w:left="0" w:firstLine="709"/>
        <w:jc w:val="both"/>
        <w:rPr>
          <w:rFonts w:ascii="Times New Roman" w:hAnsi="Times New Roman"/>
          <w:sz w:val="28"/>
          <w:szCs w:val="28"/>
        </w:rPr>
      </w:pPr>
      <w:r w:rsidRPr="00C47661">
        <w:rPr>
          <w:rFonts w:ascii="Times New Roman" w:hAnsi="Times New Roman"/>
          <w:sz w:val="28"/>
          <w:szCs w:val="28"/>
        </w:rPr>
        <w:t>Электробезопасность — связанная с питанием, проводкой, пайкой и коммутацией.</w:t>
      </w:r>
    </w:p>
    <w:p w14:paraId="435FE455" w14:textId="77777777" w:rsidR="00DC5ED7" w:rsidRDefault="00DC5ED7" w:rsidP="00DC5ED7">
      <w:pPr>
        <w:pStyle w:val="ListParagraph"/>
        <w:numPr>
          <w:ilvl w:val="1"/>
          <w:numId w:val="33"/>
        </w:numPr>
        <w:spacing w:line="360" w:lineRule="auto"/>
        <w:ind w:left="0" w:firstLine="709"/>
        <w:jc w:val="both"/>
        <w:rPr>
          <w:rFonts w:ascii="Times New Roman" w:hAnsi="Times New Roman"/>
          <w:sz w:val="28"/>
          <w:szCs w:val="28"/>
        </w:rPr>
      </w:pPr>
      <w:r w:rsidRPr="00465922">
        <w:rPr>
          <w:rFonts w:ascii="Times New Roman" w:hAnsi="Times New Roman"/>
          <w:sz w:val="28"/>
          <w:szCs w:val="28"/>
        </w:rPr>
        <w:t>Химическая безопасность — связанная с риском выделения токсичных веществ, таких как кадмий, при повреждении или разрушении Ni-</w:t>
      </w:r>
      <w:proofErr w:type="spellStart"/>
      <w:r w:rsidRPr="00465922">
        <w:rPr>
          <w:rFonts w:ascii="Times New Roman" w:hAnsi="Times New Roman"/>
          <w:sz w:val="28"/>
          <w:szCs w:val="28"/>
        </w:rPr>
        <w:t>Cd</w:t>
      </w:r>
      <w:proofErr w:type="spellEnd"/>
      <w:r w:rsidRPr="00465922">
        <w:rPr>
          <w:rFonts w:ascii="Times New Roman" w:hAnsi="Times New Roman"/>
          <w:sz w:val="28"/>
          <w:szCs w:val="28"/>
        </w:rPr>
        <w:t xml:space="preserve"> аккумуляторов</w:t>
      </w:r>
      <w:r>
        <w:rPr>
          <w:rFonts w:ascii="Times New Roman" w:hAnsi="Times New Roman"/>
          <w:sz w:val="28"/>
          <w:szCs w:val="28"/>
        </w:rPr>
        <w:t>.</w:t>
      </w:r>
    </w:p>
    <w:p w14:paraId="50C778CE" w14:textId="77777777" w:rsidR="00DC5ED7" w:rsidRPr="00C47661" w:rsidRDefault="00DC5ED7" w:rsidP="00DC5ED7">
      <w:pPr>
        <w:pStyle w:val="ListParagraph"/>
        <w:numPr>
          <w:ilvl w:val="1"/>
          <w:numId w:val="33"/>
        </w:numPr>
        <w:spacing w:line="360" w:lineRule="auto"/>
        <w:ind w:left="0" w:firstLine="709"/>
        <w:jc w:val="both"/>
        <w:rPr>
          <w:rFonts w:ascii="Times New Roman" w:hAnsi="Times New Roman"/>
          <w:sz w:val="28"/>
          <w:szCs w:val="28"/>
        </w:rPr>
      </w:pPr>
      <w:r w:rsidRPr="00C47661">
        <w:rPr>
          <w:rFonts w:ascii="Times New Roman" w:hAnsi="Times New Roman"/>
          <w:sz w:val="28"/>
          <w:szCs w:val="28"/>
        </w:rPr>
        <w:t>Механическая безопасность — вращающиеся части, подвесы, оси.</w:t>
      </w:r>
    </w:p>
    <w:p w14:paraId="0F724E35" w14:textId="77777777" w:rsidR="00DC5ED7" w:rsidRPr="00C47661" w:rsidRDefault="00DC5ED7" w:rsidP="00DC5ED7">
      <w:pPr>
        <w:pStyle w:val="ListParagraph"/>
        <w:numPr>
          <w:ilvl w:val="1"/>
          <w:numId w:val="33"/>
        </w:numPr>
        <w:spacing w:after="0" w:line="360" w:lineRule="auto"/>
        <w:ind w:left="0" w:firstLine="709"/>
        <w:jc w:val="both"/>
        <w:rPr>
          <w:rFonts w:ascii="Times New Roman" w:hAnsi="Times New Roman"/>
          <w:sz w:val="28"/>
          <w:szCs w:val="28"/>
        </w:rPr>
      </w:pPr>
      <w:r w:rsidRPr="00C47661">
        <w:rPr>
          <w:rFonts w:ascii="Times New Roman" w:hAnsi="Times New Roman"/>
          <w:sz w:val="28"/>
          <w:szCs w:val="28"/>
        </w:rPr>
        <w:t>Пожарная безопасность — аккумуляторы и электрические замыкания.</w:t>
      </w:r>
    </w:p>
    <w:p w14:paraId="2F2EF2CA" w14:textId="77777777" w:rsidR="00DC5ED7" w:rsidRPr="00C47661" w:rsidRDefault="00DC5ED7" w:rsidP="00DC5ED7">
      <w:pPr>
        <w:pStyle w:val="ListParagraph"/>
        <w:numPr>
          <w:ilvl w:val="1"/>
          <w:numId w:val="33"/>
        </w:numPr>
        <w:spacing w:line="360" w:lineRule="auto"/>
        <w:ind w:left="0" w:firstLine="709"/>
        <w:jc w:val="both"/>
        <w:rPr>
          <w:rFonts w:ascii="Times New Roman" w:hAnsi="Times New Roman"/>
          <w:sz w:val="28"/>
          <w:szCs w:val="28"/>
        </w:rPr>
      </w:pPr>
      <w:r w:rsidRPr="00C47661">
        <w:rPr>
          <w:rFonts w:ascii="Times New Roman" w:hAnsi="Times New Roman"/>
          <w:sz w:val="28"/>
          <w:szCs w:val="28"/>
        </w:rPr>
        <w:t>Эргономические и психофизиологические аспекты — зрительная, умственная и физическая нагрузка при сборке, отладке и эксплуатации.</w:t>
      </w:r>
    </w:p>
    <w:p w14:paraId="3724F751" w14:textId="77777777" w:rsidR="00DC5ED7" w:rsidRPr="00C47661" w:rsidRDefault="00DC5ED7" w:rsidP="00DC5ED7">
      <w:pPr>
        <w:pStyle w:val="ListParagraph"/>
        <w:spacing w:after="0" w:line="360" w:lineRule="auto"/>
        <w:ind w:left="0" w:firstLine="709"/>
        <w:jc w:val="both"/>
        <w:rPr>
          <w:rFonts w:ascii="Times New Roman" w:hAnsi="Times New Roman"/>
          <w:sz w:val="28"/>
          <w:szCs w:val="28"/>
        </w:rPr>
      </w:pPr>
      <w:r w:rsidRPr="00C47661">
        <w:rPr>
          <w:rFonts w:ascii="Times New Roman" w:hAnsi="Times New Roman"/>
          <w:sz w:val="28"/>
          <w:szCs w:val="28"/>
        </w:rPr>
        <w:t>Для каждого из указанных факторов в подразделе 4.3 будут предложены конкретные меры защиты и нормативные ограничения.</w:t>
      </w:r>
    </w:p>
    <w:p w14:paraId="080AA2DA" w14:textId="22F8558A" w:rsidR="000A3705" w:rsidRPr="00E00B07" w:rsidRDefault="000A3705" w:rsidP="00901ECD">
      <w:pPr>
        <w:pStyle w:val="a0"/>
      </w:pPr>
    </w:p>
    <w:p w14:paraId="2BF641B6" w14:textId="4D40799A" w:rsidR="00C47661" w:rsidRPr="00E00B07" w:rsidRDefault="00C47661" w:rsidP="00DC5ED7">
      <w:pPr>
        <w:pStyle w:val="14"/>
        <w:ind w:left="0" w:firstLine="709"/>
      </w:pPr>
      <w:bookmarkStart w:id="45" w:name="_Toc198763562"/>
      <w:r w:rsidRPr="00E00B07">
        <w:t>Обеспечение допустимого риска разработки</w:t>
      </w:r>
      <w:bookmarkEnd w:id="45"/>
    </w:p>
    <w:p w14:paraId="6DFDB29E" w14:textId="77777777" w:rsidR="00EB0F20" w:rsidRPr="00C47661" w:rsidRDefault="00EB0F20" w:rsidP="00EB0F20">
      <w:pPr>
        <w:spacing w:line="360" w:lineRule="auto"/>
        <w:ind w:firstLine="709"/>
        <w:jc w:val="both"/>
        <w:rPr>
          <w:sz w:val="28"/>
          <w:szCs w:val="28"/>
          <w:lang w:eastAsia="en-US"/>
        </w:rPr>
      </w:pPr>
      <w:r w:rsidRPr="00C47661">
        <w:rPr>
          <w:sz w:val="28"/>
          <w:szCs w:val="28"/>
          <w:lang w:eastAsia="en-US"/>
        </w:rPr>
        <w:t xml:space="preserve">Для обеспечения безопасности при разработке, отладке и эксплуатации макета одноосной </w:t>
      </w:r>
      <w:proofErr w:type="spellStart"/>
      <w:r w:rsidRPr="00C47661">
        <w:rPr>
          <w:sz w:val="28"/>
          <w:szCs w:val="28"/>
          <w:lang w:eastAsia="en-US"/>
        </w:rPr>
        <w:t>маховичной</w:t>
      </w:r>
      <w:proofErr w:type="spellEnd"/>
      <w:r w:rsidRPr="00C47661">
        <w:rPr>
          <w:sz w:val="28"/>
          <w:szCs w:val="28"/>
          <w:lang w:eastAsia="en-US"/>
        </w:rPr>
        <w:t xml:space="preserve"> </w:t>
      </w:r>
      <w:proofErr w:type="spellStart"/>
      <w:r>
        <w:rPr>
          <w:sz w:val="28"/>
          <w:szCs w:val="28"/>
          <w:lang w:eastAsia="en-US"/>
        </w:rPr>
        <w:t>СОиС</w:t>
      </w:r>
      <w:proofErr w:type="spellEnd"/>
      <w:r w:rsidRPr="00C47661">
        <w:rPr>
          <w:sz w:val="28"/>
          <w:szCs w:val="28"/>
          <w:lang w:eastAsia="en-US"/>
        </w:rPr>
        <w:t xml:space="preserve"> наноспутника необходимо выполнение </w:t>
      </w:r>
      <w:r w:rsidRPr="00C47661">
        <w:rPr>
          <w:sz w:val="28"/>
          <w:szCs w:val="28"/>
          <w:lang w:eastAsia="en-US"/>
        </w:rPr>
        <w:lastRenderedPageBreak/>
        <w:t xml:space="preserve">комплекса мероприятий, направленных на устранение, снижение </w:t>
      </w:r>
      <w:r>
        <w:rPr>
          <w:sz w:val="28"/>
          <w:szCs w:val="28"/>
          <w:lang w:eastAsia="en-US"/>
        </w:rPr>
        <w:t xml:space="preserve">и </w:t>
      </w:r>
      <w:r w:rsidRPr="00C47661">
        <w:rPr>
          <w:sz w:val="28"/>
          <w:szCs w:val="28"/>
          <w:lang w:eastAsia="en-US"/>
        </w:rPr>
        <w:t>предотвращение воздействия опасных и вредных факторов до допустимого уровня. Меры защиты разрабатываются в соответствии с требованиями нормативных документов: ГОСТ 12.0.003–2015, ГОСТ 12.1.004–91, ГОСТ 12.1.019–2017, ГОСТ 12.2.003–91, СанПиН 1.2.3685–21 и др.</w:t>
      </w:r>
    </w:p>
    <w:p w14:paraId="38BA5BA6" w14:textId="77777777" w:rsidR="00EB0F20" w:rsidRPr="00C47661" w:rsidRDefault="00EB0F20" w:rsidP="00EB0F20">
      <w:pPr>
        <w:spacing w:line="360" w:lineRule="auto"/>
        <w:ind w:firstLine="709"/>
        <w:jc w:val="both"/>
        <w:rPr>
          <w:sz w:val="28"/>
          <w:szCs w:val="28"/>
          <w:lang w:eastAsia="en-US"/>
        </w:rPr>
      </w:pPr>
      <w:r>
        <w:rPr>
          <w:sz w:val="28"/>
          <w:szCs w:val="28"/>
          <w:lang w:eastAsia="en-US"/>
        </w:rPr>
        <w:t>Начнём с о</w:t>
      </w:r>
      <w:r w:rsidRPr="00C47661">
        <w:rPr>
          <w:sz w:val="28"/>
          <w:szCs w:val="28"/>
          <w:lang w:eastAsia="en-US"/>
        </w:rPr>
        <w:t>беспечени</w:t>
      </w:r>
      <w:r>
        <w:rPr>
          <w:sz w:val="28"/>
          <w:szCs w:val="28"/>
          <w:lang w:eastAsia="en-US"/>
        </w:rPr>
        <w:t>я мер</w:t>
      </w:r>
      <w:r w:rsidRPr="00C47661">
        <w:rPr>
          <w:sz w:val="28"/>
          <w:szCs w:val="28"/>
          <w:lang w:eastAsia="en-US"/>
        </w:rPr>
        <w:t xml:space="preserve"> электробезопасности</w:t>
      </w:r>
      <w:r>
        <w:rPr>
          <w:sz w:val="28"/>
          <w:szCs w:val="28"/>
          <w:lang w:eastAsia="en-US"/>
        </w:rPr>
        <w:t xml:space="preserve">. </w:t>
      </w:r>
      <w:r w:rsidRPr="00C47661">
        <w:rPr>
          <w:sz w:val="28"/>
          <w:szCs w:val="28"/>
          <w:lang w:eastAsia="en-US"/>
        </w:rPr>
        <w:t>Макет использует элементы с рабочим напряжением до 5 В, что относится к безопасному уровню по ГОСТ 12.1.038–82. Тем не менее, при подключении</w:t>
      </w:r>
      <w:r>
        <w:rPr>
          <w:sz w:val="28"/>
          <w:szCs w:val="28"/>
          <w:lang w:eastAsia="en-US"/>
        </w:rPr>
        <w:t xml:space="preserve"> или </w:t>
      </w:r>
      <w:r w:rsidRPr="00C47661">
        <w:rPr>
          <w:sz w:val="28"/>
          <w:szCs w:val="28"/>
          <w:lang w:eastAsia="en-US"/>
        </w:rPr>
        <w:t>отключении аккумуляторной батареи и работы с проводами существует риск короткого замыкания и поражения током от накапливаемых зарядов. Для исключения подобных ситуаций следует:</w:t>
      </w:r>
    </w:p>
    <w:p w14:paraId="605AB9B5" w14:textId="77777777" w:rsidR="00EB0F20" w:rsidRPr="008338D3" w:rsidRDefault="00EB0F20" w:rsidP="00EB0F20">
      <w:pPr>
        <w:pStyle w:val="ListParagraph"/>
        <w:numPr>
          <w:ilvl w:val="0"/>
          <w:numId w:val="34"/>
        </w:numPr>
        <w:spacing w:line="360" w:lineRule="auto"/>
        <w:ind w:left="0" w:firstLine="709"/>
        <w:jc w:val="both"/>
        <w:rPr>
          <w:rFonts w:ascii="Times New Roman" w:hAnsi="Times New Roman"/>
          <w:sz w:val="28"/>
          <w:szCs w:val="28"/>
        </w:rPr>
      </w:pPr>
      <w:r w:rsidRPr="008338D3">
        <w:rPr>
          <w:rFonts w:ascii="Times New Roman" w:hAnsi="Times New Roman"/>
          <w:sz w:val="28"/>
          <w:szCs w:val="28"/>
        </w:rPr>
        <w:t>использовать надёжную изоляцию всех токоведущих участков;</w:t>
      </w:r>
    </w:p>
    <w:p w14:paraId="13933CC2" w14:textId="77777777" w:rsidR="00EB0F20" w:rsidRPr="008338D3" w:rsidRDefault="00EB0F20" w:rsidP="00EB0F20">
      <w:pPr>
        <w:pStyle w:val="ListParagraph"/>
        <w:numPr>
          <w:ilvl w:val="0"/>
          <w:numId w:val="34"/>
        </w:numPr>
        <w:spacing w:line="360" w:lineRule="auto"/>
        <w:ind w:left="0" w:firstLine="709"/>
        <w:jc w:val="both"/>
        <w:rPr>
          <w:rFonts w:ascii="Times New Roman" w:hAnsi="Times New Roman"/>
          <w:sz w:val="28"/>
          <w:szCs w:val="28"/>
        </w:rPr>
      </w:pPr>
      <w:r w:rsidRPr="008338D3">
        <w:rPr>
          <w:rFonts w:ascii="Times New Roman" w:hAnsi="Times New Roman"/>
          <w:sz w:val="28"/>
          <w:szCs w:val="28"/>
        </w:rPr>
        <w:t xml:space="preserve">применять разъёмы с защитой от </w:t>
      </w:r>
      <w:proofErr w:type="spellStart"/>
      <w:r w:rsidRPr="008338D3">
        <w:rPr>
          <w:rFonts w:ascii="Times New Roman" w:hAnsi="Times New Roman"/>
          <w:sz w:val="28"/>
          <w:szCs w:val="28"/>
        </w:rPr>
        <w:t>переполюсовки</w:t>
      </w:r>
      <w:proofErr w:type="spellEnd"/>
      <w:r w:rsidRPr="008338D3">
        <w:rPr>
          <w:rFonts w:ascii="Times New Roman" w:hAnsi="Times New Roman"/>
          <w:sz w:val="28"/>
          <w:szCs w:val="28"/>
        </w:rPr>
        <w:t>;</w:t>
      </w:r>
    </w:p>
    <w:p w14:paraId="128E9673" w14:textId="77777777" w:rsidR="00EB0F20" w:rsidRPr="008338D3" w:rsidRDefault="00EB0F20" w:rsidP="00EB0F20">
      <w:pPr>
        <w:pStyle w:val="ListParagraph"/>
        <w:numPr>
          <w:ilvl w:val="0"/>
          <w:numId w:val="34"/>
        </w:numPr>
        <w:spacing w:line="360" w:lineRule="auto"/>
        <w:ind w:left="0" w:firstLine="709"/>
        <w:jc w:val="both"/>
        <w:rPr>
          <w:rFonts w:ascii="Times New Roman" w:hAnsi="Times New Roman"/>
          <w:sz w:val="28"/>
          <w:szCs w:val="28"/>
        </w:rPr>
      </w:pPr>
      <w:r w:rsidRPr="008338D3">
        <w:rPr>
          <w:rFonts w:ascii="Times New Roman" w:hAnsi="Times New Roman"/>
          <w:sz w:val="28"/>
          <w:szCs w:val="28"/>
        </w:rPr>
        <w:t>предусмотреть защиту по току, такую как предохранители и ограничители;</w:t>
      </w:r>
    </w:p>
    <w:p w14:paraId="032E878F" w14:textId="77777777" w:rsidR="00EB0F20" w:rsidRPr="008338D3" w:rsidRDefault="00EB0F20" w:rsidP="00EB0F20">
      <w:pPr>
        <w:pStyle w:val="ListParagraph"/>
        <w:numPr>
          <w:ilvl w:val="0"/>
          <w:numId w:val="34"/>
        </w:numPr>
        <w:spacing w:line="360" w:lineRule="auto"/>
        <w:ind w:left="0" w:firstLine="709"/>
        <w:jc w:val="both"/>
        <w:rPr>
          <w:rFonts w:ascii="Times New Roman" w:hAnsi="Times New Roman"/>
          <w:sz w:val="28"/>
          <w:szCs w:val="28"/>
        </w:rPr>
      </w:pPr>
      <w:r w:rsidRPr="008338D3">
        <w:rPr>
          <w:rFonts w:ascii="Times New Roman" w:hAnsi="Times New Roman"/>
          <w:sz w:val="28"/>
          <w:szCs w:val="28"/>
        </w:rPr>
        <w:t>выполнять коммутационные работы только при отключённом питании;</w:t>
      </w:r>
    </w:p>
    <w:p w14:paraId="2B131AE5" w14:textId="77777777" w:rsidR="00EB0F20" w:rsidRPr="008338D3" w:rsidRDefault="00EB0F20" w:rsidP="00EB0F20">
      <w:pPr>
        <w:pStyle w:val="ListParagraph"/>
        <w:numPr>
          <w:ilvl w:val="0"/>
          <w:numId w:val="34"/>
        </w:numPr>
        <w:spacing w:line="360" w:lineRule="auto"/>
        <w:ind w:left="0" w:firstLine="709"/>
        <w:jc w:val="both"/>
        <w:rPr>
          <w:rFonts w:ascii="Times New Roman" w:hAnsi="Times New Roman"/>
          <w:sz w:val="28"/>
          <w:szCs w:val="28"/>
        </w:rPr>
      </w:pPr>
      <w:r>
        <w:rPr>
          <w:rFonts w:ascii="Times New Roman" w:hAnsi="Times New Roman"/>
          <w:sz w:val="28"/>
          <w:szCs w:val="28"/>
        </w:rPr>
        <w:t>Информировать</w:t>
      </w:r>
      <w:r w:rsidRPr="008338D3">
        <w:rPr>
          <w:rFonts w:ascii="Times New Roman" w:hAnsi="Times New Roman"/>
          <w:sz w:val="28"/>
          <w:szCs w:val="28"/>
        </w:rPr>
        <w:t xml:space="preserve"> пользователей </w:t>
      </w:r>
      <w:r>
        <w:rPr>
          <w:rFonts w:ascii="Times New Roman" w:hAnsi="Times New Roman"/>
          <w:sz w:val="28"/>
          <w:szCs w:val="28"/>
        </w:rPr>
        <w:t>о правилах</w:t>
      </w:r>
      <w:r w:rsidRPr="008338D3">
        <w:rPr>
          <w:rFonts w:ascii="Times New Roman" w:hAnsi="Times New Roman"/>
          <w:sz w:val="28"/>
          <w:szCs w:val="28"/>
        </w:rPr>
        <w:t xml:space="preserve"> безопасного подключения питания.</w:t>
      </w:r>
    </w:p>
    <w:p w14:paraId="16FB8189" w14:textId="77777777" w:rsidR="00EB0F20" w:rsidRPr="00C47661" w:rsidRDefault="00EB0F20" w:rsidP="00EB0F20">
      <w:pPr>
        <w:spacing w:line="360" w:lineRule="auto"/>
        <w:ind w:firstLine="709"/>
        <w:jc w:val="both"/>
        <w:rPr>
          <w:sz w:val="28"/>
          <w:szCs w:val="28"/>
          <w:lang w:eastAsia="en-US"/>
        </w:rPr>
      </w:pPr>
      <w:r w:rsidRPr="00C47661">
        <w:rPr>
          <w:sz w:val="28"/>
          <w:szCs w:val="28"/>
          <w:lang w:eastAsia="en-US"/>
        </w:rPr>
        <w:t>Работы по монтажу и пайке компонентов</w:t>
      </w:r>
      <w:r>
        <w:rPr>
          <w:sz w:val="28"/>
          <w:szCs w:val="28"/>
          <w:lang w:eastAsia="en-US"/>
        </w:rPr>
        <w:t xml:space="preserve"> должны</w:t>
      </w:r>
      <w:r w:rsidRPr="00C47661">
        <w:rPr>
          <w:sz w:val="28"/>
          <w:szCs w:val="28"/>
          <w:lang w:eastAsia="en-US"/>
        </w:rPr>
        <w:t xml:space="preserve"> выполнят</w:t>
      </w:r>
      <w:r>
        <w:rPr>
          <w:sz w:val="28"/>
          <w:szCs w:val="28"/>
          <w:lang w:eastAsia="en-US"/>
        </w:rPr>
        <w:t>ь</w:t>
      </w:r>
      <w:r w:rsidRPr="00C47661">
        <w:rPr>
          <w:sz w:val="28"/>
          <w:szCs w:val="28"/>
          <w:lang w:eastAsia="en-US"/>
        </w:rPr>
        <w:t>ся в лабораторных условиях с применением низковольтных источников питания, соответствующих требованиям ГОСТ 12.2.007.0–75. Все операции должны производиться с соблюдением требований ГОСТ 12.3.002–2014.</w:t>
      </w:r>
    </w:p>
    <w:p w14:paraId="49A5340B" w14:textId="77777777" w:rsidR="00EB0F20" w:rsidRPr="00C47661" w:rsidRDefault="00EB0F20" w:rsidP="00EB0F20">
      <w:pPr>
        <w:spacing w:line="360" w:lineRule="auto"/>
        <w:ind w:firstLine="709"/>
        <w:jc w:val="both"/>
        <w:rPr>
          <w:sz w:val="28"/>
          <w:szCs w:val="28"/>
          <w:lang w:eastAsia="en-US"/>
        </w:rPr>
      </w:pPr>
      <w:r>
        <w:rPr>
          <w:sz w:val="28"/>
          <w:szCs w:val="28"/>
          <w:lang w:eastAsia="en-US"/>
        </w:rPr>
        <w:t xml:space="preserve">Перейдём к мерам по </w:t>
      </w:r>
      <w:r w:rsidRPr="00C47661">
        <w:rPr>
          <w:sz w:val="28"/>
          <w:szCs w:val="28"/>
          <w:lang w:eastAsia="en-US"/>
        </w:rPr>
        <w:t>Обеспечени</w:t>
      </w:r>
      <w:r>
        <w:rPr>
          <w:sz w:val="28"/>
          <w:szCs w:val="28"/>
          <w:lang w:eastAsia="en-US"/>
        </w:rPr>
        <w:t>ю</w:t>
      </w:r>
      <w:r w:rsidRPr="00C47661">
        <w:rPr>
          <w:sz w:val="28"/>
          <w:szCs w:val="28"/>
          <w:lang w:eastAsia="en-US"/>
        </w:rPr>
        <w:t xml:space="preserve"> механической безопасности</w:t>
      </w:r>
      <w:r>
        <w:rPr>
          <w:sz w:val="28"/>
          <w:szCs w:val="28"/>
          <w:lang w:eastAsia="en-US"/>
        </w:rPr>
        <w:t xml:space="preserve">. </w:t>
      </w:r>
      <w:r w:rsidRPr="00C47661">
        <w:rPr>
          <w:sz w:val="28"/>
          <w:szCs w:val="28"/>
          <w:lang w:eastAsia="en-US"/>
        </w:rPr>
        <w:t>О</w:t>
      </w:r>
      <w:r>
        <w:rPr>
          <w:sz w:val="28"/>
          <w:szCs w:val="28"/>
          <w:lang w:eastAsia="en-US"/>
        </w:rPr>
        <w:t xml:space="preserve">пределённую </w:t>
      </w:r>
      <w:r w:rsidRPr="00C47661">
        <w:rPr>
          <w:sz w:val="28"/>
          <w:szCs w:val="28"/>
          <w:lang w:eastAsia="en-US"/>
        </w:rPr>
        <w:t>опасность представляет вращающийся маховик. Для минимизации риска травмирования:</w:t>
      </w:r>
    </w:p>
    <w:p w14:paraId="61CA6A94" w14:textId="77777777" w:rsidR="00EB0F20" w:rsidRPr="00EA6AB5" w:rsidRDefault="00EB0F20" w:rsidP="00EB0F20">
      <w:pPr>
        <w:pStyle w:val="ListParagraph"/>
        <w:numPr>
          <w:ilvl w:val="0"/>
          <w:numId w:val="35"/>
        </w:numPr>
        <w:spacing w:line="360" w:lineRule="auto"/>
        <w:ind w:left="0" w:firstLine="720"/>
        <w:jc w:val="both"/>
        <w:rPr>
          <w:rFonts w:ascii="Times New Roman" w:hAnsi="Times New Roman"/>
          <w:sz w:val="28"/>
          <w:szCs w:val="28"/>
        </w:rPr>
      </w:pPr>
      <w:r w:rsidRPr="00EA6AB5">
        <w:rPr>
          <w:rFonts w:ascii="Times New Roman" w:hAnsi="Times New Roman"/>
          <w:sz w:val="28"/>
          <w:szCs w:val="28"/>
        </w:rPr>
        <w:t>конструкция подвеса должна обеспечивать надёжную фиксацию стенда;</w:t>
      </w:r>
    </w:p>
    <w:p w14:paraId="2D678EC7" w14:textId="77777777" w:rsidR="00EB0F20" w:rsidRPr="00EA6AB5" w:rsidRDefault="00EB0F20" w:rsidP="00EB0F20">
      <w:pPr>
        <w:pStyle w:val="ListParagraph"/>
        <w:numPr>
          <w:ilvl w:val="0"/>
          <w:numId w:val="35"/>
        </w:numPr>
        <w:spacing w:line="360" w:lineRule="auto"/>
        <w:ind w:left="0" w:firstLine="720"/>
        <w:jc w:val="both"/>
        <w:rPr>
          <w:rFonts w:ascii="Times New Roman" w:hAnsi="Times New Roman"/>
          <w:sz w:val="28"/>
          <w:szCs w:val="28"/>
        </w:rPr>
      </w:pPr>
      <w:r w:rsidRPr="00EA6AB5">
        <w:rPr>
          <w:rFonts w:ascii="Times New Roman" w:hAnsi="Times New Roman"/>
          <w:sz w:val="28"/>
          <w:szCs w:val="28"/>
        </w:rPr>
        <w:lastRenderedPageBreak/>
        <w:t>при испытаниях в лаборатории должен обеспечиваться безопасный радиус вокруг устройства;</w:t>
      </w:r>
    </w:p>
    <w:p w14:paraId="78DD280E" w14:textId="77777777" w:rsidR="00EB0F20" w:rsidRPr="00EA6AB5" w:rsidRDefault="00EB0F20" w:rsidP="00EB0F20">
      <w:pPr>
        <w:pStyle w:val="ListParagraph"/>
        <w:numPr>
          <w:ilvl w:val="0"/>
          <w:numId w:val="35"/>
        </w:numPr>
        <w:spacing w:after="0" w:line="360" w:lineRule="auto"/>
        <w:ind w:left="0" w:firstLine="720"/>
        <w:jc w:val="both"/>
        <w:rPr>
          <w:rFonts w:ascii="Times New Roman" w:hAnsi="Times New Roman"/>
          <w:sz w:val="28"/>
          <w:szCs w:val="28"/>
        </w:rPr>
      </w:pPr>
      <w:r w:rsidRPr="00EA6AB5">
        <w:rPr>
          <w:rFonts w:ascii="Times New Roman" w:hAnsi="Times New Roman"/>
          <w:sz w:val="28"/>
          <w:szCs w:val="28"/>
        </w:rPr>
        <w:t>все испытания должны выполняться только под наблюдением преподавателя.</w:t>
      </w:r>
    </w:p>
    <w:p w14:paraId="57569107" w14:textId="77777777" w:rsidR="00EB0F20" w:rsidRPr="00C47661" w:rsidRDefault="00EB0F20" w:rsidP="00EB0F20">
      <w:pPr>
        <w:spacing w:line="360" w:lineRule="auto"/>
        <w:ind w:firstLine="709"/>
        <w:jc w:val="both"/>
        <w:rPr>
          <w:sz w:val="28"/>
          <w:szCs w:val="28"/>
          <w:lang w:eastAsia="en-US"/>
        </w:rPr>
      </w:pPr>
      <w:r>
        <w:rPr>
          <w:sz w:val="28"/>
          <w:szCs w:val="28"/>
          <w:lang w:eastAsia="en-US"/>
        </w:rPr>
        <w:t>Теперь рассмотрим меры по о</w:t>
      </w:r>
      <w:r w:rsidRPr="00C47661">
        <w:rPr>
          <w:sz w:val="28"/>
          <w:szCs w:val="28"/>
          <w:lang w:eastAsia="en-US"/>
        </w:rPr>
        <w:t>беспечени</w:t>
      </w:r>
      <w:r>
        <w:rPr>
          <w:sz w:val="28"/>
          <w:szCs w:val="28"/>
          <w:lang w:eastAsia="en-US"/>
        </w:rPr>
        <w:t>ю</w:t>
      </w:r>
      <w:r w:rsidRPr="00C47661">
        <w:rPr>
          <w:sz w:val="28"/>
          <w:szCs w:val="28"/>
          <w:lang w:eastAsia="en-US"/>
        </w:rPr>
        <w:t xml:space="preserve"> пожарной безопасности</w:t>
      </w:r>
      <w:r>
        <w:rPr>
          <w:sz w:val="28"/>
          <w:szCs w:val="28"/>
          <w:lang w:eastAsia="en-US"/>
        </w:rPr>
        <w:t>, так как и</w:t>
      </w:r>
      <w:r w:rsidRPr="00C47661">
        <w:rPr>
          <w:sz w:val="28"/>
          <w:szCs w:val="28"/>
          <w:lang w:eastAsia="en-US"/>
        </w:rPr>
        <w:t>спользуемый аккумулятор Ni-</w:t>
      </w:r>
      <w:proofErr w:type="spellStart"/>
      <w:r w:rsidRPr="00C47661">
        <w:rPr>
          <w:sz w:val="28"/>
          <w:szCs w:val="28"/>
          <w:lang w:eastAsia="en-US"/>
        </w:rPr>
        <w:t>Cd</w:t>
      </w:r>
      <w:proofErr w:type="spellEnd"/>
      <w:r w:rsidRPr="00C47661">
        <w:rPr>
          <w:sz w:val="28"/>
          <w:szCs w:val="28"/>
          <w:lang w:eastAsia="en-US"/>
        </w:rPr>
        <w:t xml:space="preserve"> 4.8 В 1800 </w:t>
      </w:r>
      <w:proofErr w:type="spellStart"/>
      <w:r w:rsidRPr="00C47661">
        <w:rPr>
          <w:sz w:val="28"/>
          <w:szCs w:val="28"/>
          <w:lang w:eastAsia="en-US"/>
        </w:rPr>
        <w:t>мАч</w:t>
      </w:r>
      <w:proofErr w:type="spellEnd"/>
      <w:r w:rsidRPr="00C47661">
        <w:rPr>
          <w:sz w:val="28"/>
          <w:szCs w:val="28"/>
          <w:lang w:eastAsia="en-US"/>
        </w:rPr>
        <w:t xml:space="preserve"> при неправильной эксплуатации может быть источником тепловыделения и</w:t>
      </w:r>
      <w:r>
        <w:rPr>
          <w:sz w:val="28"/>
          <w:szCs w:val="28"/>
          <w:lang w:eastAsia="en-US"/>
        </w:rPr>
        <w:t xml:space="preserve"> </w:t>
      </w:r>
      <w:r w:rsidRPr="00C47661">
        <w:rPr>
          <w:sz w:val="28"/>
          <w:szCs w:val="28"/>
          <w:lang w:eastAsia="en-US"/>
        </w:rPr>
        <w:t>возгорания. В целях пожарной безопасности:</w:t>
      </w:r>
    </w:p>
    <w:p w14:paraId="2F06A1C5" w14:textId="77777777" w:rsidR="00EB0F20" w:rsidRPr="00EA6AB5" w:rsidRDefault="00EB0F20" w:rsidP="00EB0F20">
      <w:pPr>
        <w:pStyle w:val="ListParagraph"/>
        <w:numPr>
          <w:ilvl w:val="0"/>
          <w:numId w:val="36"/>
        </w:numPr>
        <w:spacing w:line="360" w:lineRule="auto"/>
        <w:ind w:left="0" w:firstLine="720"/>
        <w:jc w:val="both"/>
        <w:rPr>
          <w:rFonts w:ascii="Times New Roman" w:hAnsi="Times New Roman"/>
          <w:sz w:val="28"/>
          <w:szCs w:val="28"/>
        </w:rPr>
      </w:pPr>
      <w:r w:rsidRPr="00EA6AB5">
        <w:rPr>
          <w:rFonts w:ascii="Times New Roman" w:hAnsi="Times New Roman"/>
          <w:sz w:val="28"/>
          <w:szCs w:val="28"/>
        </w:rPr>
        <w:t>запрещается оставлять макет подключённым к питанию без присмотра;</w:t>
      </w:r>
    </w:p>
    <w:p w14:paraId="2C78CF72" w14:textId="77777777" w:rsidR="00EB0F20" w:rsidRPr="00EA6AB5" w:rsidRDefault="00EB0F20" w:rsidP="00EB0F20">
      <w:pPr>
        <w:pStyle w:val="ListParagraph"/>
        <w:numPr>
          <w:ilvl w:val="0"/>
          <w:numId w:val="36"/>
        </w:numPr>
        <w:spacing w:line="360" w:lineRule="auto"/>
        <w:ind w:left="0" w:firstLine="720"/>
        <w:jc w:val="both"/>
        <w:rPr>
          <w:rFonts w:ascii="Times New Roman" w:hAnsi="Times New Roman"/>
          <w:sz w:val="28"/>
          <w:szCs w:val="28"/>
        </w:rPr>
      </w:pPr>
      <w:r w:rsidRPr="00EA6AB5">
        <w:rPr>
          <w:rFonts w:ascii="Times New Roman" w:hAnsi="Times New Roman"/>
          <w:sz w:val="28"/>
          <w:szCs w:val="28"/>
        </w:rPr>
        <w:t>зарядка аккумулятора должна осуществляться исключительно в контролируемых условиях с использованием соответствующего</w:t>
      </w:r>
      <w:r>
        <w:rPr>
          <w:rFonts w:ascii="Times New Roman" w:hAnsi="Times New Roman"/>
          <w:sz w:val="28"/>
          <w:szCs w:val="28"/>
        </w:rPr>
        <w:t xml:space="preserve"> зарядного устройства</w:t>
      </w:r>
      <w:r w:rsidRPr="00EA6AB5">
        <w:rPr>
          <w:rFonts w:ascii="Times New Roman" w:hAnsi="Times New Roman"/>
          <w:sz w:val="28"/>
          <w:szCs w:val="28"/>
        </w:rPr>
        <w:t>;</w:t>
      </w:r>
    </w:p>
    <w:p w14:paraId="31BB09D4" w14:textId="77777777" w:rsidR="00EB0F20" w:rsidRPr="00EA6AB5" w:rsidRDefault="00EB0F20" w:rsidP="00EB0F20">
      <w:pPr>
        <w:pStyle w:val="ListParagraph"/>
        <w:numPr>
          <w:ilvl w:val="0"/>
          <w:numId w:val="36"/>
        </w:numPr>
        <w:spacing w:after="0" w:line="360" w:lineRule="auto"/>
        <w:ind w:left="0" w:firstLine="720"/>
        <w:jc w:val="both"/>
        <w:rPr>
          <w:rFonts w:ascii="Times New Roman" w:hAnsi="Times New Roman"/>
          <w:sz w:val="28"/>
          <w:szCs w:val="28"/>
        </w:rPr>
      </w:pPr>
      <w:r w:rsidRPr="00EA6AB5">
        <w:rPr>
          <w:rFonts w:ascii="Times New Roman" w:hAnsi="Times New Roman"/>
          <w:sz w:val="28"/>
          <w:szCs w:val="28"/>
        </w:rPr>
        <w:t>рядом с рабочим местом должен находиться углекислотный огнетушитель (по ГОСТ 12.4.009–83);</w:t>
      </w:r>
    </w:p>
    <w:p w14:paraId="6F74D371" w14:textId="77777777" w:rsidR="00EB0F20" w:rsidRDefault="00EB0F20" w:rsidP="00EB0F20">
      <w:pPr>
        <w:pStyle w:val="ListParagraph"/>
        <w:numPr>
          <w:ilvl w:val="0"/>
          <w:numId w:val="36"/>
        </w:numPr>
        <w:spacing w:after="0" w:line="360" w:lineRule="auto"/>
        <w:ind w:left="0" w:firstLine="709"/>
        <w:jc w:val="both"/>
        <w:rPr>
          <w:rFonts w:ascii="Times New Roman" w:hAnsi="Times New Roman"/>
          <w:sz w:val="28"/>
          <w:szCs w:val="28"/>
        </w:rPr>
      </w:pPr>
      <w:r w:rsidRPr="00EA6AB5">
        <w:rPr>
          <w:rFonts w:ascii="Times New Roman" w:hAnsi="Times New Roman"/>
          <w:sz w:val="28"/>
          <w:szCs w:val="28"/>
        </w:rPr>
        <w:t xml:space="preserve">рекомендуется установка </w:t>
      </w:r>
      <w:proofErr w:type="spellStart"/>
      <w:r w:rsidRPr="00EA6AB5">
        <w:rPr>
          <w:rFonts w:ascii="Times New Roman" w:hAnsi="Times New Roman"/>
          <w:sz w:val="28"/>
          <w:szCs w:val="28"/>
        </w:rPr>
        <w:t>термозащиты</w:t>
      </w:r>
      <w:proofErr w:type="spellEnd"/>
      <w:r w:rsidRPr="00EA6AB5">
        <w:rPr>
          <w:rFonts w:ascii="Times New Roman" w:hAnsi="Times New Roman"/>
          <w:sz w:val="28"/>
          <w:szCs w:val="28"/>
        </w:rPr>
        <w:t xml:space="preserve"> в цепь питания.</w:t>
      </w:r>
    </w:p>
    <w:p w14:paraId="6FE0968D" w14:textId="77777777" w:rsidR="00EB0F20" w:rsidRPr="00465922" w:rsidRDefault="00EB0F20" w:rsidP="00EB0F20">
      <w:pPr>
        <w:spacing w:line="360" w:lineRule="auto"/>
        <w:ind w:firstLine="709"/>
        <w:jc w:val="both"/>
        <w:rPr>
          <w:sz w:val="28"/>
          <w:szCs w:val="28"/>
        </w:rPr>
      </w:pPr>
      <w:r w:rsidRPr="00465922">
        <w:rPr>
          <w:sz w:val="28"/>
          <w:szCs w:val="28"/>
        </w:rPr>
        <w:t>Для минимизации риск</w:t>
      </w:r>
      <w:r>
        <w:rPr>
          <w:sz w:val="28"/>
          <w:szCs w:val="28"/>
        </w:rPr>
        <w:t>ов, связанных с</w:t>
      </w:r>
      <w:r w:rsidRPr="00465922">
        <w:rPr>
          <w:sz w:val="28"/>
          <w:szCs w:val="28"/>
        </w:rPr>
        <w:t xml:space="preserve"> воздействи</w:t>
      </w:r>
      <w:r>
        <w:rPr>
          <w:sz w:val="28"/>
          <w:szCs w:val="28"/>
        </w:rPr>
        <w:t>ем</w:t>
      </w:r>
      <w:r w:rsidRPr="00465922">
        <w:rPr>
          <w:sz w:val="28"/>
          <w:szCs w:val="28"/>
        </w:rPr>
        <w:t xml:space="preserve"> токсичных веществ, выделяющихся при повреждении или разрушении Ni-</w:t>
      </w:r>
      <w:proofErr w:type="spellStart"/>
      <w:r w:rsidRPr="00465922">
        <w:rPr>
          <w:sz w:val="28"/>
          <w:szCs w:val="28"/>
        </w:rPr>
        <w:t>Cd</w:t>
      </w:r>
      <w:proofErr w:type="spellEnd"/>
      <w:r w:rsidRPr="00465922">
        <w:rPr>
          <w:sz w:val="28"/>
          <w:szCs w:val="28"/>
        </w:rPr>
        <w:t xml:space="preserve"> аккумулятор</w:t>
      </w:r>
      <w:r>
        <w:rPr>
          <w:sz w:val="28"/>
          <w:szCs w:val="28"/>
        </w:rPr>
        <w:t>а</w:t>
      </w:r>
      <w:r w:rsidRPr="00465922">
        <w:rPr>
          <w:sz w:val="28"/>
          <w:szCs w:val="28"/>
        </w:rPr>
        <w:t>, необходимо:</w:t>
      </w:r>
    </w:p>
    <w:p w14:paraId="15FC8CD8" w14:textId="77777777" w:rsidR="00EB0F20" w:rsidRPr="00465922" w:rsidRDefault="00EB0F20" w:rsidP="00EB0F20">
      <w:pPr>
        <w:pStyle w:val="ListParagraph"/>
        <w:numPr>
          <w:ilvl w:val="0"/>
          <w:numId w:val="36"/>
        </w:numPr>
        <w:spacing w:line="360" w:lineRule="auto"/>
        <w:ind w:left="0" w:firstLine="709"/>
        <w:jc w:val="both"/>
        <w:rPr>
          <w:rFonts w:ascii="Times New Roman" w:hAnsi="Times New Roman"/>
          <w:sz w:val="28"/>
          <w:szCs w:val="28"/>
        </w:rPr>
      </w:pPr>
      <w:r w:rsidRPr="00465922">
        <w:rPr>
          <w:rFonts w:ascii="Times New Roman" w:hAnsi="Times New Roman"/>
          <w:sz w:val="28"/>
          <w:szCs w:val="28"/>
        </w:rPr>
        <w:t xml:space="preserve">использовать аккумулятор с герметичным корпусом и следить за </w:t>
      </w:r>
      <w:r>
        <w:rPr>
          <w:rFonts w:ascii="Times New Roman" w:hAnsi="Times New Roman"/>
          <w:sz w:val="28"/>
          <w:szCs w:val="28"/>
        </w:rPr>
        <w:t>его</w:t>
      </w:r>
      <w:r w:rsidRPr="00465922">
        <w:rPr>
          <w:rFonts w:ascii="Times New Roman" w:hAnsi="Times New Roman"/>
          <w:sz w:val="28"/>
          <w:szCs w:val="28"/>
        </w:rPr>
        <w:t xml:space="preserve"> целостностью;</w:t>
      </w:r>
    </w:p>
    <w:p w14:paraId="14B40A6C" w14:textId="77777777" w:rsidR="00EB0F20" w:rsidRPr="00465922" w:rsidRDefault="00EB0F20" w:rsidP="00EB0F20">
      <w:pPr>
        <w:pStyle w:val="ListParagraph"/>
        <w:numPr>
          <w:ilvl w:val="0"/>
          <w:numId w:val="36"/>
        </w:numPr>
        <w:spacing w:line="360" w:lineRule="auto"/>
        <w:ind w:left="0" w:firstLine="709"/>
        <w:jc w:val="both"/>
        <w:rPr>
          <w:rFonts w:ascii="Times New Roman" w:hAnsi="Times New Roman"/>
          <w:sz w:val="28"/>
          <w:szCs w:val="28"/>
        </w:rPr>
      </w:pPr>
      <w:r w:rsidRPr="00465922">
        <w:rPr>
          <w:rFonts w:ascii="Times New Roman" w:hAnsi="Times New Roman"/>
          <w:sz w:val="28"/>
          <w:szCs w:val="28"/>
        </w:rPr>
        <w:t>проводить регулярный осмотр аккумулятор</w:t>
      </w:r>
      <w:r>
        <w:rPr>
          <w:rFonts w:ascii="Times New Roman" w:hAnsi="Times New Roman"/>
          <w:sz w:val="28"/>
          <w:szCs w:val="28"/>
        </w:rPr>
        <w:t>а</w:t>
      </w:r>
      <w:r w:rsidRPr="00465922">
        <w:rPr>
          <w:rFonts w:ascii="Times New Roman" w:hAnsi="Times New Roman"/>
          <w:sz w:val="28"/>
          <w:szCs w:val="28"/>
        </w:rPr>
        <w:t xml:space="preserve"> на предмет коррозии, вздутия или утечек;</w:t>
      </w:r>
    </w:p>
    <w:p w14:paraId="5A007D71" w14:textId="77777777" w:rsidR="00EB0F20" w:rsidRPr="00465922" w:rsidRDefault="00EB0F20" w:rsidP="00EB0F20">
      <w:pPr>
        <w:pStyle w:val="ListParagraph"/>
        <w:numPr>
          <w:ilvl w:val="0"/>
          <w:numId w:val="36"/>
        </w:numPr>
        <w:spacing w:line="360" w:lineRule="auto"/>
        <w:ind w:left="0" w:firstLine="709"/>
        <w:jc w:val="both"/>
        <w:rPr>
          <w:rFonts w:ascii="Times New Roman" w:hAnsi="Times New Roman"/>
          <w:sz w:val="28"/>
          <w:szCs w:val="28"/>
        </w:rPr>
      </w:pPr>
      <w:r w:rsidRPr="00465922">
        <w:rPr>
          <w:rFonts w:ascii="Times New Roman" w:hAnsi="Times New Roman"/>
          <w:sz w:val="28"/>
          <w:szCs w:val="28"/>
        </w:rPr>
        <w:t>обеспечить надлежащую вентиляцию в помещениях, где используются или хранятся аккумуляторы;</w:t>
      </w:r>
    </w:p>
    <w:p w14:paraId="5FD93855" w14:textId="77777777" w:rsidR="00EB0F20" w:rsidRDefault="00EB0F20" w:rsidP="00EB0F20">
      <w:pPr>
        <w:pStyle w:val="ListParagraph"/>
        <w:numPr>
          <w:ilvl w:val="0"/>
          <w:numId w:val="36"/>
        </w:numPr>
        <w:spacing w:line="360" w:lineRule="auto"/>
        <w:ind w:left="0" w:firstLine="709"/>
        <w:jc w:val="both"/>
        <w:rPr>
          <w:rFonts w:ascii="Times New Roman" w:hAnsi="Times New Roman"/>
          <w:sz w:val="28"/>
          <w:szCs w:val="28"/>
        </w:rPr>
      </w:pPr>
      <w:r w:rsidRPr="00465922">
        <w:rPr>
          <w:rFonts w:ascii="Times New Roman" w:hAnsi="Times New Roman"/>
          <w:sz w:val="28"/>
          <w:szCs w:val="28"/>
        </w:rPr>
        <w:t>при утилизации отработанных аккумуляторов соблюдать установленные нормы и правила, предотвращая попадание кадмия в окружающую среду</w:t>
      </w:r>
    </w:p>
    <w:p w14:paraId="2B52FE61" w14:textId="77777777" w:rsidR="00EB0F20" w:rsidRPr="00EE2968" w:rsidRDefault="00EB0F20" w:rsidP="00EB0F20">
      <w:pPr>
        <w:spacing w:line="360" w:lineRule="auto"/>
        <w:ind w:firstLine="709"/>
        <w:jc w:val="both"/>
        <w:rPr>
          <w:sz w:val="28"/>
          <w:szCs w:val="28"/>
        </w:rPr>
      </w:pPr>
      <w:r w:rsidRPr="00EE2968">
        <w:rPr>
          <w:sz w:val="28"/>
          <w:szCs w:val="28"/>
        </w:rPr>
        <w:lastRenderedPageBreak/>
        <w:t xml:space="preserve">Перейдём к методам ограничения воздействия акустических факторов. При превышении уровнем шума от двигателя значения в 80 </w:t>
      </w:r>
      <w:proofErr w:type="spellStart"/>
      <w:r w:rsidRPr="00EE2968">
        <w:rPr>
          <w:sz w:val="28"/>
          <w:szCs w:val="28"/>
        </w:rPr>
        <w:t>дБА</w:t>
      </w:r>
      <w:proofErr w:type="spellEnd"/>
      <w:r w:rsidRPr="00EE2968">
        <w:rPr>
          <w:sz w:val="28"/>
          <w:szCs w:val="28"/>
        </w:rPr>
        <w:t xml:space="preserve"> (ПДУ по СанПиН 1.2.3685–21) рекомендуется работа в наушниках.</w:t>
      </w:r>
    </w:p>
    <w:p w14:paraId="29F59F7D" w14:textId="77777777" w:rsidR="00EB0F20" w:rsidRPr="00C47661" w:rsidRDefault="00EB0F20" w:rsidP="00EB0F20">
      <w:pPr>
        <w:spacing w:line="360" w:lineRule="auto"/>
        <w:ind w:firstLine="709"/>
        <w:jc w:val="both"/>
        <w:rPr>
          <w:sz w:val="28"/>
          <w:szCs w:val="28"/>
          <w:lang w:eastAsia="en-US"/>
        </w:rPr>
      </w:pPr>
      <w:r>
        <w:rPr>
          <w:sz w:val="28"/>
          <w:szCs w:val="28"/>
          <w:lang w:eastAsia="en-US"/>
        </w:rPr>
        <w:t>Рассмотрим методы о</w:t>
      </w:r>
      <w:r w:rsidRPr="00C47661">
        <w:rPr>
          <w:sz w:val="28"/>
          <w:szCs w:val="28"/>
          <w:lang w:eastAsia="en-US"/>
        </w:rPr>
        <w:t>граничени</w:t>
      </w:r>
      <w:r>
        <w:rPr>
          <w:sz w:val="28"/>
          <w:szCs w:val="28"/>
          <w:lang w:eastAsia="en-US"/>
        </w:rPr>
        <w:t>я</w:t>
      </w:r>
      <w:r w:rsidRPr="00C47661">
        <w:rPr>
          <w:sz w:val="28"/>
          <w:szCs w:val="28"/>
          <w:lang w:eastAsia="en-US"/>
        </w:rPr>
        <w:t xml:space="preserve"> воздействия психофизиологических факторов</w:t>
      </w:r>
      <w:r>
        <w:rPr>
          <w:sz w:val="28"/>
          <w:szCs w:val="28"/>
          <w:lang w:eastAsia="en-US"/>
        </w:rPr>
        <w:t>. Для снижения</w:t>
      </w:r>
      <w:r w:rsidRPr="00C47661">
        <w:rPr>
          <w:sz w:val="28"/>
          <w:szCs w:val="28"/>
          <w:lang w:eastAsia="en-US"/>
        </w:rPr>
        <w:t xml:space="preserve"> утомляемости разработчика и пользователя при длительной работе с макетом</w:t>
      </w:r>
      <w:r>
        <w:rPr>
          <w:sz w:val="28"/>
          <w:szCs w:val="28"/>
          <w:lang w:eastAsia="en-US"/>
        </w:rPr>
        <w:t xml:space="preserve"> требуется</w:t>
      </w:r>
      <w:r w:rsidRPr="00C47661">
        <w:rPr>
          <w:sz w:val="28"/>
          <w:szCs w:val="28"/>
          <w:lang w:eastAsia="en-US"/>
        </w:rPr>
        <w:t>:</w:t>
      </w:r>
    </w:p>
    <w:p w14:paraId="4EF4467E" w14:textId="77777777" w:rsidR="00EB0F20" w:rsidRPr="00A008F2" w:rsidRDefault="00EB0F20" w:rsidP="00EB0F20">
      <w:pPr>
        <w:pStyle w:val="ListParagraph"/>
        <w:numPr>
          <w:ilvl w:val="0"/>
          <w:numId w:val="37"/>
        </w:numPr>
        <w:spacing w:line="360" w:lineRule="auto"/>
        <w:ind w:left="0" w:firstLine="720"/>
        <w:jc w:val="both"/>
        <w:rPr>
          <w:rFonts w:ascii="Times New Roman" w:hAnsi="Times New Roman"/>
          <w:sz w:val="28"/>
          <w:szCs w:val="28"/>
        </w:rPr>
      </w:pPr>
      <w:r w:rsidRPr="00A008F2">
        <w:rPr>
          <w:rFonts w:ascii="Times New Roman" w:hAnsi="Times New Roman"/>
          <w:sz w:val="28"/>
          <w:szCs w:val="28"/>
        </w:rPr>
        <w:t xml:space="preserve">организация рабочего места по ГОСТ 12.2.032–78 и ГОСТ Р ИСО 9241-5–2009 (сидячее положение, освещённость не менее 300 </w:t>
      </w:r>
      <w:proofErr w:type="spellStart"/>
      <w:r w:rsidRPr="00A008F2">
        <w:rPr>
          <w:rFonts w:ascii="Times New Roman" w:hAnsi="Times New Roman"/>
          <w:sz w:val="28"/>
          <w:szCs w:val="28"/>
        </w:rPr>
        <w:t>лк</w:t>
      </w:r>
      <w:proofErr w:type="spellEnd"/>
      <w:r w:rsidRPr="00A008F2">
        <w:rPr>
          <w:rFonts w:ascii="Times New Roman" w:hAnsi="Times New Roman"/>
          <w:sz w:val="28"/>
          <w:szCs w:val="28"/>
        </w:rPr>
        <w:t>, эргономичное расположение инструментов);</w:t>
      </w:r>
    </w:p>
    <w:p w14:paraId="0C411F93" w14:textId="77777777" w:rsidR="00EB0F20" w:rsidRPr="00A008F2" w:rsidRDefault="00EB0F20" w:rsidP="00EB0F20">
      <w:pPr>
        <w:pStyle w:val="ListParagraph"/>
        <w:numPr>
          <w:ilvl w:val="0"/>
          <w:numId w:val="37"/>
        </w:numPr>
        <w:spacing w:line="360" w:lineRule="auto"/>
        <w:ind w:left="0" w:firstLine="720"/>
        <w:jc w:val="both"/>
        <w:rPr>
          <w:rFonts w:ascii="Times New Roman" w:hAnsi="Times New Roman"/>
          <w:sz w:val="28"/>
          <w:szCs w:val="28"/>
        </w:rPr>
      </w:pPr>
      <w:r w:rsidRPr="00A008F2">
        <w:rPr>
          <w:rFonts w:ascii="Times New Roman" w:hAnsi="Times New Roman"/>
          <w:sz w:val="28"/>
          <w:szCs w:val="28"/>
        </w:rPr>
        <w:t>чередование видов деятельности (периодическая смена операций: пайка, программирование, тестирование);</w:t>
      </w:r>
    </w:p>
    <w:p w14:paraId="39650F0A" w14:textId="77777777" w:rsidR="00EB0F20" w:rsidRPr="00A008F2" w:rsidRDefault="00EB0F20" w:rsidP="00EB0F20">
      <w:pPr>
        <w:pStyle w:val="ListParagraph"/>
        <w:numPr>
          <w:ilvl w:val="0"/>
          <w:numId w:val="37"/>
        </w:numPr>
        <w:spacing w:line="360" w:lineRule="auto"/>
        <w:ind w:left="0" w:firstLine="720"/>
        <w:jc w:val="both"/>
        <w:rPr>
          <w:rFonts w:ascii="Times New Roman" w:hAnsi="Times New Roman"/>
          <w:sz w:val="28"/>
          <w:szCs w:val="28"/>
          <w:lang w:val="en-US"/>
        </w:rPr>
      </w:pPr>
      <w:r w:rsidRPr="00A008F2">
        <w:rPr>
          <w:rFonts w:ascii="Times New Roman" w:hAnsi="Times New Roman"/>
          <w:sz w:val="28"/>
          <w:szCs w:val="28"/>
        </w:rPr>
        <w:t>применение антибликовых экранов</w:t>
      </w:r>
      <w:r w:rsidRPr="00A008F2">
        <w:rPr>
          <w:rFonts w:ascii="Times New Roman" w:hAnsi="Times New Roman"/>
          <w:sz w:val="28"/>
          <w:szCs w:val="28"/>
          <w:lang w:val="en-US"/>
        </w:rPr>
        <w:t>;</w:t>
      </w:r>
    </w:p>
    <w:p w14:paraId="74FEB4CB" w14:textId="77777777" w:rsidR="00EB0F20" w:rsidRPr="00A008F2" w:rsidRDefault="00EB0F20" w:rsidP="00EB0F20">
      <w:pPr>
        <w:pStyle w:val="ListParagraph"/>
        <w:numPr>
          <w:ilvl w:val="0"/>
          <w:numId w:val="37"/>
        </w:numPr>
        <w:spacing w:line="360" w:lineRule="auto"/>
        <w:ind w:left="0" w:firstLine="720"/>
        <w:jc w:val="both"/>
        <w:rPr>
          <w:rFonts w:ascii="Times New Roman" w:hAnsi="Times New Roman"/>
          <w:sz w:val="28"/>
          <w:szCs w:val="28"/>
        </w:rPr>
      </w:pPr>
      <w:r w:rsidRPr="00A008F2">
        <w:rPr>
          <w:rFonts w:ascii="Times New Roman" w:hAnsi="Times New Roman"/>
          <w:sz w:val="28"/>
          <w:szCs w:val="28"/>
        </w:rPr>
        <w:t>наличие перерывов каждые 1,5–2 часа на 10–15 минут (в соответствии с Р 2.2.1766–03).</w:t>
      </w:r>
    </w:p>
    <w:p w14:paraId="6FC3F350" w14:textId="77777777" w:rsidR="00005FAD" w:rsidRDefault="00005FAD" w:rsidP="003C7131">
      <w:pPr>
        <w:pStyle w:val="a0"/>
        <w:rPr>
          <w:lang w:eastAsia="en-US"/>
        </w:rPr>
      </w:pPr>
    </w:p>
    <w:p w14:paraId="1CFD3626" w14:textId="77777777" w:rsidR="003C7131" w:rsidRDefault="001C61E2" w:rsidP="003C7131">
      <w:pPr>
        <w:pStyle w:val="a0"/>
      </w:pPr>
      <w:r>
        <w:rPr>
          <w:caps/>
          <w:highlight w:val="yellow"/>
        </w:rPr>
        <w:br w:type="page"/>
      </w:r>
      <w:bookmarkStart w:id="46" w:name="_Toc198763563"/>
    </w:p>
    <w:p w14:paraId="43011C40" w14:textId="02D41383" w:rsidR="00B9649A" w:rsidRDefault="00B9649A" w:rsidP="008D7191">
      <w:pPr>
        <w:pStyle w:val="a4"/>
      </w:pPr>
      <w:r w:rsidRPr="00B9649A">
        <w:lastRenderedPageBreak/>
        <w:t>ЗАКЛЮЧЕНИЕ</w:t>
      </w:r>
      <w:bookmarkEnd w:id="46"/>
    </w:p>
    <w:p w14:paraId="7F28CAD6" w14:textId="77777777" w:rsidR="00005FAD" w:rsidRPr="00005FAD" w:rsidRDefault="00005FAD" w:rsidP="003C7131">
      <w:pPr>
        <w:pStyle w:val="a0"/>
        <w:rPr>
          <w:lang w:eastAsia="en-US"/>
        </w:rPr>
      </w:pPr>
    </w:p>
    <w:p w14:paraId="55C036C4" w14:textId="189F70EB" w:rsidR="00005FAD" w:rsidRPr="00005FAD" w:rsidRDefault="00005FAD" w:rsidP="00E00B07">
      <w:pPr>
        <w:pStyle w:val="a0"/>
        <w:rPr>
          <w:lang w:eastAsia="en-US"/>
        </w:rPr>
      </w:pPr>
      <w:r w:rsidRPr="00005FAD">
        <w:rPr>
          <w:lang w:eastAsia="en-US"/>
        </w:rPr>
        <w:t>В ходе выполнения работы были последовательно решены все поставленные задачи. На первом этапе был проведён анализ существующих решений в области систем ориентации и стабилизации малых космических аппаратов. Особое внимание</w:t>
      </w:r>
      <w:r>
        <w:rPr>
          <w:lang w:eastAsia="en-US"/>
        </w:rPr>
        <w:t xml:space="preserve"> было</w:t>
      </w:r>
      <w:r w:rsidRPr="00005FAD">
        <w:rPr>
          <w:lang w:eastAsia="en-US"/>
        </w:rPr>
        <w:t xml:space="preserve"> уделено </w:t>
      </w:r>
      <w:r>
        <w:rPr>
          <w:lang w:eastAsia="en-US"/>
        </w:rPr>
        <w:t>ДМ</w:t>
      </w:r>
      <w:r w:rsidRPr="00005FAD">
        <w:rPr>
          <w:lang w:eastAsia="en-US"/>
        </w:rPr>
        <w:t xml:space="preserve">, как наиболее распространённым и перспективным исполнительным </w:t>
      </w:r>
      <w:r>
        <w:rPr>
          <w:lang w:eastAsia="en-US"/>
        </w:rPr>
        <w:t>устройствам</w:t>
      </w:r>
      <w:r w:rsidRPr="00005FAD">
        <w:rPr>
          <w:lang w:eastAsia="en-US"/>
        </w:rPr>
        <w:t xml:space="preserve">. </w:t>
      </w:r>
    </w:p>
    <w:p w14:paraId="4486A874" w14:textId="1039A300" w:rsidR="00005FAD" w:rsidRPr="00005FAD" w:rsidRDefault="00005FAD" w:rsidP="00E00B07">
      <w:pPr>
        <w:pStyle w:val="a0"/>
        <w:rPr>
          <w:lang w:eastAsia="en-US"/>
        </w:rPr>
      </w:pPr>
      <w:r>
        <w:rPr>
          <w:lang w:eastAsia="en-US"/>
        </w:rPr>
        <w:t>Б</w:t>
      </w:r>
      <w:r w:rsidRPr="00005FAD">
        <w:rPr>
          <w:lang w:eastAsia="en-US"/>
        </w:rPr>
        <w:t xml:space="preserve">ыла подробно изучена теория, необходимая для построения одноосной </w:t>
      </w:r>
      <w:proofErr w:type="spellStart"/>
      <w:r w:rsidRPr="00005FAD">
        <w:rPr>
          <w:lang w:eastAsia="en-US"/>
        </w:rPr>
        <w:t>маховичной</w:t>
      </w:r>
      <w:proofErr w:type="spellEnd"/>
      <w:r w:rsidRPr="00005FAD">
        <w:rPr>
          <w:lang w:eastAsia="en-US"/>
        </w:rPr>
        <w:t xml:space="preserve"> </w:t>
      </w:r>
      <w:proofErr w:type="spellStart"/>
      <w:r>
        <w:rPr>
          <w:lang w:eastAsia="en-US"/>
        </w:rPr>
        <w:t>СОиС</w:t>
      </w:r>
      <w:proofErr w:type="spellEnd"/>
      <w:r w:rsidRPr="00005FAD">
        <w:rPr>
          <w:lang w:eastAsia="en-US"/>
        </w:rPr>
        <w:t>. Были рассмотрены основные режимы работы таких систем</w:t>
      </w:r>
      <w:r>
        <w:rPr>
          <w:lang w:eastAsia="en-US"/>
        </w:rPr>
        <w:t xml:space="preserve">, </w:t>
      </w:r>
      <w:r w:rsidRPr="00005FAD">
        <w:rPr>
          <w:lang w:eastAsia="en-US"/>
        </w:rPr>
        <w:t>построены математические модели и выведены ключевые уравнения, описывающие динамику маховика и космического аппарата. Также проанализированы принципы функционирования систем автоматического регулирования.</w:t>
      </w:r>
    </w:p>
    <w:p w14:paraId="7ED4C6D4" w14:textId="0B018851" w:rsidR="00005FAD" w:rsidRPr="00005FAD" w:rsidRDefault="00005FAD" w:rsidP="00E00B07">
      <w:pPr>
        <w:pStyle w:val="a0"/>
        <w:rPr>
          <w:lang w:eastAsia="en-US"/>
        </w:rPr>
      </w:pPr>
      <w:r w:rsidRPr="00005FAD">
        <w:rPr>
          <w:lang w:eastAsia="en-US"/>
        </w:rPr>
        <w:t xml:space="preserve">Особое внимание было уделено применению современных </w:t>
      </w:r>
      <w:proofErr w:type="spellStart"/>
      <w:r w:rsidRPr="00005FAD">
        <w:rPr>
          <w:lang w:eastAsia="en-US"/>
        </w:rPr>
        <w:t>микроэлектромеханических</w:t>
      </w:r>
      <w:proofErr w:type="spellEnd"/>
      <w:r w:rsidRPr="00005FAD">
        <w:rPr>
          <w:lang w:eastAsia="en-US"/>
        </w:rPr>
        <w:t xml:space="preserve"> систем (MEMS). Рассмотрены методы повышения точности измерений, а также детально проанализирована работа интерфейса I²C, используемого для обмена данными между микроконтроллером и датчиком.</w:t>
      </w:r>
    </w:p>
    <w:p w14:paraId="0707A3BF" w14:textId="077CEF84" w:rsidR="00005FAD" w:rsidRPr="00005FAD" w:rsidRDefault="00005FAD" w:rsidP="00E00B07">
      <w:pPr>
        <w:pStyle w:val="a0"/>
        <w:rPr>
          <w:lang w:eastAsia="en-US"/>
        </w:rPr>
      </w:pPr>
      <w:r>
        <w:rPr>
          <w:lang w:eastAsia="en-US"/>
        </w:rPr>
        <w:t xml:space="preserve">Последним </w:t>
      </w:r>
      <w:r w:rsidRPr="00005FAD">
        <w:rPr>
          <w:lang w:eastAsia="en-US"/>
        </w:rPr>
        <w:t xml:space="preserve">этапом работы стало практическое проектирование и сборка макета. Разработана модель. </w:t>
      </w:r>
      <w:proofErr w:type="spellStart"/>
      <w:r w:rsidRPr="00005FAD">
        <w:rPr>
          <w:lang w:eastAsia="en-US"/>
        </w:rPr>
        <w:t>Программно</w:t>
      </w:r>
      <w:proofErr w:type="spellEnd"/>
      <w:r w:rsidRPr="00005FAD">
        <w:rPr>
          <w:lang w:eastAsia="en-US"/>
        </w:rPr>
        <w:t xml:space="preserve"> реализован замкнутый контур управления</w:t>
      </w:r>
      <w:r>
        <w:rPr>
          <w:lang w:eastAsia="en-US"/>
        </w:rPr>
        <w:t xml:space="preserve">. </w:t>
      </w:r>
      <w:r w:rsidRPr="00005FAD">
        <w:rPr>
          <w:lang w:eastAsia="en-US"/>
        </w:rPr>
        <w:t xml:space="preserve">Настройка </w:t>
      </w:r>
      <w:r>
        <w:rPr>
          <w:lang w:eastAsia="en-US"/>
        </w:rPr>
        <w:t>мак</w:t>
      </w:r>
      <w:r w:rsidR="00AD4346">
        <w:rPr>
          <w:lang w:eastAsia="en-US"/>
        </w:rPr>
        <w:t>е</w:t>
      </w:r>
      <w:r>
        <w:rPr>
          <w:lang w:eastAsia="en-US"/>
        </w:rPr>
        <w:t xml:space="preserve">та </w:t>
      </w:r>
      <w:proofErr w:type="spellStart"/>
      <w:r>
        <w:rPr>
          <w:lang w:eastAsia="en-US"/>
        </w:rPr>
        <w:t>СОиС</w:t>
      </w:r>
      <w:proofErr w:type="spellEnd"/>
      <w:r>
        <w:rPr>
          <w:lang w:eastAsia="en-US"/>
        </w:rPr>
        <w:t xml:space="preserve"> </w:t>
      </w:r>
      <w:r w:rsidRPr="00005FAD">
        <w:rPr>
          <w:lang w:eastAsia="en-US"/>
        </w:rPr>
        <w:t>позволила добиться устойчивой и быстрой стабилизации макета при действии внешних возмущений.</w:t>
      </w:r>
    </w:p>
    <w:p w14:paraId="4CF4DCAD" w14:textId="77777777" w:rsidR="00251D6E" w:rsidRDefault="00005FAD" w:rsidP="003C7131">
      <w:pPr>
        <w:pStyle w:val="a0"/>
        <w:rPr>
          <w:lang w:eastAsia="en-US"/>
        </w:rPr>
      </w:pPr>
      <w:r w:rsidRPr="00005FAD">
        <w:rPr>
          <w:lang w:eastAsia="en-US"/>
        </w:rPr>
        <w:t xml:space="preserve">Несмотря на ограниченную точность измерений и отсутствие некоторых функций, присущих профессиональным системам ориентации, макет </w:t>
      </w:r>
      <w:r w:rsidR="004A0556">
        <w:rPr>
          <w:lang w:eastAsia="en-US"/>
        </w:rPr>
        <w:t>может</w:t>
      </w:r>
      <w:r w:rsidRPr="00005FAD">
        <w:rPr>
          <w:lang w:eastAsia="en-US"/>
        </w:rPr>
        <w:t xml:space="preserve"> наглядно продемонстрировать базовые принципы работы </w:t>
      </w:r>
      <w:proofErr w:type="spellStart"/>
      <w:r w:rsidRPr="00005FAD">
        <w:rPr>
          <w:lang w:eastAsia="en-US"/>
        </w:rPr>
        <w:t>маховичных</w:t>
      </w:r>
      <w:proofErr w:type="spellEnd"/>
      <w:r w:rsidRPr="00005FAD">
        <w:rPr>
          <w:lang w:eastAsia="en-US"/>
        </w:rPr>
        <w:t xml:space="preserve"> </w:t>
      </w:r>
      <w:proofErr w:type="spellStart"/>
      <w:r w:rsidR="004A0556">
        <w:rPr>
          <w:lang w:eastAsia="en-US"/>
        </w:rPr>
        <w:t>СОиС</w:t>
      </w:r>
      <w:r w:rsidRPr="00005FAD">
        <w:rPr>
          <w:lang w:eastAsia="en-US"/>
        </w:rPr>
        <w:t>и</w:t>
      </w:r>
      <w:proofErr w:type="spellEnd"/>
      <w:r w:rsidRPr="00005FAD">
        <w:rPr>
          <w:lang w:eastAsia="en-US"/>
        </w:rPr>
        <w:t xml:space="preserve"> быть использован в учебных и демонстрационных целях.</w:t>
      </w:r>
      <w:r w:rsidR="004A0556">
        <w:rPr>
          <w:lang w:eastAsia="en-US"/>
        </w:rPr>
        <w:t xml:space="preserve"> </w:t>
      </w:r>
      <w:r w:rsidR="004A0556" w:rsidRPr="004A0556">
        <w:rPr>
          <w:lang w:eastAsia="en-US"/>
        </w:rPr>
        <w:t>Таким образом, поставленные в начале работы цели были достигнуты, а её результаты представляют практическую и методическую ценность.</w:t>
      </w:r>
    </w:p>
    <w:p w14:paraId="2BF5ACDD" w14:textId="77777777" w:rsidR="003C7131" w:rsidRDefault="007F34D6" w:rsidP="003C7131">
      <w:pPr>
        <w:pStyle w:val="a0"/>
      </w:pPr>
      <w:r>
        <w:rPr>
          <w:b/>
          <w:caps/>
          <w:highlight w:val="yellow"/>
        </w:rPr>
        <w:br w:type="page"/>
      </w:r>
      <w:bookmarkStart w:id="47" w:name="_Toc198763564"/>
    </w:p>
    <w:p w14:paraId="12A2A541" w14:textId="39131411" w:rsidR="00005FAD" w:rsidRDefault="00B4015B" w:rsidP="008D7191">
      <w:pPr>
        <w:pStyle w:val="a4"/>
      </w:pPr>
      <w:r w:rsidRPr="00251D6E">
        <w:lastRenderedPageBreak/>
        <w:t>СПИСОК ИСПОЛЬЗОВАННЫХ ИСТОЧНИКО</w:t>
      </w:r>
      <w:r>
        <w:t>В</w:t>
      </w:r>
      <w:bookmarkEnd w:id="47"/>
    </w:p>
    <w:p w14:paraId="07DBA178" w14:textId="00A08443" w:rsidR="00B4015B" w:rsidRPr="003C7131" w:rsidRDefault="00B4015B" w:rsidP="003C7131">
      <w:pPr>
        <w:pStyle w:val="a0"/>
      </w:pPr>
    </w:p>
    <w:p w14:paraId="1118971F" w14:textId="77777777" w:rsidR="00EB0F20" w:rsidRPr="00F977DF" w:rsidRDefault="00EB0F20" w:rsidP="00EB0F20">
      <w:pPr>
        <w:numPr>
          <w:ilvl w:val="0"/>
          <w:numId w:val="38"/>
        </w:numPr>
        <w:shd w:val="clear" w:color="auto" w:fill="FFFFFF"/>
        <w:spacing w:before="100" w:beforeAutospacing="1" w:after="100" w:afterAutospacing="1" w:line="360" w:lineRule="auto"/>
        <w:ind w:left="0" w:firstLine="709"/>
        <w:jc w:val="both"/>
        <w:rPr>
          <w:sz w:val="28"/>
          <w:szCs w:val="28"/>
          <w:lang w:val="en-US"/>
        </w:rPr>
      </w:pPr>
      <w:r w:rsidRPr="00F977DF">
        <w:rPr>
          <w:sz w:val="28"/>
          <w:szCs w:val="28"/>
          <w:lang w:val="en-US"/>
        </w:rPr>
        <w:t xml:space="preserve">Thornton, C L and Border, J S: “Radiometric Tracking Techniques for Deep-Space Navigation.” </w:t>
      </w:r>
      <w:proofErr w:type="spellStart"/>
      <w:r w:rsidRPr="00F977DF">
        <w:rPr>
          <w:sz w:val="28"/>
          <w:szCs w:val="28"/>
          <w:lang w:val="en-US"/>
        </w:rPr>
        <w:t>s.l</w:t>
      </w:r>
      <w:proofErr w:type="spellEnd"/>
      <w:r w:rsidRPr="00F977DF">
        <w:rPr>
          <w:sz w:val="28"/>
          <w:szCs w:val="28"/>
          <w:lang w:val="en-US"/>
        </w:rPr>
        <w:t>: John Wiley &amp; Sons, 2003.</w:t>
      </w:r>
    </w:p>
    <w:p w14:paraId="776A3FCC" w14:textId="77777777" w:rsidR="00EB0F20" w:rsidRPr="00F977DF" w:rsidRDefault="00EB0F20" w:rsidP="00EB0F20">
      <w:pPr>
        <w:numPr>
          <w:ilvl w:val="0"/>
          <w:numId w:val="38"/>
        </w:numPr>
        <w:shd w:val="clear" w:color="auto" w:fill="FFFFFF"/>
        <w:spacing w:line="360" w:lineRule="auto"/>
        <w:ind w:left="0" w:firstLine="709"/>
        <w:jc w:val="both"/>
        <w:rPr>
          <w:sz w:val="28"/>
          <w:szCs w:val="28"/>
        </w:rPr>
      </w:pPr>
      <w:r w:rsidRPr="00F977DF">
        <w:rPr>
          <w:sz w:val="28"/>
          <w:szCs w:val="28"/>
          <w:lang w:val="en-US"/>
        </w:rPr>
        <w:t xml:space="preserve">K. </w:t>
      </w:r>
      <w:proofErr w:type="spellStart"/>
      <w:r w:rsidRPr="00F977DF">
        <w:rPr>
          <w:sz w:val="28"/>
          <w:szCs w:val="28"/>
          <w:lang w:val="en-US"/>
        </w:rPr>
        <w:t>Kapás</w:t>
      </w:r>
      <w:proofErr w:type="spellEnd"/>
      <w:r w:rsidRPr="00F977DF">
        <w:rPr>
          <w:sz w:val="28"/>
          <w:szCs w:val="28"/>
          <w:lang w:val="en-US"/>
        </w:rPr>
        <w:t xml:space="preserve">, T. </w:t>
      </w:r>
      <w:proofErr w:type="spellStart"/>
      <w:r w:rsidRPr="00F977DF">
        <w:rPr>
          <w:sz w:val="28"/>
          <w:szCs w:val="28"/>
          <w:lang w:val="en-US"/>
        </w:rPr>
        <w:t>Bozóki</w:t>
      </w:r>
      <w:proofErr w:type="spellEnd"/>
      <w:r w:rsidRPr="00F977DF">
        <w:rPr>
          <w:sz w:val="28"/>
          <w:szCs w:val="28"/>
          <w:lang w:val="en-US"/>
        </w:rPr>
        <w:t xml:space="preserve">, G. </w:t>
      </w:r>
      <w:proofErr w:type="spellStart"/>
      <w:r w:rsidRPr="00F977DF">
        <w:rPr>
          <w:sz w:val="28"/>
          <w:szCs w:val="28"/>
          <w:lang w:val="en-US"/>
        </w:rPr>
        <w:t>Dálya</w:t>
      </w:r>
      <w:proofErr w:type="spellEnd"/>
      <w:r w:rsidRPr="00F977DF">
        <w:rPr>
          <w:sz w:val="28"/>
          <w:szCs w:val="28"/>
          <w:lang w:val="en-US"/>
        </w:rPr>
        <w:t xml:space="preserve"> et al. “Attitude determination for nano-satellites – I. Spherical projections for large field of view </w:t>
      </w:r>
      <w:proofErr w:type="spellStart"/>
      <w:r w:rsidRPr="00F977DF">
        <w:rPr>
          <w:sz w:val="28"/>
          <w:szCs w:val="28"/>
          <w:lang w:val="en-US"/>
        </w:rPr>
        <w:t>infrasensors</w:t>
      </w:r>
      <w:proofErr w:type="spellEnd"/>
      <w:r w:rsidRPr="00F977DF">
        <w:rPr>
          <w:sz w:val="28"/>
          <w:szCs w:val="28"/>
          <w:lang w:val="en-US"/>
        </w:rPr>
        <w:t xml:space="preserve">.” </w:t>
      </w:r>
      <w:proofErr w:type="spellStart"/>
      <w:r w:rsidRPr="00F977DF">
        <w:rPr>
          <w:sz w:val="28"/>
          <w:szCs w:val="28"/>
        </w:rPr>
        <w:t>Exp</w:t>
      </w:r>
      <w:proofErr w:type="spellEnd"/>
      <w:r w:rsidRPr="00F977DF">
        <w:rPr>
          <w:sz w:val="28"/>
          <w:szCs w:val="28"/>
        </w:rPr>
        <w:t xml:space="preserve"> </w:t>
      </w:r>
      <w:proofErr w:type="spellStart"/>
      <w:r w:rsidRPr="00F977DF">
        <w:rPr>
          <w:sz w:val="28"/>
          <w:szCs w:val="28"/>
        </w:rPr>
        <w:t>Astron</w:t>
      </w:r>
      <w:proofErr w:type="spellEnd"/>
      <w:r w:rsidRPr="00F977DF">
        <w:rPr>
          <w:sz w:val="28"/>
          <w:szCs w:val="28"/>
        </w:rPr>
        <w:t xml:space="preserve"> 51, 515–527, 2021.</w:t>
      </w:r>
    </w:p>
    <w:p w14:paraId="421E7683" w14:textId="77777777" w:rsidR="00EB0F20" w:rsidRPr="00F977DF" w:rsidRDefault="00EB0F20" w:rsidP="00EB0F20">
      <w:pPr>
        <w:spacing w:line="360" w:lineRule="auto"/>
        <w:ind w:firstLine="709"/>
        <w:jc w:val="both"/>
        <w:rPr>
          <w:sz w:val="28"/>
          <w:szCs w:val="28"/>
          <w:lang w:val="en-US"/>
        </w:rPr>
      </w:pPr>
      <w:r w:rsidRPr="00F977DF">
        <w:rPr>
          <w:sz w:val="28"/>
          <w:szCs w:val="28"/>
          <w:lang w:val="en-US"/>
        </w:rPr>
        <w:t>3.</w:t>
      </w:r>
      <w:r w:rsidRPr="00F977DF">
        <w:rPr>
          <w:b/>
          <w:bCs/>
          <w:sz w:val="28"/>
          <w:szCs w:val="28"/>
          <w:lang w:val="en-US"/>
        </w:rPr>
        <w:t xml:space="preserve"> </w:t>
      </w:r>
      <w:r w:rsidRPr="00F977DF">
        <w:rPr>
          <w:rStyle w:val="Strong"/>
          <w:b w:val="0"/>
          <w:bCs w:val="0"/>
          <w:sz w:val="28"/>
          <w:szCs w:val="28"/>
          <w:lang w:val="en-US"/>
        </w:rPr>
        <w:t>Jet Propulsion Laboratory.</w:t>
      </w:r>
      <w:r w:rsidRPr="00F977DF">
        <w:rPr>
          <w:rStyle w:val="relative"/>
          <w:sz w:val="28"/>
          <w:szCs w:val="28"/>
          <w:lang w:val="en-US"/>
        </w:rPr>
        <w:t xml:space="preserve"> Mars Cube One (</w:t>
      </w:r>
      <w:proofErr w:type="spellStart"/>
      <w:r w:rsidRPr="00F977DF">
        <w:rPr>
          <w:rStyle w:val="relative"/>
          <w:sz w:val="28"/>
          <w:szCs w:val="28"/>
          <w:lang w:val="en-US"/>
        </w:rPr>
        <w:t>MarCO</w:t>
      </w:r>
      <w:proofErr w:type="spellEnd"/>
      <w:r w:rsidRPr="00F977DF">
        <w:rPr>
          <w:rStyle w:val="relative"/>
          <w:sz w:val="28"/>
          <w:szCs w:val="28"/>
          <w:lang w:val="en-US"/>
        </w:rPr>
        <w:t>) [</w:t>
      </w:r>
      <w:r w:rsidRPr="00F977DF">
        <w:rPr>
          <w:rStyle w:val="relative"/>
          <w:sz w:val="28"/>
          <w:szCs w:val="28"/>
        </w:rPr>
        <w:t>Электронный</w:t>
      </w:r>
      <w:r w:rsidRPr="00F977DF">
        <w:rPr>
          <w:rStyle w:val="relative"/>
          <w:sz w:val="28"/>
          <w:szCs w:val="28"/>
          <w:lang w:val="en-US"/>
        </w:rPr>
        <w:t xml:space="preserve"> </w:t>
      </w:r>
      <w:r w:rsidRPr="00F977DF">
        <w:rPr>
          <w:rStyle w:val="relative"/>
          <w:sz w:val="28"/>
          <w:szCs w:val="28"/>
        </w:rPr>
        <w:t>ресурс</w:t>
      </w:r>
      <w:r w:rsidRPr="00F977DF">
        <w:rPr>
          <w:rStyle w:val="relative"/>
          <w:sz w:val="28"/>
          <w:szCs w:val="28"/>
          <w:lang w:val="en-US"/>
        </w:rPr>
        <w:t xml:space="preserve">] // </w:t>
      </w:r>
      <w:proofErr w:type="spellStart"/>
      <w:r w:rsidRPr="00F977DF">
        <w:rPr>
          <w:rStyle w:val="relative"/>
          <w:sz w:val="28"/>
          <w:szCs w:val="28"/>
          <w:lang w:val="en-US"/>
        </w:rPr>
        <w:t>InSight</w:t>
      </w:r>
      <w:proofErr w:type="spellEnd"/>
      <w:r w:rsidRPr="00F977DF">
        <w:rPr>
          <w:rStyle w:val="relative"/>
          <w:sz w:val="28"/>
          <w:szCs w:val="28"/>
          <w:lang w:val="en-US"/>
        </w:rPr>
        <w:t xml:space="preserve"> Launch Press Kit. — NASA, 2018. — URL: </w:t>
      </w:r>
      <w:hyperlink r:id="rId22" w:tgtFrame="_new" w:history="1">
        <w:r w:rsidRPr="00F977DF">
          <w:rPr>
            <w:rStyle w:val="Hyperlink"/>
            <w:color w:val="auto"/>
            <w:sz w:val="28"/>
            <w:szCs w:val="28"/>
            <w:lang w:val="en-US"/>
          </w:rPr>
          <w:t>https://www.jpl.nasa.gov/news/press_kits/insight/launch/appendix/mars-cube-one/</w:t>
        </w:r>
      </w:hyperlink>
      <w:r w:rsidRPr="00F977DF">
        <w:rPr>
          <w:rStyle w:val="relative"/>
          <w:sz w:val="28"/>
          <w:szCs w:val="28"/>
          <w:lang w:val="en-US"/>
        </w:rPr>
        <w:t xml:space="preserve"> (</w:t>
      </w:r>
      <w:r w:rsidRPr="00F977DF">
        <w:rPr>
          <w:rStyle w:val="relative"/>
          <w:sz w:val="28"/>
          <w:szCs w:val="28"/>
        </w:rPr>
        <w:t>дата</w:t>
      </w:r>
      <w:r w:rsidRPr="00F977DF">
        <w:rPr>
          <w:rStyle w:val="relative"/>
          <w:sz w:val="28"/>
          <w:szCs w:val="28"/>
          <w:lang w:val="en-US"/>
        </w:rPr>
        <w:t xml:space="preserve"> </w:t>
      </w:r>
      <w:r w:rsidRPr="00F977DF">
        <w:rPr>
          <w:rStyle w:val="relative"/>
          <w:sz w:val="28"/>
          <w:szCs w:val="28"/>
        </w:rPr>
        <w:t>обращения</w:t>
      </w:r>
      <w:r w:rsidRPr="00F977DF">
        <w:rPr>
          <w:rStyle w:val="relative"/>
          <w:sz w:val="28"/>
          <w:szCs w:val="28"/>
          <w:lang w:val="en-US"/>
        </w:rPr>
        <w:t>: 22.05.2025)</w:t>
      </w:r>
    </w:p>
    <w:p w14:paraId="25B54DBE" w14:textId="77777777" w:rsidR="00EB0F20" w:rsidRPr="00F977DF" w:rsidRDefault="00EB0F20" w:rsidP="00EB0F20">
      <w:pPr>
        <w:spacing w:line="360" w:lineRule="auto"/>
        <w:ind w:firstLine="709"/>
        <w:jc w:val="both"/>
        <w:rPr>
          <w:sz w:val="28"/>
          <w:szCs w:val="28"/>
          <w:lang w:val="en-US" w:eastAsia="en-US"/>
        </w:rPr>
      </w:pPr>
      <w:r w:rsidRPr="00F977DF">
        <w:rPr>
          <w:sz w:val="28"/>
          <w:szCs w:val="28"/>
          <w:lang w:val="en-US" w:eastAsia="en-US"/>
        </w:rPr>
        <w:t xml:space="preserve">4. </w:t>
      </w:r>
      <w:r w:rsidRPr="00F977DF">
        <w:rPr>
          <w:sz w:val="28"/>
          <w:szCs w:val="28"/>
          <w:lang w:val="en-US"/>
        </w:rPr>
        <w:t>NASA. Guidance, Navigation, and Control [</w:t>
      </w:r>
      <w:r w:rsidRPr="00F977DF">
        <w:rPr>
          <w:sz w:val="28"/>
          <w:szCs w:val="28"/>
        </w:rPr>
        <w:t>Электронный</w:t>
      </w:r>
      <w:r w:rsidRPr="00F977DF">
        <w:rPr>
          <w:sz w:val="28"/>
          <w:szCs w:val="28"/>
          <w:lang w:val="en-US"/>
        </w:rPr>
        <w:t xml:space="preserve"> </w:t>
      </w:r>
      <w:r w:rsidRPr="00F977DF">
        <w:rPr>
          <w:sz w:val="28"/>
          <w:szCs w:val="28"/>
        </w:rPr>
        <w:t>ресурс</w:t>
      </w:r>
      <w:r w:rsidRPr="00F977DF">
        <w:rPr>
          <w:sz w:val="28"/>
          <w:szCs w:val="28"/>
          <w:lang w:val="en-US"/>
        </w:rPr>
        <w:t xml:space="preserve">]. — NASA Small Spacecraft Systems Virtual Institute, 2024. — URL: </w:t>
      </w:r>
      <w:hyperlink r:id="rId23" w:tgtFrame="_new" w:history="1">
        <w:r w:rsidRPr="00F977DF">
          <w:rPr>
            <w:rStyle w:val="Hyperlink"/>
            <w:color w:val="auto"/>
            <w:sz w:val="28"/>
            <w:szCs w:val="28"/>
            <w:lang w:val="en-US"/>
          </w:rPr>
          <w:t>https://www.nasa.gov/smallsat-institute/sst-soa/guidance-navigation-and-control/</w:t>
        </w:r>
      </w:hyperlink>
      <w:r w:rsidRPr="00F977DF">
        <w:rPr>
          <w:sz w:val="28"/>
          <w:szCs w:val="28"/>
          <w:lang w:val="en-US"/>
        </w:rPr>
        <w:t xml:space="preserve"> (</w:t>
      </w:r>
      <w:r w:rsidRPr="00F977DF">
        <w:rPr>
          <w:sz w:val="28"/>
          <w:szCs w:val="28"/>
        </w:rPr>
        <w:t>дата</w:t>
      </w:r>
      <w:r w:rsidRPr="00F977DF">
        <w:rPr>
          <w:sz w:val="28"/>
          <w:szCs w:val="28"/>
          <w:lang w:val="en-US"/>
        </w:rPr>
        <w:t xml:space="preserve"> </w:t>
      </w:r>
      <w:r w:rsidRPr="00F977DF">
        <w:rPr>
          <w:sz w:val="28"/>
          <w:szCs w:val="28"/>
        </w:rPr>
        <w:t>обращения</w:t>
      </w:r>
      <w:r w:rsidRPr="00F977DF">
        <w:rPr>
          <w:sz w:val="28"/>
          <w:szCs w:val="28"/>
          <w:lang w:val="en-US"/>
        </w:rPr>
        <w:t>: 22.05.2025)</w:t>
      </w:r>
    </w:p>
    <w:p w14:paraId="377436CF" w14:textId="77777777" w:rsidR="00EB0F20" w:rsidRPr="00F977DF" w:rsidRDefault="00EB0F20" w:rsidP="00EB0F20">
      <w:pPr>
        <w:spacing w:line="360" w:lineRule="auto"/>
        <w:ind w:firstLine="709"/>
        <w:jc w:val="both"/>
        <w:rPr>
          <w:sz w:val="28"/>
          <w:szCs w:val="28"/>
          <w:lang w:val="en-US"/>
        </w:rPr>
      </w:pPr>
      <w:r w:rsidRPr="00F977DF">
        <w:rPr>
          <w:sz w:val="28"/>
          <w:szCs w:val="28"/>
          <w:lang w:val="en-US" w:eastAsia="en-US"/>
        </w:rPr>
        <w:t xml:space="preserve">5. </w:t>
      </w:r>
      <w:r w:rsidRPr="00F977DF">
        <w:rPr>
          <w:sz w:val="28"/>
          <w:szCs w:val="28"/>
          <w:lang w:val="en-US"/>
        </w:rPr>
        <w:t>Shkolnik E. L. On the verge of an astronomy CubeSat revolution [</w:t>
      </w:r>
      <w:r w:rsidRPr="00F977DF">
        <w:rPr>
          <w:sz w:val="28"/>
          <w:szCs w:val="28"/>
        </w:rPr>
        <w:t>Электронный</w:t>
      </w:r>
      <w:r w:rsidRPr="00F977DF">
        <w:rPr>
          <w:sz w:val="28"/>
          <w:szCs w:val="28"/>
          <w:lang w:val="en-US"/>
        </w:rPr>
        <w:t xml:space="preserve"> </w:t>
      </w:r>
      <w:r w:rsidRPr="00F977DF">
        <w:rPr>
          <w:sz w:val="28"/>
          <w:szCs w:val="28"/>
        </w:rPr>
        <w:t>ресурс</w:t>
      </w:r>
      <w:r w:rsidRPr="00F977DF">
        <w:rPr>
          <w:sz w:val="28"/>
          <w:szCs w:val="28"/>
          <w:lang w:val="en-US"/>
        </w:rPr>
        <w:t xml:space="preserve">] // Nature Astronomy. — 2018. — </w:t>
      </w:r>
      <w:r w:rsidRPr="00F977DF">
        <w:rPr>
          <w:sz w:val="28"/>
          <w:szCs w:val="28"/>
        </w:rPr>
        <w:t>Т</w:t>
      </w:r>
      <w:r w:rsidRPr="00F977DF">
        <w:rPr>
          <w:sz w:val="28"/>
          <w:szCs w:val="28"/>
          <w:lang w:val="en-US"/>
        </w:rPr>
        <w:t xml:space="preserve">. 2, № 5. — </w:t>
      </w:r>
      <w:r w:rsidRPr="00F977DF">
        <w:rPr>
          <w:sz w:val="28"/>
          <w:szCs w:val="28"/>
        </w:rPr>
        <w:t>С</w:t>
      </w:r>
      <w:r w:rsidRPr="00F977DF">
        <w:rPr>
          <w:sz w:val="28"/>
          <w:szCs w:val="28"/>
          <w:lang w:val="en-US"/>
        </w:rPr>
        <w:t xml:space="preserve">. 374–378. — URL: </w:t>
      </w:r>
      <w:hyperlink r:id="rId24" w:tgtFrame="_new" w:history="1">
        <w:r w:rsidRPr="00F977DF">
          <w:rPr>
            <w:rStyle w:val="Hyperlink"/>
            <w:color w:val="auto"/>
            <w:sz w:val="28"/>
            <w:szCs w:val="28"/>
            <w:lang w:val="en-US"/>
          </w:rPr>
          <w:t>https://sese.asu.edu/sites/default/files/shkolnik-2018-nature_astronomy.pdf</w:t>
        </w:r>
      </w:hyperlink>
      <w:r w:rsidRPr="00F977DF">
        <w:rPr>
          <w:sz w:val="28"/>
          <w:szCs w:val="28"/>
          <w:lang w:val="en-US"/>
        </w:rPr>
        <w:t xml:space="preserve"> (</w:t>
      </w:r>
      <w:r w:rsidRPr="00F977DF">
        <w:rPr>
          <w:sz w:val="28"/>
          <w:szCs w:val="28"/>
        </w:rPr>
        <w:t>дата</w:t>
      </w:r>
      <w:r w:rsidRPr="00F977DF">
        <w:rPr>
          <w:sz w:val="28"/>
          <w:szCs w:val="28"/>
          <w:lang w:val="en-US"/>
        </w:rPr>
        <w:t xml:space="preserve"> </w:t>
      </w:r>
      <w:r w:rsidRPr="00F977DF">
        <w:rPr>
          <w:sz w:val="28"/>
          <w:szCs w:val="28"/>
        </w:rPr>
        <w:t>обращения</w:t>
      </w:r>
      <w:r w:rsidRPr="00F977DF">
        <w:rPr>
          <w:sz w:val="28"/>
          <w:szCs w:val="28"/>
          <w:lang w:val="en-US"/>
        </w:rPr>
        <w:t>: 22.05.2025)</w:t>
      </w:r>
    </w:p>
    <w:p w14:paraId="0067734D" w14:textId="77777777" w:rsidR="00EB0F20" w:rsidRPr="00F977DF" w:rsidRDefault="00EB0F20" w:rsidP="00EB0F20">
      <w:pPr>
        <w:spacing w:line="360" w:lineRule="auto"/>
        <w:ind w:firstLine="709"/>
        <w:jc w:val="both"/>
        <w:rPr>
          <w:sz w:val="28"/>
          <w:szCs w:val="28"/>
          <w:lang w:val="en-US"/>
        </w:rPr>
      </w:pPr>
      <w:r w:rsidRPr="00F977DF">
        <w:rPr>
          <w:sz w:val="28"/>
          <w:szCs w:val="28"/>
          <w:lang w:val="en-US" w:eastAsia="en-US"/>
        </w:rPr>
        <w:t xml:space="preserve">6. </w:t>
      </w:r>
      <w:r w:rsidRPr="00F977DF">
        <w:rPr>
          <w:sz w:val="28"/>
          <w:szCs w:val="28"/>
          <w:lang w:val="en-US"/>
        </w:rPr>
        <w:t>Aalto University. Mission and Science Results [</w:t>
      </w:r>
      <w:r w:rsidRPr="00F977DF">
        <w:rPr>
          <w:sz w:val="28"/>
          <w:szCs w:val="28"/>
        </w:rPr>
        <w:t>Электронный</w:t>
      </w:r>
      <w:r w:rsidRPr="00F977DF">
        <w:rPr>
          <w:sz w:val="28"/>
          <w:szCs w:val="28"/>
          <w:lang w:val="en-US"/>
        </w:rPr>
        <w:t xml:space="preserve"> </w:t>
      </w:r>
      <w:r w:rsidRPr="00F977DF">
        <w:rPr>
          <w:sz w:val="28"/>
          <w:szCs w:val="28"/>
        </w:rPr>
        <w:t>ресурс</w:t>
      </w:r>
      <w:r w:rsidRPr="00F977DF">
        <w:rPr>
          <w:sz w:val="28"/>
          <w:szCs w:val="28"/>
          <w:lang w:val="en-US"/>
        </w:rPr>
        <w:t xml:space="preserve">]. — Aalto University, 2021. — URL: </w:t>
      </w:r>
      <w:hyperlink r:id="rId25" w:tgtFrame="_new" w:history="1">
        <w:r w:rsidRPr="00F977DF">
          <w:rPr>
            <w:rStyle w:val="Hyperlink"/>
            <w:color w:val="auto"/>
            <w:sz w:val="28"/>
            <w:szCs w:val="28"/>
            <w:lang w:val="en-US"/>
          </w:rPr>
          <w:t>https://www.aalto.fi/en/spacecraft/mission-and-science-results</w:t>
        </w:r>
      </w:hyperlink>
      <w:r w:rsidRPr="00F977DF">
        <w:rPr>
          <w:sz w:val="28"/>
          <w:szCs w:val="28"/>
          <w:lang w:val="en-US"/>
        </w:rPr>
        <w:t xml:space="preserve"> (</w:t>
      </w:r>
      <w:r w:rsidRPr="00F977DF">
        <w:rPr>
          <w:sz w:val="28"/>
          <w:szCs w:val="28"/>
        </w:rPr>
        <w:t>дата</w:t>
      </w:r>
      <w:r w:rsidRPr="00F977DF">
        <w:rPr>
          <w:sz w:val="28"/>
          <w:szCs w:val="28"/>
          <w:lang w:val="en-US"/>
        </w:rPr>
        <w:t xml:space="preserve"> </w:t>
      </w:r>
      <w:r w:rsidRPr="00F977DF">
        <w:rPr>
          <w:sz w:val="28"/>
          <w:szCs w:val="28"/>
        </w:rPr>
        <w:t>обращения</w:t>
      </w:r>
      <w:r w:rsidRPr="00F977DF">
        <w:rPr>
          <w:sz w:val="28"/>
          <w:szCs w:val="28"/>
          <w:lang w:val="en-US"/>
        </w:rPr>
        <w:t>: 22.05.2025)</w:t>
      </w:r>
    </w:p>
    <w:p w14:paraId="1BBF0B1F" w14:textId="77777777" w:rsidR="00EB0F20" w:rsidRPr="00F977DF" w:rsidRDefault="00EB0F20" w:rsidP="00EB0F20">
      <w:pPr>
        <w:spacing w:line="360" w:lineRule="auto"/>
        <w:ind w:firstLine="709"/>
        <w:jc w:val="both"/>
        <w:rPr>
          <w:sz w:val="28"/>
          <w:szCs w:val="28"/>
          <w:lang w:val="en-US"/>
        </w:rPr>
      </w:pPr>
      <w:r w:rsidRPr="00F977DF">
        <w:rPr>
          <w:sz w:val="28"/>
          <w:szCs w:val="28"/>
          <w:lang w:val="en-US"/>
        </w:rPr>
        <w:t>7. European Space Agency. SIMBA [Electronic resource]. — ESA, 2020. — URL:</w:t>
      </w:r>
      <w:hyperlink r:id="rId26" w:history="1">
        <w:r w:rsidRPr="00F977DF">
          <w:rPr>
            <w:rStyle w:val="Hyperlink"/>
            <w:color w:val="auto"/>
            <w:sz w:val="28"/>
            <w:szCs w:val="28"/>
            <w:lang w:val="en-US"/>
          </w:rPr>
          <w:t>https://www.esa.int/Enabling_Support/Space_Engineering_Technology/Technology_CubeSats/SIMBA</w:t>
        </w:r>
      </w:hyperlink>
      <w:r w:rsidRPr="00F977DF">
        <w:rPr>
          <w:sz w:val="28"/>
          <w:szCs w:val="28"/>
          <w:lang w:val="en-US"/>
        </w:rPr>
        <w:t xml:space="preserve"> (accessed: 22.05.2025)</w:t>
      </w:r>
    </w:p>
    <w:p w14:paraId="0B1A55F2" w14:textId="77777777" w:rsidR="00EB0F20" w:rsidRPr="00F977DF" w:rsidRDefault="00EB0F20" w:rsidP="00EB0F20">
      <w:pPr>
        <w:pStyle w:val="NormalWeb"/>
        <w:spacing w:line="360" w:lineRule="auto"/>
        <w:ind w:firstLine="709"/>
        <w:jc w:val="both"/>
        <w:rPr>
          <w:sz w:val="28"/>
          <w:szCs w:val="28"/>
        </w:rPr>
      </w:pPr>
      <w:r w:rsidRPr="00F977DF">
        <w:rPr>
          <w:rStyle w:val="Strong"/>
          <w:b w:val="0"/>
          <w:bCs w:val="0"/>
          <w:sz w:val="28"/>
          <w:szCs w:val="28"/>
          <w:lang w:val="en-US"/>
        </w:rPr>
        <w:t>8.</w:t>
      </w:r>
      <w:r w:rsidRPr="00F977DF">
        <w:rPr>
          <w:b/>
          <w:bCs/>
          <w:sz w:val="28"/>
          <w:szCs w:val="28"/>
          <w:lang w:val="en-US"/>
        </w:rPr>
        <w:t xml:space="preserve"> </w:t>
      </w:r>
      <w:r w:rsidRPr="00F977DF">
        <w:rPr>
          <w:rStyle w:val="Strong"/>
          <w:b w:val="0"/>
          <w:bCs w:val="0"/>
          <w:sz w:val="28"/>
          <w:szCs w:val="28"/>
          <w:lang w:val="en-US"/>
        </w:rPr>
        <w:t>Swartwout M.</w:t>
      </w:r>
      <w:r w:rsidRPr="00F977DF">
        <w:rPr>
          <w:rStyle w:val="relative"/>
          <w:sz w:val="28"/>
          <w:szCs w:val="28"/>
          <w:lang w:val="en-US"/>
        </w:rPr>
        <w:t xml:space="preserve"> The First One Hundred CubeSats: A Statistical Look [</w:t>
      </w:r>
      <w:r w:rsidRPr="00F977DF">
        <w:rPr>
          <w:rStyle w:val="relative"/>
          <w:sz w:val="28"/>
          <w:szCs w:val="28"/>
        </w:rPr>
        <w:t>Электронный</w:t>
      </w:r>
      <w:r w:rsidRPr="00F977DF">
        <w:rPr>
          <w:rStyle w:val="relative"/>
          <w:sz w:val="28"/>
          <w:szCs w:val="28"/>
          <w:lang w:val="en-US"/>
        </w:rPr>
        <w:t xml:space="preserve"> </w:t>
      </w:r>
      <w:r w:rsidRPr="00F977DF">
        <w:rPr>
          <w:rStyle w:val="relative"/>
          <w:sz w:val="28"/>
          <w:szCs w:val="28"/>
        </w:rPr>
        <w:t>ресурс</w:t>
      </w:r>
      <w:r w:rsidRPr="00F977DF">
        <w:rPr>
          <w:rStyle w:val="relative"/>
          <w:sz w:val="28"/>
          <w:szCs w:val="28"/>
          <w:lang w:val="en-US"/>
        </w:rPr>
        <w:t xml:space="preserve">] // Proceedings of the AIAA/USU Conference on Small Satellites. </w:t>
      </w:r>
      <w:r w:rsidRPr="00116127">
        <w:rPr>
          <w:rStyle w:val="relative"/>
          <w:sz w:val="28"/>
          <w:szCs w:val="28"/>
        </w:rPr>
        <w:noBreakHyphen/>
        <w:t xml:space="preserve">2013. </w:t>
      </w:r>
      <w:r w:rsidRPr="00F977DF">
        <w:rPr>
          <w:rStyle w:val="relative"/>
          <w:sz w:val="28"/>
          <w:szCs w:val="28"/>
        </w:rPr>
        <w:noBreakHyphen/>
        <w:t xml:space="preserve"> </w:t>
      </w:r>
      <w:r w:rsidRPr="00F977DF">
        <w:rPr>
          <w:rStyle w:val="relative"/>
          <w:sz w:val="28"/>
          <w:szCs w:val="28"/>
          <w:lang w:val="en-US"/>
        </w:rPr>
        <w:t>URL</w:t>
      </w:r>
      <w:r w:rsidRPr="00F977DF">
        <w:rPr>
          <w:rStyle w:val="relative"/>
          <w:sz w:val="28"/>
          <w:szCs w:val="28"/>
        </w:rPr>
        <w:t>:</w:t>
      </w:r>
      <w:hyperlink r:id="rId27" w:history="1">
        <w:r w:rsidRPr="00F977DF">
          <w:rPr>
            <w:rStyle w:val="Hyperlink"/>
            <w:color w:val="auto"/>
            <w:sz w:val="28"/>
            <w:szCs w:val="28"/>
            <w:lang w:val="en-US"/>
          </w:rPr>
          <w:t>https</w:t>
        </w:r>
        <w:r w:rsidRPr="00F977DF">
          <w:rPr>
            <w:rStyle w:val="Hyperlink"/>
            <w:color w:val="auto"/>
            <w:sz w:val="28"/>
            <w:szCs w:val="28"/>
          </w:rPr>
          <w:t>://</w:t>
        </w:r>
        <w:proofErr w:type="spellStart"/>
        <w:r w:rsidRPr="00F977DF">
          <w:rPr>
            <w:rStyle w:val="Hyperlink"/>
            <w:color w:val="auto"/>
            <w:sz w:val="28"/>
            <w:szCs w:val="28"/>
            <w:lang w:val="en-US"/>
          </w:rPr>
          <w:t>digitalcom</w:t>
        </w:r>
        <w:proofErr w:type="spellEnd"/>
        <w:r w:rsidRPr="00F977DF">
          <w:rPr>
            <w:rStyle w:val="Hyperlink"/>
            <w:color w:val="auto"/>
            <w:sz w:val="28"/>
            <w:szCs w:val="28"/>
          </w:rPr>
          <w:noBreakHyphen/>
        </w:r>
        <w:r w:rsidRPr="00F977DF">
          <w:rPr>
            <w:rStyle w:val="Hyperlink"/>
            <w:color w:val="auto"/>
            <w:sz w:val="28"/>
            <w:szCs w:val="28"/>
            <w:lang w:val="en-US"/>
          </w:rPr>
          <w:t>mons</w:t>
        </w:r>
        <w:r w:rsidRPr="00F977DF">
          <w:rPr>
            <w:rStyle w:val="Hyperlink"/>
            <w:color w:val="auto"/>
            <w:sz w:val="28"/>
            <w:szCs w:val="28"/>
          </w:rPr>
          <w:t>.</w:t>
        </w:r>
        <w:proofErr w:type="spellStart"/>
        <w:r w:rsidRPr="00F977DF">
          <w:rPr>
            <w:rStyle w:val="Hyperlink"/>
            <w:color w:val="auto"/>
            <w:sz w:val="28"/>
            <w:szCs w:val="28"/>
            <w:lang w:val="en-US"/>
          </w:rPr>
          <w:t>usu</w:t>
        </w:r>
        <w:proofErr w:type="spellEnd"/>
        <w:r w:rsidRPr="00F977DF">
          <w:rPr>
            <w:rStyle w:val="Hyperlink"/>
            <w:color w:val="auto"/>
            <w:sz w:val="28"/>
            <w:szCs w:val="28"/>
          </w:rPr>
          <w:t>.</w:t>
        </w:r>
        <w:proofErr w:type="spellStart"/>
        <w:r w:rsidRPr="00F977DF">
          <w:rPr>
            <w:rStyle w:val="Hyperlink"/>
            <w:color w:val="auto"/>
            <w:sz w:val="28"/>
            <w:szCs w:val="28"/>
            <w:lang w:val="en-US"/>
          </w:rPr>
          <w:t>edu</w:t>
        </w:r>
        <w:proofErr w:type="spellEnd"/>
        <w:r w:rsidRPr="00F977DF">
          <w:rPr>
            <w:rStyle w:val="Hyperlink"/>
            <w:color w:val="auto"/>
            <w:sz w:val="28"/>
            <w:szCs w:val="28"/>
          </w:rPr>
          <w:t>/</w:t>
        </w:r>
        <w:proofErr w:type="spellStart"/>
        <w:r w:rsidRPr="00F977DF">
          <w:rPr>
            <w:rStyle w:val="Hyperlink"/>
            <w:color w:val="auto"/>
            <w:sz w:val="28"/>
            <w:szCs w:val="28"/>
            <w:lang w:val="en-US"/>
          </w:rPr>
          <w:t>cgi</w:t>
        </w:r>
        <w:proofErr w:type="spellEnd"/>
        <w:r w:rsidRPr="00F977DF">
          <w:rPr>
            <w:rStyle w:val="Hyperlink"/>
            <w:color w:val="auto"/>
            <w:sz w:val="28"/>
            <w:szCs w:val="28"/>
          </w:rPr>
          <w:t>/</w:t>
        </w:r>
        <w:proofErr w:type="spellStart"/>
        <w:r w:rsidRPr="00F977DF">
          <w:rPr>
            <w:rStyle w:val="Hyperlink"/>
            <w:color w:val="auto"/>
            <w:sz w:val="28"/>
            <w:szCs w:val="28"/>
            <w:lang w:val="en-US"/>
          </w:rPr>
          <w:t>viewcontent</w:t>
        </w:r>
        <w:proofErr w:type="spellEnd"/>
        <w:r w:rsidRPr="00F977DF">
          <w:rPr>
            <w:rStyle w:val="Hyperlink"/>
            <w:color w:val="auto"/>
            <w:sz w:val="28"/>
            <w:szCs w:val="28"/>
          </w:rPr>
          <w:t>.</w:t>
        </w:r>
        <w:proofErr w:type="spellStart"/>
        <w:r w:rsidRPr="00F977DF">
          <w:rPr>
            <w:rStyle w:val="Hyperlink"/>
            <w:color w:val="auto"/>
            <w:sz w:val="28"/>
            <w:szCs w:val="28"/>
            <w:lang w:val="en-US"/>
          </w:rPr>
          <w:t>cgi</w:t>
        </w:r>
        <w:proofErr w:type="spellEnd"/>
        <w:r w:rsidRPr="00F977DF">
          <w:rPr>
            <w:rStyle w:val="Hyperlink"/>
            <w:color w:val="auto"/>
            <w:sz w:val="28"/>
            <w:szCs w:val="28"/>
          </w:rPr>
          <w:t>?</w:t>
        </w:r>
        <w:r w:rsidRPr="00F977DF">
          <w:rPr>
            <w:rStyle w:val="Hyperlink"/>
            <w:color w:val="auto"/>
            <w:sz w:val="28"/>
            <w:szCs w:val="28"/>
            <w:lang w:val="en-US"/>
          </w:rPr>
          <w:t>article</w:t>
        </w:r>
        <w:r w:rsidRPr="00F977DF">
          <w:rPr>
            <w:rStyle w:val="Hyperlink"/>
            <w:color w:val="auto"/>
            <w:sz w:val="28"/>
            <w:szCs w:val="28"/>
          </w:rPr>
          <w:t>=1090&amp;</w:t>
        </w:r>
        <w:r w:rsidRPr="00F977DF">
          <w:rPr>
            <w:rStyle w:val="Hyperlink"/>
            <w:color w:val="auto"/>
            <w:sz w:val="28"/>
            <w:szCs w:val="28"/>
            <w:lang w:val="en-US"/>
          </w:rPr>
          <w:t>context</w:t>
        </w:r>
        <w:r w:rsidRPr="00F977DF">
          <w:rPr>
            <w:rStyle w:val="Hyperlink"/>
            <w:color w:val="auto"/>
            <w:sz w:val="28"/>
            <w:szCs w:val="28"/>
          </w:rPr>
          <w:t>=</w:t>
        </w:r>
        <w:proofErr w:type="spellStart"/>
        <w:r w:rsidRPr="00F977DF">
          <w:rPr>
            <w:rStyle w:val="Hyperlink"/>
            <w:color w:val="auto"/>
            <w:sz w:val="28"/>
            <w:szCs w:val="28"/>
            <w:lang w:val="en-US"/>
          </w:rPr>
          <w:t>smallsat</w:t>
        </w:r>
        <w:proofErr w:type="spellEnd"/>
      </w:hyperlink>
      <w:r w:rsidRPr="00F977DF">
        <w:rPr>
          <w:rStyle w:val="relative"/>
          <w:sz w:val="28"/>
          <w:szCs w:val="28"/>
        </w:rPr>
        <w:t xml:space="preserve"> (дата обраще</w:t>
      </w:r>
      <w:r w:rsidRPr="00F977DF">
        <w:rPr>
          <w:rStyle w:val="relative"/>
          <w:sz w:val="28"/>
          <w:szCs w:val="28"/>
        </w:rPr>
        <w:softHyphen/>
        <w:t>ния: 22.05.2025)</w:t>
      </w:r>
    </w:p>
    <w:p w14:paraId="0C5FD0D3" w14:textId="77777777" w:rsidR="00EB0F20" w:rsidRPr="00F977DF" w:rsidRDefault="00EB0F20" w:rsidP="00EB0F20">
      <w:pPr>
        <w:pStyle w:val="NormalWeb"/>
        <w:spacing w:before="0" w:after="0" w:line="360" w:lineRule="auto"/>
        <w:ind w:firstLine="709"/>
        <w:jc w:val="both"/>
        <w:rPr>
          <w:rStyle w:val="relative"/>
          <w:sz w:val="28"/>
          <w:szCs w:val="28"/>
          <w:lang w:val="en-US"/>
        </w:rPr>
      </w:pPr>
      <w:r w:rsidRPr="00116127">
        <w:rPr>
          <w:rStyle w:val="Strong"/>
          <w:b w:val="0"/>
          <w:bCs w:val="0"/>
          <w:sz w:val="28"/>
          <w:szCs w:val="28"/>
          <w:lang w:val="en-US"/>
        </w:rPr>
        <w:lastRenderedPageBreak/>
        <w:t>9</w:t>
      </w:r>
      <w:r w:rsidRPr="00F977DF">
        <w:rPr>
          <w:rStyle w:val="Strong"/>
          <w:b w:val="0"/>
          <w:bCs w:val="0"/>
          <w:sz w:val="28"/>
          <w:szCs w:val="28"/>
          <w:lang w:val="en-US"/>
        </w:rPr>
        <w:t>.</w:t>
      </w:r>
      <w:r w:rsidRPr="00F977DF">
        <w:rPr>
          <w:b/>
          <w:bCs/>
          <w:sz w:val="28"/>
          <w:szCs w:val="28"/>
          <w:lang w:val="en-US"/>
        </w:rPr>
        <w:t xml:space="preserve"> </w:t>
      </w:r>
      <w:r w:rsidRPr="00F977DF">
        <w:rPr>
          <w:rStyle w:val="Strong"/>
          <w:b w:val="0"/>
          <w:bCs w:val="0"/>
          <w:sz w:val="28"/>
          <w:szCs w:val="28"/>
          <w:lang w:val="en-US"/>
        </w:rPr>
        <w:t>Blue Canyon Technologies.</w:t>
      </w:r>
      <w:r w:rsidRPr="00F977DF">
        <w:rPr>
          <w:rStyle w:val="relative"/>
          <w:sz w:val="28"/>
          <w:szCs w:val="28"/>
          <w:lang w:val="en-US"/>
        </w:rPr>
        <w:t xml:space="preserve"> Blue Canyon Technologies Enables LASP's CUTE CubeSat for Exoplanet Atmosphere Research [</w:t>
      </w:r>
      <w:r w:rsidRPr="00F977DF">
        <w:rPr>
          <w:rStyle w:val="relative"/>
          <w:sz w:val="28"/>
          <w:szCs w:val="28"/>
        </w:rPr>
        <w:t>Электронный</w:t>
      </w:r>
      <w:r w:rsidRPr="00F977DF">
        <w:rPr>
          <w:rStyle w:val="relative"/>
          <w:sz w:val="28"/>
          <w:szCs w:val="28"/>
          <w:lang w:val="en-US"/>
        </w:rPr>
        <w:t xml:space="preserve"> </w:t>
      </w:r>
      <w:r w:rsidRPr="00F977DF">
        <w:rPr>
          <w:rStyle w:val="relative"/>
          <w:sz w:val="28"/>
          <w:szCs w:val="28"/>
        </w:rPr>
        <w:t>ресурс</w:t>
      </w:r>
      <w:r w:rsidRPr="00F977DF">
        <w:rPr>
          <w:rStyle w:val="relative"/>
          <w:sz w:val="28"/>
          <w:szCs w:val="28"/>
          <w:lang w:val="en-US"/>
        </w:rPr>
        <w:t xml:space="preserve">]. — 2021. — URL: </w:t>
      </w:r>
      <w:hyperlink r:id="rId28" w:tgtFrame="_new" w:history="1">
        <w:r w:rsidRPr="00F977DF">
          <w:rPr>
            <w:rStyle w:val="Hyperlink"/>
            <w:color w:val="auto"/>
            <w:sz w:val="28"/>
            <w:szCs w:val="28"/>
            <w:lang w:val="en-US"/>
          </w:rPr>
          <w:t>https://www.bluecanyontech.com/news/blue-canyon-technologies-enables-lasps-cute-cubesat-for-exoplanet-atmosphere-research/</w:t>
        </w:r>
      </w:hyperlink>
      <w:r w:rsidRPr="00F977DF">
        <w:rPr>
          <w:rStyle w:val="relative"/>
          <w:sz w:val="28"/>
          <w:szCs w:val="28"/>
          <w:lang w:val="en-US"/>
        </w:rPr>
        <w:t xml:space="preserve"> (</w:t>
      </w:r>
      <w:r w:rsidRPr="00F977DF">
        <w:rPr>
          <w:rStyle w:val="relative"/>
          <w:sz w:val="28"/>
          <w:szCs w:val="28"/>
        </w:rPr>
        <w:t>дата</w:t>
      </w:r>
      <w:r w:rsidRPr="00F977DF">
        <w:rPr>
          <w:rStyle w:val="relative"/>
          <w:sz w:val="28"/>
          <w:szCs w:val="28"/>
          <w:lang w:val="en-US"/>
        </w:rPr>
        <w:t xml:space="preserve"> </w:t>
      </w:r>
      <w:r w:rsidRPr="00F977DF">
        <w:rPr>
          <w:rStyle w:val="relative"/>
          <w:sz w:val="28"/>
          <w:szCs w:val="28"/>
        </w:rPr>
        <w:t>обращения</w:t>
      </w:r>
      <w:r w:rsidRPr="00F977DF">
        <w:rPr>
          <w:rStyle w:val="relative"/>
          <w:sz w:val="28"/>
          <w:szCs w:val="28"/>
          <w:lang w:val="en-US"/>
        </w:rPr>
        <w:t>: 22.05.2025).</w:t>
      </w:r>
    </w:p>
    <w:p w14:paraId="52DAF310" w14:textId="77777777" w:rsidR="00EB0F20" w:rsidRPr="00F977DF" w:rsidRDefault="00EB0F20" w:rsidP="00EB0F20">
      <w:pPr>
        <w:spacing w:line="360" w:lineRule="auto"/>
        <w:ind w:firstLine="709"/>
        <w:jc w:val="both"/>
        <w:rPr>
          <w:sz w:val="28"/>
          <w:szCs w:val="28"/>
        </w:rPr>
      </w:pPr>
      <w:r w:rsidRPr="00F977DF">
        <w:rPr>
          <w:rStyle w:val="relative"/>
          <w:sz w:val="28"/>
          <w:szCs w:val="28"/>
        </w:rPr>
        <w:t xml:space="preserve">10. </w:t>
      </w:r>
      <w:r w:rsidRPr="00F977DF">
        <w:rPr>
          <w:sz w:val="28"/>
          <w:szCs w:val="28"/>
        </w:rPr>
        <w:t xml:space="preserve">Каргу Л. И. Системы угловой стабилизации космических аппаратов. — </w:t>
      </w:r>
      <w:proofErr w:type="gramStart"/>
      <w:r w:rsidRPr="00F977DF">
        <w:rPr>
          <w:sz w:val="28"/>
          <w:szCs w:val="28"/>
        </w:rPr>
        <w:t>М. :</w:t>
      </w:r>
      <w:proofErr w:type="gramEnd"/>
      <w:r w:rsidRPr="00F977DF">
        <w:rPr>
          <w:sz w:val="28"/>
          <w:szCs w:val="28"/>
        </w:rPr>
        <w:t xml:space="preserve"> Машиностроение, 1973. — 176 с.</w:t>
      </w:r>
    </w:p>
    <w:p w14:paraId="34AB806F" w14:textId="77777777" w:rsidR="00EB0F20" w:rsidRPr="00F977DF" w:rsidRDefault="00EB0F20" w:rsidP="00EB0F20">
      <w:pPr>
        <w:spacing w:line="360" w:lineRule="auto"/>
        <w:ind w:firstLine="709"/>
        <w:jc w:val="both"/>
        <w:rPr>
          <w:sz w:val="28"/>
          <w:szCs w:val="28"/>
        </w:rPr>
      </w:pPr>
      <w:r>
        <w:rPr>
          <w:sz w:val="28"/>
          <w:szCs w:val="28"/>
        </w:rPr>
        <w:t xml:space="preserve">11. </w:t>
      </w:r>
      <w:proofErr w:type="spellStart"/>
      <w:r w:rsidRPr="005E4FD6">
        <w:rPr>
          <w:sz w:val="28"/>
          <w:szCs w:val="28"/>
        </w:rPr>
        <w:t>Нуруллин</w:t>
      </w:r>
      <w:proofErr w:type="spellEnd"/>
      <w:r w:rsidRPr="005E4FD6">
        <w:rPr>
          <w:sz w:val="28"/>
          <w:szCs w:val="28"/>
        </w:rPr>
        <w:t xml:space="preserve"> Р. Ю. ПИД-регулятор. Корректирующие фильтры (устройства) в системах автоматического регулирования / Р. Ю. </w:t>
      </w:r>
      <w:proofErr w:type="spellStart"/>
      <w:r w:rsidRPr="005E4FD6">
        <w:rPr>
          <w:sz w:val="28"/>
          <w:szCs w:val="28"/>
        </w:rPr>
        <w:t>Нуруллин</w:t>
      </w:r>
      <w:proofErr w:type="spellEnd"/>
      <w:r w:rsidRPr="005E4FD6">
        <w:rPr>
          <w:sz w:val="28"/>
          <w:szCs w:val="28"/>
        </w:rPr>
        <w:t xml:space="preserve"> // Наука, образование и культура. – 2023. – № 1. – С. 23–27</w:t>
      </w:r>
    </w:p>
    <w:p w14:paraId="326AF113" w14:textId="77777777" w:rsidR="00EB0F20" w:rsidRPr="005E4FD6" w:rsidRDefault="00EB0F20" w:rsidP="00EB0F20">
      <w:pPr>
        <w:spacing w:after="100" w:afterAutospacing="1" w:line="360" w:lineRule="auto"/>
        <w:ind w:firstLine="709"/>
        <w:jc w:val="both"/>
        <w:rPr>
          <w:sz w:val="28"/>
          <w:szCs w:val="28"/>
        </w:rPr>
      </w:pPr>
      <w:r>
        <w:rPr>
          <w:sz w:val="28"/>
          <w:szCs w:val="28"/>
        </w:rPr>
        <w:t xml:space="preserve">12. </w:t>
      </w:r>
      <w:proofErr w:type="spellStart"/>
      <w:r w:rsidRPr="00F977DF">
        <w:rPr>
          <w:sz w:val="28"/>
          <w:szCs w:val="28"/>
        </w:rPr>
        <w:t>Шпекторов</w:t>
      </w:r>
      <w:proofErr w:type="spellEnd"/>
      <w:r w:rsidRPr="00F977DF">
        <w:rPr>
          <w:sz w:val="28"/>
          <w:szCs w:val="28"/>
        </w:rPr>
        <w:t xml:space="preserve"> А. Г., Фам В. Т. Анализ применения микромеханических измерительных систем для задач управления морскими подвижными объектами // Известия </w:t>
      </w:r>
      <w:proofErr w:type="spellStart"/>
      <w:r w:rsidRPr="00F977DF">
        <w:rPr>
          <w:sz w:val="28"/>
          <w:szCs w:val="28"/>
        </w:rPr>
        <w:t>СПбГЭТУ</w:t>
      </w:r>
      <w:proofErr w:type="spellEnd"/>
      <w:r w:rsidRPr="00F977DF">
        <w:rPr>
          <w:sz w:val="28"/>
          <w:szCs w:val="28"/>
        </w:rPr>
        <w:t xml:space="preserve"> «ЛЭТИ». – 2017. – № 5. – С. 16–20</w:t>
      </w:r>
    </w:p>
    <w:p w14:paraId="4BAF3C12" w14:textId="77777777" w:rsidR="00EB0F20" w:rsidRPr="00116127" w:rsidRDefault="00EB0F20" w:rsidP="00EB0F20">
      <w:pPr>
        <w:shd w:val="clear" w:color="auto" w:fill="FFFFFF"/>
        <w:spacing w:before="100" w:beforeAutospacing="1" w:after="100" w:afterAutospacing="1" w:line="360" w:lineRule="auto"/>
        <w:jc w:val="both"/>
        <w:rPr>
          <w:rFonts w:eastAsia="Noto-Sans"/>
          <w:sz w:val="28"/>
          <w:szCs w:val="28"/>
        </w:rPr>
      </w:pPr>
    </w:p>
    <w:p w14:paraId="47D7C19D" w14:textId="1EF4F4E9" w:rsidR="00E7090B" w:rsidRDefault="00E7090B" w:rsidP="00EB0F20">
      <w:pPr>
        <w:shd w:val="clear" w:color="auto" w:fill="FFFFFF"/>
        <w:spacing w:before="100" w:beforeAutospacing="1" w:after="100" w:afterAutospacing="1" w:line="360" w:lineRule="auto"/>
        <w:jc w:val="both"/>
        <w:rPr>
          <w:rFonts w:eastAsia="Noto-Sans"/>
          <w:sz w:val="28"/>
          <w:szCs w:val="28"/>
        </w:rPr>
      </w:pPr>
    </w:p>
    <w:p w14:paraId="366451B5" w14:textId="419F5609" w:rsidR="00015B28" w:rsidRDefault="00015B28" w:rsidP="00EB0F20">
      <w:pPr>
        <w:shd w:val="clear" w:color="auto" w:fill="FFFFFF"/>
        <w:spacing w:before="100" w:beforeAutospacing="1" w:after="100" w:afterAutospacing="1" w:line="360" w:lineRule="auto"/>
        <w:jc w:val="both"/>
        <w:rPr>
          <w:rFonts w:eastAsia="Noto-Sans"/>
          <w:sz w:val="28"/>
          <w:szCs w:val="28"/>
        </w:rPr>
      </w:pPr>
    </w:p>
    <w:p w14:paraId="18B46379" w14:textId="5B58E861" w:rsidR="00015B28" w:rsidRDefault="00015B28" w:rsidP="00EB0F20">
      <w:pPr>
        <w:shd w:val="clear" w:color="auto" w:fill="FFFFFF"/>
        <w:spacing w:before="100" w:beforeAutospacing="1" w:after="100" w:afterAutospacing="1" w:line="360" w:lineRule="auto"/>
        <w:jc w:val="both"/>
        <w:rPr>
          <w:rFonts w:eastAsia="Noto-Sans"/>
          <w:sz w:val="28"/>
          <w:szCs w:val="28"/>
        </w:rPr>
      </w:pPr>
    </w:p>
    <w:p w14:paraId="7CD7BFC1" w14:textId="7BE44C3D" w:rsidR="00015B28" w:rsidRDefault="00015B28" w:rsidP="00EB0F20">
      <w:pPr>
        <w:shd w:val="clear" w:color="auto" w:fill="FFFFFF"/>
        <w:spacing w:before="100" w:beforeAutospacing="1" w:after="100" w:afterAutospacing="1" w:line="360" w:lineRule="auto"/>
        <w:jc w:val="both"/>
        <w:rPr>
          <w:rFonts w:eastAsia="Noto-Sans"/>
          <w:sz w:val="28"/>
          <w:szCs w:val="28"/>
        </w:rPr>
      </w:pPr>
    </w:p>
    <w:p w14:paraId="004DCD8E" w14:textId="43D36AC5" w:rsidR="00015B28" w:rsidRDefault="00015B28" w:rsidP="00EB0F20">
      <w:pPr>
        <w:shd w:val="clear" w:color="auto" w:fill="FFFFFF"/>
        <w:spacing w:before="100" w:beforeAutospacing="1" w:after="100" w:afterAutospacing="1" w:line="360" w:lineRule="auto"/>
        <w:jc w:val="both"/>
        <w:rPr>
          <w:rFonts w:eastAsia="Noto-Sans"/>
          <w:sz w:val="28"/>
          <w:szCs w:val="28"/>
        </w:rPr>
      </w:pPr>
    </w:p>
    <w:p w14:paraId="20B3EB86" w14:textId="315F4162" w:rsidR="00015B28" w:rsidRDefault="00015B28" w:rsidP="00EB0F20">
      <w:pPr>
        <w:shd w:val="clear" w:color="auto" w:fill="FFFFFF"/>
        <w:spacing w:before="100" w:beforeAutospacing="1" w:after="100" w:afterAutospacing="1" w:line="360" w:lineRule="auto"/>
        <w:jc w:val="both"/>
        <w:rPr>
          <w:rFonts w:eastAsia="Noto-Sans"/>
          <w:sz w:val="28"/>
          <w:szCs w:val="28"/>
        </w:rPr>
      </w:pPr>
    </w:p>
    <w:p w14:paraId="2E5C0DF1" w14:textId="1C8F9904" w:rsidR="00015B28" w:rsidRDefault="00015B28" w:rsidP="00EB0F20">
      <w:pPr>
        <w:shd w:val="clear" w:color="auto" w:fill="FFFFFF"/>
        <w:spacing w:before="100" w:beforeAutospacing="1" w:after="100" w:afterAutospacing="1" w:line="360" w:lineRule="auto"/>
        <w:jc w:val="both"/>
        <w:rPr>
          <w:rFonts w:eastAsia="Noto-Sans"/>
          <w:sz w:val="28"/>
          <w:szCs w:val="28"/>
        </w:rPr>
      </w:pPr>
    </w:p>
    <w:p w14:paraId="4BEDE659" w14:textId="00AAD182" w:rsidR="00015B28" w:rsidRDefault="00015B28" w:rsidP="00EB0F20">
      <w:pPr>
        <w:shd w:val="clear" w:color="auto" w:fill="FFFFFF"/>
        <w:spacing w:before="100" w:beforeAutospacing="1" w:after="100" w:afterAutospacing="1" w:line="360" w:lineRule="auto"/>
        <w:jc w:val="both"/>
        <w:rPr>
          <w:rFonts w:eastAsia="Noto-Sans"/>
          <w:sz w:val="28"/>
          <w:szCs w:val="28"/>
        </w:rPr>
      </w:pPr>
    </w:p>
    <w:p w14:paraId="5F423246" w14:textId="4AEE6B9F" w:rsidR="00015B28" w:rsidRPr="00EB0F20" w:rsidRDefault="00015B28" w:rsidP="00EB0F20">
      <w:pPr>
        <w:shd w:val="clear" w:color="auto" w:fill="FFFFFF"/>
        <w:spacing w:before="100" w:beforeAutospacing="1" w:after="100" w:afterAutospacing="1" w:line="360" w:lineRule="auto"/>
        <w:jc w:val="both"/>
        <w:rPr>
          <w:rFonts w:eastAsia="Noto-Sans"/>
          <w:sz w:val="28"/>
          <w:szCs w:val="28"/>
        </w:rPr>
      </w:pPr>
    </w:p>
    <w:sectPr w:rsidR="00015B28" w:rsidRPr="00EB0F20" w:rsidSect="00A06215">
      <w:footerReference w:type="even" r:id="rId29"/>
      <w:footerReference w:type="default" r:id="rId30"/>
      <w:footerReference w:type="first" r:id="rId31"/>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Илья Белан" w:date="2025-05-23T13:51:00Z" w:initials="ИБ">
    <w:p w14:paraId="6D342715" w14:textId="5D02778A" w:rsidR="00766131" w:rsidRDefault="00766131">
      <w:pPr>
        <w:pStyle w:val="CommentText"/>
      </w:pPr>
      <w:r>
        <w:rPr>
          <w:rStyle w:val="CommentReference"/>
        </w:rPr>
        <w:annotationRef/>
      </w:r>
      <w:r>
        <w:t>Все греческие буквы должны быть прямыми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42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DAFBD9" w16cex:dateUtc="2025-05-23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42715" w16cid:durableId="2BDAFB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1770A" w14:textId="77777777" w:rsidR="001E69D0" w:rsidRDefault="001E69D0">
      <w:r>
        <w:separator/>
      </w:r>
    </w:p>
  </w:endnote>
  <w:endnote w:type="continuationSeparator" w:id="0">
    <w:p w14:paraId="1F854CD7" w14:textId="77777777" w:rsidR="001E69D0" w:rsidRDefault="001E6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oto-Sans">
    <w:altName w:val="Yu Gothic"/>
    <w:panose1 w:val="00000000000000000000"/>
    <w:charset w:val="80"/>
    <w:family w:val="auto"/>
    <w:notTrueType/>
    <w:pitch w:val="default"/>
    <w:sig w:usb0="00000201" w:usb1="08070000" w:usb2="00000010" w:usb3="00000000" w:csb0="0002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A1CA" w14:textId="77777777" w:rsidR="00D14F4A" w:rsidRDefault="00D14F4A" w:rsidP="008D3E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2D409C39" w14:textId="77777777" w:rsidR="00D14F4A" w:rsidRDefault="00D14F4A" w:rsidP="009D45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544483"/>
      <w:docPartObj>
        <w:docPartGallery w:val="Page Numbers (Bottom of Page)"/>
        <w:docPartUnique/>
      </w:docPartObj>
    </w:sdtPr>
    <w:sdtEndPr/>
    <w:sdtContent>
      <w:p w14:paraId="62CCE5A9" w14:textId="59D18495" w:rsidR="00A06215" w:rsidRDefault="00A06215">
        <w:pPr>
          <w:pStyle w:val="Footer"/>
          <w:jc w:val="center"/>
        </w:pPr>
        <w:r>
          <w:fldChar w:fldCharType="begin"/>
        </w:r>
        <w:r>
          <w:instrText>PAGE   \* MERGEFORMAT</w:instrText>
        </w:r>
        <w:r>
          <w:fldChar w:fldCharType="separate"/>
        </w:r>
        <w:r>
          <w:rPr>
            <w:lang w:val="ru-RU"/>
          </w:rPr>
          <w:t>2</w:t>
        </w:r>
        <w:r>
          <w:fldChar w:fldCharType="end"/>
        </w:r>
      </w:p>
    </w:sdtContent>
  </w:sdt>
  <w:p w14:paraId="2177D0B7" w14:textId="77777777" w:rsidR="00D14F4A" w:rsidRDefault="00D14F4A" w:rsidP="009D456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71C6" w14:textId="77777777" w:rsidR="00E856FA" w:rsidRDefault="00E856FA">
    <w:pPr>
      <w:pStyle w:val="Footer"/>
      <w:jc w:val="center"/>
    </w:pPr>
  </w:p>
  <w:p w14:paraId="2BAD99D0" w14:textId="77777777" w:rsidR="00E856FA" w:rsidRDefault="00E85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760D3" w14:textId="77777777" w:rsidR="001E69D0" w:rsidRDefault="001E69D0">
      <w:r>
        <w:separator/>
      </w:r>
    </w:p>
  </w:footnote>
  <w:footnote w:type="continuationSeparator" w:id="0">
    <w:p w14:paraId="2A49DF3C" w14:textId="77777777" w:rsidR="001E69D0" w:rsidRDefault="001E69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CEC"/>
    <w:multiLevelType w:val="hybridMultilevel"/>
    <w:tmpl w:val="746E306A"/>
    <w:lvl w:ilvl="0" w:tplc="01742594">
      <w:start w:val="1"/>
      <w:numFmt w:val="decimal"/>
      <w:pStyle w:val="Heading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D564F7"/>
    <w:multiLevelType w:val="hybridMultilevel"/>
    <w:tmpl w:val="79C6077E"/>
    <w:lvl w:ilvl="0" w:tplc="027A5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E57E2D"/>
    <w:multiLevelType w:val="hybridMultilevel"/>
    <w:tmpl w:val="C706A7A4"/>
    <w:lvl w:ilvl="0" w:tplc="A906CADC">
      <w:start w:val="1"/>
      <w:numFmt w:val="bullet"/>
      <w:lvlText w:val=""/>
      <w:lvlJc w:val="left"/>
      <w:pPr>
        <w:tabs>
          <w:tab w:val="num" w:pos="567"/>
        </w:tabs>
        <w:ind w:left="567" w:hanging="360"/>
      </w:pPr>
      <w:rPr>
        <w:rFonts w:ascii="Symbol" w:hAnsi="Symbol" w:hint="default"/>
        <w:color w:val="auto"/>
      </w:rPr>
    </w:lvl>
    <w:lvl w:ilvl="1" w:tplc="04190003" w:tentative="1">
      <w:start w:val="1"/>
      <w:numFmt w:val="bullet"/>
      <w:lvlText w:val="o"/>
      <w:lvlJc w:val="left"/>
      <w:pPr>
        <w:tabs>
          <w:tab w:val="num" w:pos="2214"/>
        </w:tabs>
        <w:ind w:left="2214" w:hanging="360"/>
      </w:pPr>
      <w:rPr>
        <w:rFonts w:ascii="Courier New" w:hAnsi="Courier New" w:cs="Courier New" w:hint="default"/>
      </w:rPr>
    </w:lvl>
    <w:lvl w:ilvl="2" w:tplc="04190005" w:tentative="1">
      <w:start w:val="1"/>
      <w:numFmt w:val="bullet"/>
      <w:lvlText w:val=""/>
      <w:lvlJc w:val="left"/>
      <w:pPr>
        <w:tabs>
          <w:tab w:val="num" w:pos="2934"/>
        </w:tabs>
        <w:ind w:left="2934" w:hanging="360"/>
      </w:pPr>
      <w:rPr>
        <w:rFonts w:ascii="Wingdings" w:hAnsi="Wingdings" w:hint="default"/>
      </w:rPr>
    </w:lvl>
    <w:lvl w:ilvl="3" w:tplc="04190001" w:tentative="1">
      <w:start w:val="1"/>
      <w:numFmt w:val="bullet"/>
      <w:lvlText w:val=""/>
      <w:lvlJc w:val="left"/>
      <w:pPr>
        <w:tabs>
          <w:tab w:val="num" w:pos="3654"/>
        </w:tabs>
        <w:ind w:left="3654" w:hanging="360"/>
      </w:pPr>
      <w:rPr>
        <w:rFonts w:ascii="Symbol" w:hAnsi="Symbol" w:hint="default"/>
      </w:rPr>
    </w:lvl>
    <w:lvl w:ilvl="4" w:tplc="04190003" w:tentative="1">
      <w:start w:val="1"/>
      <w:numFmt w:val="bullet"/>
      <w:lvlText w:val="o"/>
      <w:lvlJc w:val="left"/>
      <w:pPr>
        <w:tabs>
          <w:tab w:val="num" w:pos="4374"/>
        </w:tabs>
        <w:ind w:left="4374" w:hanging="360"/>
      </w:pPr>
      <w:rPr>
        <w:rFonts w:ascii="Courier New" w:hAnsi="Courier New" w:cs="Courier New" w:hint="default"/>
      </w:rPr>
    </w:lvl>
    <w:lvl w:ilvl="5" w:tplc="04190005" w:tentative="1">
      <w:start w:val="1"/>
      <w:numFmt w:val="bullet"/>
      <w:lvlText w:val=""/>
      <w:lvlJc w:val="left"/>
      <w:pPr>
        <w:tabs>
          <w:tab w:val="num" w:pos="5094"/>
        </w:tabs>
        <w:ind w:left="5094" w:hanging="360"/>
      </w:pPr>
      <w:rPr>
        <w:rFonts w:ascii="Wingdings" w:hAnsi="Wingdings" w:hint="default"/>
      </w:rPr>
    </w:lvl>
    <w:lvl w:ilvl="6" w:tplc="04190001" w:tentative="1">
      <w:start w:val="1"/>
      <w:numFmt w:val="bullet"/>
      <w:lvlText w:val=""/>
      <w:lvlJc w:val="left"/>
      <w:pPr>
        <w:tabs>
          <w:tab w:val="num" w:pos="5814"/>
        </w:tabs>
        <w:ind w:left="5814" w:hanging="360"/>
      </w:pPr>
      <w:rPr>
        <w:rFonts w:ascii="Symbol" w:hAnsi="Symbol" w:hint="default"/>
      </w:rPr>
    </w:lvl>
    <w:lvl w:ilvl="7" w:tplc="04190003" w:tentative="1">
      <w:start w:val="1"/>
      <w:numFmt w:val="bullet"/>
      <w:lvlText w:val="o"/>
      <w:lvlJc w:val="left"/>
      <w:pPr>
        <w:tabs>
          <w:tab w:val="num" w:pos="6534"/>
        </w:tabs>
        <w:ind w:left="6534" w:hanging="360"/>
      </w:pPr>
      <w:rPr>
        <w:rFonts w:ascii="Courier New" w:hAnsi="Courier New" w:cs="Courier New" w:hint="default"/>
      </w:rPr>
    </w:lvl>
    <w:lvl w:ilvl="8" w:tplc="04190005" w:tentative="1">
      <w:start w:val="1"/>
      <w:numFmt w:val="bullet"/>
      <w:lvlText w:val=""/>
      <w:lvlJc w:val="left"/>
      <w:pPr>
        <w:tabs>
          <w:tab w:val="num" w:pos="7254"/>
        </w:tabs>
        <w:ind w:left="7254" w:hanging="360"/>
      </w:pPr>
      <w:rPr>
        <w:rFonts w:ascii="Wingdings" w:hAnsi="Wingdings" w:hint="default"/>
      </w:rPr>
    </w:lvl>
  </w:abstractNum>
  <w:abstractNum w:abstractNumId="3" w15:restartNumberingAfterBreak="0">
    <w:nsid w:val="0C9151A5"/>
    <w:multiLevelType w:val="hybridMultilevel"/>
    <w:tmpl w:val="C4BE6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123310"/>
    <w:multiLevelType w:val="multilevel"/>
    <w:tmpl w:val="327E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32FD3"/>
    <w:multiLevelType w:val="hybridMultilevel"/>
    <w:tmpl w:val="CEAC4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016211"/>
    <w:multiLevelType w:val="hybridMultilevel"/>
    <w:tmpl w:val="03926C9A"/>
    <w:lvl w:ilvl="0" w:tplc="835AA98E">
      <w:start w:val="1"/>
      <w:numFmt w:val="decimal"/>
      <w:pStyle w:val="13"/>
      <w:lvlText w:val="3.%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A765D58"/>
    <w:multiLevelType w:val="hybridMultilevel"/>
    <w:tmpl w:val="849E46A6"/>
    <w:lvl w:ilvl="0" w:tplc="000C460A">
      <w:start w:val="1"/>
      <w:numFmt w:val="decimal"/>
      <w:pStyle w:val="21"/>
      <w:lvlText w:val="1.%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2C6725"/>
    <w:multiLevelType w:val="multilevel"/>
    <w:tmpl w:val="7CCAC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82774C"/>
    <w:multiLevelType w:val="multilevel"/>
    <w:tmpl w:val="C0BECCE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789"/>
        </w:tabs>
        <w:ind w:left="1789" w:hanging="1080"/>
      </w:pPr>
      <w:rPr>
        <w:rFonts w:hint="default"/>
      </w:rPr>
    </w:lvl>
    <w:lvl w:ilvl="2">
      <w:start w:val="1"/>
      <w:numFmt w:val="decimal"/>
      <w:lvlText w:val="%1.%2.%3"/>
      <w:lvlJc w:val="left"/>
      <w:pPr>
        <w:tabs>
          <w:tab w:val="num" w:pos="2498"/>
        </w:tabs>
        <w:ind w:left="2498" w:hanging="108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625"/>
        </w:tabs>
        <w:ind w:left="4625" w:hanging="108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403"/>
        </w:tabs>
        <w:ind w:left="6403" w:hanging="1440"/>
      </w:pPr>
      <w:rPr>
        <w:rFonts w:hint="default"/>
      </w:rPr>
    </w:lvl>
    <w:lvl w:ilvl="8">
      <w:start w:val="1"/>
      <w:numFmt w:val="decimal"/>
      <w:lvlText w:val="%1.%2.%3.%4.%5.%6.%7.%8.%9"/>
      <w:lvlJc w:val="left"/>
      <w:pPr>
        <w:tabs>
          <w:tab w:val="num" w:pos="7472"/>
        </w:tabs>
        <w:ind w:left="7472" w:hanging="1800"/>
      </w:pPr>
      <w:rPr>
        <w:rFonts w:hint="default"/>
      </w:rPr>
    </w:lvl>
  </w:abstractNum>
  <w:abstractNum w:abstractNumId="11" w15:restartNumberingAfterBreak="0">
    <w:nsid w:val="20046663"/>
    <w:multiLevelType w:val="hybridMultilevel"/>
    <w:tmpl w:val="70D4052C"/>
    <w:lvl w:ilvl="0" w:tplc="506CA696">
      <w:start w:val="1"/>
      <w:numFmt w:val="decimal"/>
      <w:pStyle w:val="12"/>
      <w:lvlText w:val="2.%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22E6962"/>
    <w:multiLevelType w:val="hybridMultilevel"/>
    <w:tmpl w:val="6F5ED0D8"/>
    <w:lvl w:ilvl="0" w:tplc="8878C96E">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8C1138"/>
    <w:multiLevelType w:val="hybridMultilevel"/>
    <w:tmpl w:val="87926EBA"/>
    <w:lvl w:ilvl="0" w:tplc="90DCF382">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14" w15:restartNumberingAfterBreak="0">
    <w:nsid w:val="265E30E3"/>
    <w:multiLevelType w:val="multilevel"/>
    <w:tmpl w:val="7CBE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C3FE0"/>
    <w:multiLevelType w:val="hybridMultilevel"/>
    <w:tmpl w:val="52D62F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A415B4"/>
    <w:multiLevelType w:val="multilevel"/>
    <w:tmpl w:val="80BE8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61166"/>
    <w:multiLevelType w:val="multilevel"/>
    <w:tmpl w:val="5D18CB80"/>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8" w15:restartNumberingAfterBreak="0">
    <w:nsid w:val="2C380B33"/>
    <w:multiLevelType w:val="hybridMultilevel"/>
    <w:tmpl w:val="B90ED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EC2059A"/>
    <w:multiLevelType w:val="hybridMultilevel"/>
    <w:tmpl w:val="4394F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32978AC"/>
    <w:multiLevelType w:val="hybridMultilevel"/>
    <w:tmpl w:val="6DBA0972"/>
    <w:lvl w:ilvl="0" w:tplc="04190001">
      <w:start w:val="1"/>
      <w:numFmt w:val="bullet"/>
      <w:lvlText w:val=""/>
      <w:lvlJc w:val="left"/>
      <w:pPr>
        <w:ind w:left="1429" w:hanging="360"/>
      </w:pPr>
      <w:rPr>
        <w:rFonts w:ascii="Symbol" w:hAnsi="Symbol" w:hint="default"/>
      </w:rPr>
    </w:lvl>
    <w:lvl w:ilvl="1" w:tplc="C37E4DF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22" w15:restartNumberingAfterBreak="0">
    <w:nsid w:val="39937A8B"/>
    <w:multiLevelType w:val="multilevel"/>
    <w:tmpl w:val="22F2F6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66E87"/>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F0766"/>
    <w:multiLevelType w:val="hybridMultilevel"/>
    <w:tmpl w:val="631CAA72"/>
    <w:lvl w:ilvl="0" w:tplc="04190001">
      <w:start w:val="1"/>
      <w:numFmt w:val="bullet"/>
      <w:lvlText w:val=""/>
      <w:lvlJc w:val="left"/>
      <w:pPr>
        <w:ind w:left="1429" w:hanging="360"/>
      </w:pPr>
      <w:rPr>
        <w:rFonts w:ascii="Symbol" w:hAnsi="Symbol" w:hint="default"/>
      </w:rPr>
    </w:lvl>
    <w:lvl w:ilvl="1" w:tplc="67743800">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3222E9B"/>
    <w:multiLevelType w:val="multilevel"/>
    <w:tmpl w:val="5568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8E3DFE"/>
    <w:multiLevelType w:val="multilevel"/>
    <w:tmpl w:val="D1287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187D46"/>
    <w:multiLevelType w:val="hybridMultilevel"/>
    <w:tmpl w:val="765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66351B"/>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5744D"/>
    <w:multiLevelType w:val="hybridMultilevel"/>
    <w:tmpl w:val="2FA89E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72725D"/>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105752"/>
    <w:multiLevelType w:val="hybridMultilevel"/>
    <w:tmpl w:val="6F101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5E2747A"/>
    <w:multiLevelType w:val="multilevel"/>
    <w:tmpl w:val="6EB2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4B771D"/>
    <w:multiLevelType w:val="hybridMultilevel"/>
    <w:tmpl w:val="5554F788"/>
    <w:lvl w:ilvl="0" w:tplc="CD14208E">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34" w15:restartNumberingAfterBreak="0">
    <w:nsid w:val="62A470B5"/>
    <w:multiLevelType w:val="multilevel"/>
    <w:tmpl w:val="4254135E"/>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341C75"/>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B737D4"/>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AE24BB"/>
    <w:multiLevelType w:val="hybridMultilevel"/>
    <w:tmpl w:val="395A8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9872115"/>
    <w:multiLevelType w:val="multilevel"/>
    <w:tmpl w:val="3A263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17569"/>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4C6655"/>
    <w:multiLevelType w:val="multilevel"/>
    <w:tmpl w:val="414C8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AF4C26"/>
    <w:multiLevelType w:val="multilevel"/>
    <w:tmpl w:val="453C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907AD"/>
    <w:multiLevelType w:val="hybridMultilevel"/>
    <w:tmpl w:val="68D6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4F239F0"/>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4517CF"/>
    <w:multiLevelType w:val="multilevel"/>
    <w:tmpl w:val="CCF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CF4086"/>
    <w:multiLevelType w:val="hybridMultilevel"/>
    <w:tmpl w:val="0ACC6E64"/>
    <w:lvl w:ilvl="0" w:tplc="9230C87C">
      <w:start w:val="1"/>
      <w:numFmt w:val="decimal"/>
      <w:pStyle w:val="14"/>
      <w:lvlText w:val="4.%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24"/>
  </w:num>
  <w:num w:numId="3">
    <w:abstractNumId w:val="18"/>
  </w:num>
  <w:num w:numId="4">
    <w:abstractNumId w:val="42"/>
  </w:num>
  <w:num w:numId="5">
    <w:abstractNumId w:val="21"/>
  </w:num>
  <w:num w:numId="6">
    <w:abstractNumId w:val="19"/>
  </w:num>
  <w:num w:numId="7">
    <w:abstractNumId w:val="4"/>
  </w:num>
  <w:num w:numId="8">
    <w:abstractNumId w:val="27"/>
  </w:num>
  <w:num w:numId="9">
    <w:abstractNumId w:val="2"/>
  </w:num>
  <w:num w:numId="10">
    <w:abstractNumId w:val="6"/>
  </w:num>
  <w:num w:numId="11">
    <w:abstractNumId w:val="20"/>
  </w:num>
  <w:num w:numId="12">
    <w:abstractNumId w:val="1"/>
  </w:num>
  <w:num w:numId="13">
    <w:abstractNumId w:val="3"/>
  </w:num>
  <w:num w:numId="14">
    <w:abstractNumId w:val="33"/>
  </w:num>
  <w:num w:numId="15">
    <w:abstractNumId w:val="13"/>
  </w:num>
  <w:num w:numId="16">
    <w:abstractNumId w:val="34"/>
  </w:num>
  <w:num w:numId="17">
    <w:abstractNumId w:val="31"/>
  </w:num>
  <w:num w:numId="18">
    <w:abstractNumId w:val="5"/>
  </w:num>
  <w:num w:numId="19">
    <w:abstractNumId w:val="9"/>
  </w:num>
  <w:num w:numId="20">
    <w:abstractNumId w:val="35"/>
  </w:num>
  <w:num w:numId="21">
    <w:abstractNumId w:val="26"/>
  </w:num>
  <w:num w:numId="22">
    <w:abstractNumId w:val="32"/>
  </w:num>
  <w:num w:numId="23">
    <w:abstractNumId w:val="37"/>
  </w:num>
  <w:num w:numId="24">
    <w:abstractNumId w:val="12"/>
  </w:num>
  <w:num w:numId="25">
    <w:abstractNumId w:val="14"/>
  </w:num>
  <w:num w:numId="26">
    <w:abstractNumId w:val="41"/>
  </w:num>
  <w:num w:numId="27">
    <w:abstractNumId w:val="23"/>
  </w:num>
  <w:num w:numId="28">
    <w:abstractNumId w:val="39"/>
  </w:num>
  <w:num w:numId="29">
    <w:abstractNumId w:val="29"/>
  </w:num>
  <w:num w:numId="30">
    <w:abstractNumId w:val="15"/>
  </w:num>
  <w:num w:numId="31">
    <w:abstractNumId w:val="28"/>
  </w:num>
  <w:num w:numId="32">
    <w:abstractNumId w:val="38"/>
  </w:num>
  <w:num w:numId="33">
    <w:abstractNumId w:val="22"/>
  </w:num>
  <w:num w:numId="34">
    <w:abstractNumId w:val="36"/>
  </w:num>
  <w:num w:numId="35">
    <w:abstractNumId w:val="43"/>
  </w:num>
  <w:num w:numId="36">
    <w:abstractNumId w:val="30"/>
  </w:num>
  <w:num w:numId="37">
    <w:abstractNumId w:val="44"/>
  </w:num>
  <w:num w:numId="38">
    <w:abstractNumId w:val="25"/>
  </w:num>
  <w:num w:numId="39">
    <w:abstractNumId w:val="40"/>
  </w:num>
  <w:num w:numId="40">
    <w:abstractNumId w:val="16"/>
  </w:num>
  <w:num w:numId="41">
    <w:abstractNumId w:val="17"/>
  </w:num>
  <w:num w:numId="42">
    <w:abstractNumId w:val="0"/>
  </w:num>
  <w:num w:numId="43">
    <w:abstractNumId w:val="8"/>
  </w:num>
  <w:num w:numId="44">
    <w:abstractNumId w:val="11"/>
  </w:num>
  <w:num w:numId="45">
    <w:abstractNumId w:val="7"/>
  </w:num>
  <w:num w:numId="46">
    <w:abstractNumId w:val="4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лья Белан">
    <w15:presenceInfo w15:providerId="Windows Live" w15:userId="0a43dfe40782f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02"/>
    <w:rsid w:val="00003EDE"/>
    <w:rsid w:val="00005FAD"/>
    <w:rsid w:val="00007CDD"/>
    <w:rsid w:val="00011D1B"/>
    <w:rsid w:val="00012097"/>
    <w:rsid w:val="00015B28"/>
    <w:rsid w:val="000230EB"/>
    <w:rsid w:val="0002339F"/>
    <w:rsid w:val="0002629C"/>
    <w:rsid w:val="00031C5E"/>
    <w:rsid w:val="00041BB0"/>
    <w:rsid w:val="0004358C"/>
    <w:rsid w:val="00051027"/>
    <w:rsid w:val="00060225"/>
    <w:rsid w:val="00061DC0"/>
    <w:rsid w:val="00071220"/>
    <w:rsid w:val="00081A59"/>
    <w:rsid w:val="0008271D"/>
    <w:rsid w:val="00083A89"/>
    <w:rsid w:val="00086526"/>
    <w:rsid w:val="00090398"/>
    <w:rsid w:val="00091B18"/>
    <w:rsid w:val="00095872"/>
    <w:rsid w:val="00096662"/>
    <w:rsid w:val="000A3705"/>
    <w:rsid w:val="000A4931"/>
    <w:rsid w:val="000A4ED0"/>
    <w:rsid w:val="000B70CB"/>
    <w:rsid w:val="000C2DB4"/>
    <w:rsid w:val="000E4A16"/>
    <w:rsid w:val="000E6D2B"/>
    <w:rsid w:val="000F402D"/>
    <w:rsid w:val="00100C1D"/>
    <w:rsid w:val="00103B01"/>
    <w:rsid w:val="00110981"/>
    <w:rsid w:val="00112B20"/>
    <w:rsid w:val="00116BDE"/>
    <w:rsid w:val="0014060B"/>
    <w:rsid w:val="0014338B"/>
    <w:rsid w:val="0014545F"/>
    <w:rsid w:val="001459CA"/>
    <w:rsid w:val="00151629"/>
    <w:rsid w:val="00151A9A"/>
    <w:rsid w:val="00154502"/>
    <w:rsid w:val="00156348"/>
    <w:rsid w:val="001659A4"/>
    <w:rsid w:val="00170D1E"/>
    <w:rsid w:val="00172FE0"/>
    <w:rsid w:val="001762F3"/>
    <w:rsid w:val="001815F1"/>
    <w:rsid w:val="0018237B"/>
    <w:rsid w:val="00186C79"/>
    <w:rsid w:val="00190A7B"/>
    <w:rsid w:val="00194893"/>
    <w:rsid w:val="001A08ED"/>
    <w:rsid w:val="001A34DB"/>
    <w:rsid w:val="001B1493"/>
    <w:rsid w:val="001B2477"/>
    <w:rsid w:val="001B3F3F"/>
    <w:rsid w:val="001B70CE"/>
    <w:rsid w:val="001C0E86"/>
    <w:rsid w:val="001C2A46"/>
    <w:rsid w:val="001C61E2"/>
    <w:rsid w:val="001C75A4"/>
    <w:rsid w:val="001D166D"/>
    <w:rsid w:val="001D7142"/>
    <w:rsid w:val="001E1945"/>
    <w:rsid w:val="001E24FD"/>
    <w:rsid w:val="001E251C"/>
    <w:rsid w:val="001E4B8D"/>
    <w:rsid w:val="001E5519"/>
    <w:rsid w:val="001E69D0"/>
    <w:rsid w:val="001F1A56"/>
    <w:rsid w:val="001F6309"/>
    <w:rsid w:val="001F6A14"/>
    <w:rsid w:val="002061B8"/>
    <w:rsid w:val="00210200"/>
    <w:rsid w:val="0021629F"/>
    <w:rsid w:val="00220158"/>
    <w:rsid w:val="002262AE"/>
    <w:rsid w:val="00230C3A"/>
    <w:rsid w:val="0023212D"/>
    <w:rsid w:val="00251D6E"/>
    <w:rsid w:val="00253B8B"/>
    <w:rsid w:val="00257BB0"/>
    <w:rsid w:val="0026542C"/>
    <w:rsid w:val="00271154"/>
    <w:rsid w:val="002721EB"/>
    <w:rsid w:val="00280CCE"/>
    <w:rsid w:val="0028168F"/>
    <w:rsid w:val="002861FD"/>
    <w:rsid w:val="0028687A"/>
    <w:rsid w:val="0029010E"/>
    <w:rsid w:val="00296877"/>
    <w:rsid w:val="002A50AA"/>
    <w:rsid w:val="002B10E6"/>
    <w:rsid w:val="002B4ECA"/>
    <w:rsid w:val="002D1DED"/>
    <w:rsid w:val="002D527E"/>
    <w:rsid w:val="002E3E65"/>
    <w:rsid w:val="002E5CF2"/>
    <w:rsid w:val="0030581C"/>
    <w:rsid w:val="00311F23"/>
    <w:rsid w:val="003225E1"/>
    <w:rsid w:val="00322683"/>
    <w:rsid w:val="00323051"/>
    <w:rsid w:val="00324833"/>
    <w:rsid w:val="003301DF"/>
    <w:rsid w:val="003419D4"/>
    <w:rsid w:val="0035154D"/>
    <w:rsid w:val="00357865"/>
    <w:rsid w:val="00361D9E"/>
    <w:rsid w:val="00362F12"/>
    <w:rsid w:val="003758E9"/>
    <w:rsid w:val="003807F9"/>
    <w:rsid w:val="00383283"/>
    <w:rsid w:val="00387515"/>
    <w:rsid w:val="0039361E"/>
    <w:rsid w:val="00397D1E"/>
    <w:rsid w:val="003A2E1F"/>
    <w:rsid w:val="003A4E59"/>
    <w:rsid w:val="003A4EE6"/>
    <w:rsid w:val="003A7EAB"/>
    <w:rsid w:val="003B38B2"/>
    <w:rsid w:val="003B63A3"/>
    <w:rsid w:val="003C0C8C"/>
    <w:rsid w:val="003C351A"/>
    <w:rsid w:val="003C66A8"/>
    <w:rsid w:val="003C7131"/>
    <w:rsid w:val="003D0195"/>
    <w:rsid w:val="003D2956"/>
    <w:rsid w:val="003E5812"/>
    <w:rsid w:val="003F02EC"/>
    <w:rsid w:val="003F22B8"/>
    <w:rsid w:val="00400DEB"/>
    <w:rsid w:val="0040279D"/>
    <w:rsid w:val="0041169A"/>
    <w:rsid w:val="004155A4"/>
    <w:rsid w:val="004167C3"/>
    <w:rsid w:val="0041735A"/>
    <w:rsid w:val="00420AF9"/>
    <w:rsid w:val="00421783"/>
    <w:rsid w:val="004219A6"/>
    <w:rsid w:val="00430CC8"/>
    <w:rsid w:val="00430DFA"/>
    <w:rsid w:val="0043183C"/>
    <w:rsid w:val="0043185E"/>
    <w:rsid w:val="00434433"/>
    <w:rsid w:val="00437FAE"/>
    <w:rsid w:val="00446516"/>
    <w:rsid w:val="00446BEF"/>
    <w:rsid w:val="00467E1F"/>
    <w:rsid w:val="00470547"/>
    <w:rsid w:val="0048616F"/>
    <w:rsid w:val="00487058"/>
    <w:rsid w:val="004874EB"/>
    <w:rsid w:val="0048795B"/>
    <w:rsid w:val="0049080C"/>
    <w:rsid w:val="00490E95"/>
    <w:rsid w:val="0049737A"/>
    <w:rsid w:val="004A0556"/>
    <w:rsid w:val="004A20E8"/>
    <w:rsid w:val="004B1767"/>
    <w:rsid w:val="004B1FB7"/>
    <w:rsid w:val="004B3DA8"/>
    <w:rsid w:val="004B7CFC"/>
    <w:rsid w:val="004C4613"/>
    <w:rsid w:val="004D32FB"/>
    <w:rsid w:val="004D41FF"/>
    <w:rsid w:val="004D5669"/>
    <w:rsid w:val="004E22F9"/>
    <w:rsid w:val="004F5580"/>
    <w:rsid w:val="00500141"/>
    <w:rsid w:val="005005CB"/>
    <w:rsid w:val="00513FC2"/>
    <w:rsid w:val="0051679F"/>
    <w:rsid w:val="00521863"/>
    <w:rsid w:val="005265E3"/>
    <w:rsid w:val="00526781"/>
    <w:rsid w:val="00527164"/>
    <w:rsid w:val="005274D5"/>
    <w:rsid w:val="005400E9"/>
    <w:rsid w:val="005469E2"/>
    <w:rsid w:val="0055561B"/>
    <w:rsid w:val="00560EB1"/>
    <w:rsid w:val="00564526"/>
    <w:rsid w:val="00567A36"/>
    <w:rsid w:val="005753AC"/>
    <w:rsid w:val="0058351E"/>
    <w:rsid w:val="005857DE"/>
    <w:rsid w:val="005A4D08"/>
    <w:rsid w:val="005A5010"/>
    <w:rsid w:val="005A79AA"/>
    <w:rsid w:val="005B43A1"/>
    <w:rsid w:val="005B7230"/>
    <w:rsid w:val="005B7A0B"/>
    <w:rsid w:val="005D0E1E"/>
    <w:rsid w:val="005D3E78"/>
    <w:rsid w:val="005D4BCE"/>
    <w:rsid w:val="005E3AF4"/>
    <w:rsid w:val="005E61DD"/>
    <w:rsid w:val="005F02D9"/>
    <w:rsid w:val="00603A97"/>
    <w:rsid w:val="00606572"/>
    <w:rsid w:val="00613E0D"/>
    <w:rsid w:val="00613E37"/>
    <w:rsid w:val="006162EA"/>
    <w:rsid w:val="00616D64"/>
    <w:rsid w:val="0061725C"/>
    <w:rsid w:val="00620E43"/>
    <w:rsid w:val="00621D02"/>
    <w:rsid w:val="00626A04"/>
    <w:rsid w:val="00632CCF"/>
    <w:rsid w:val="0063344C"/>
    <w:rsid w:val="00634E95"/>
    <w:rsid w:val="0063678F"/>
    <w:rsid w:val="00637A66"/>
    <w:rsid w:val="00646E37"/>
    <w:rsid w:val="006508E5"/>
    <w:rsid w:val="00651154"/>
    <w:rsid w:val="00651EC7"/>
    <w:rsid w:val="00652F18"/>
    <w:rsid w:val="006533DD"/>
    <w:rsid w:val="00656AA0"/>
    <w:rsid w:val="00660936"/>
    <w:rsid w:val="00661E5D"/>
    <w:rsid w:val="006635A6"/>
    <w:rsid w:val="00666871"/>
    <w:rsid w:val="00674274"/>
    <w:rsid w:val="00683F72"/>
    <w:rsid w:val="0069350C"/>
    <w:rsid w:val="00693D18"/>
    <w:rsid w:val="0069467B"/>
    <w:rsid w:val="00694901"/>
    <w:rsid w:val="0069702F"/>
    <w:rsid w:val="006A0457"/>
    <w:rsid w:val="006A4BC8"/>
    <w:rsid w:val="006A4BF1"/>
    <w:rsid w:val="006B2197"/>
    <w:rsid w:val="006B35F2"/>
    <w:rsid w:val="006B54CC"/>
    <w:rsid w:val="006C2E36"/>
    <w:rsid w:val="006D0533"/>
    <w:rsid w:val="006D4DFD"/>
    <w:rsid w:val="006D7A77"/>
    <w:rsid w:val="006E2E30"/>
    <w:rsid w:val="006E3EB5"/>
    <w:rsid w:val="006F1DC5"/>
    <w:rsid w:val="006F5062"/>
    <w:rsid w:val="006F6D33"/>
    <w:rsid w:val="0070194B"/>
    <w:rsid w:val="00704652"/>
    <w:rsid w:val="00707C59"/>
    <w:rsid w:val="007121CB"/>
    <w:rsid w:val="00713C95"/>
    <w:rsid w:val="0071712B"/>
    <w:rsid w:val="007178A0"/>
    <w:rsid w:val="0072395A"/>
    <w:rsid w:val="007312E1"/>
    <w:rsid w:val="007362E6"/>
    <w:rsid w:val="007377E6"/>
    <w:rsid w:val="00737B90"/>
    <w:rsid w:val="00752C19"/>
    <w:rsid w:val="007539CA"/>
    <w:rsid w:val="00755A91"/>
    <w:rsid w:val="00761477"/>
    <w:rsid w:val="00766131"/>
    <w:rsid w:val="0077652C"/>
    <w:rsid w:val="00782E7E"/>
    <w:rsid w:val="00782EE8"/>
    <w:rsid w:val="00785197"/>
    <w:rsid w:val="00787BCF"/>
    <w:rsid w:val="00795AC5"/>
    <w:rsid w:val="007A480D"/>
    <w:rsid w:val="007A6348"/>
    <w:rsid w:val="007B78F7"/>
    <w:rsid w:val="007C5E13"/>
    <w:rsid w:val="007E0F83"/>
    <w:rsid w:val="007E5BA8"/>
    <w:rsid w:val="007E63D3"/>
    <w:rsid w:val="007F34D6"/>
    <w:rsid w:val="007F4D1A"/>
    <w:rsid w:val="007F7181"/>
    <w:rsid w:val="00801919"/>
    <w:rsid w:val="0080305E"/>
    <w:rsid w:val="008131C8"/>
    <w:rsid w:val="008146C2"/>
    <w:rsid w:val="00822702"/>
    <w:rsid w:val="00824B82"/>
    <w:rsid w:val="00826E0C"/>
    <w:rsid w:val="00836F57"/>
    <w:rsid w:val="00852721"/>
    <w:rsid w:val="008527E9"/>
    <w:rsid w:val="00852B2C"/>
    <w:rsid w:val="0085313E"/>
    <w:rsid w:val="00855549"/>
    <w:rsid w:val="0086452C"/>
    <w:rsid w:val="00865F20"/>
    <w:rsid w:val="0086630A"/>
    <w:rsid w:val="00873301"/>
    <w:rsid w:val="00875761"/>
    <w:rsid w:val="00880749"/>
    <w:rsid w:val="00880FCD"/>
    <w:rsid w:val="00887079"/>
    <w:rsid w:val="00891368"/>
    <w:rsid w:val="00892478"/>
    <w:rsid w:val="008940EF"/>
    <w:rsid w:val="00895932"/>
    <w:rsid w:val="0089621C"/>
    <w:rsid w:val="008A1BCE"/>
    <w:rsid w:val="008A382A"/>
    <w:rsid w:val="008B2642"/>
    <w:rsid w:val="008B3420"/>
    <w:rsid w:val="008C271A"/>
    <w:rsid w:val="008C3C73"/>
    <w:rsid w:val="008C41DD"/>
    <w:rsid w:val="008C4B62"/>
    <w:rsid w:val="008C5488"/>
    <w:rsid w:val="008D0F3A"/>
    <w:rsid w:val="008D3E82"/>
    <w:rsid w:val="008D597C"/>
    <w:rsid w:val="008D7191"/>
    <w:rsid w:val="008E1ADE"/>
    <w:rsid w:val="008F75BD"/>
    <w:rsid w:val="008F7DE0"/>
    <w:rsid w:val="00901ECD"/>
    <w:rsid w:val="0091431C"/>
    <w:rsid w:val="0091519B"/>
    <w:rsid w:val="00920D5B"/>
    <w:rsid w:val="00923C7C"/>
    <w:rsid w:val="0092494B"/>
    <w:rsid w:val="0093405B"/>
    <w:rsid w:val="00935845"/>
    <w:rsid w:val="00935D73"/>
    <w:rsid w:val="00940586"/>
    <w:rsid w:val="00940C69"/>
    <w:rsid w:val="00951416"/>
    <w:rsid w:val="009568FB"/>
    <w:rsid w:val="00957E25"/>
    <w:rsid w:val="009610B3"/>
    <w:rsid w:val="00961C3E"/>
    <w:rsid w:val="009659EC"/>
    <w:rsid w:val="00972F99"/>
    <w:rsid w:val="00974BF2"/>
    <w:rsid w:val="00977E09"/>
    <w:rsid w:val="009800C6"/>
    <w:rsid w:val="0098534F"/>
    <w:rsid w:val="00997131"/>
    <w:rsid w:val="00997AE8"/>
    <w:rsid w:val="009A5982"/>
    <w:rsid w:val="009A7962"/>
    <w:rsid w:val="009A7B48"/>
    <w:rsid w:val="009C1660"/>
    <w:rsid w:val="009C35B7"/>
    <w:rsid w:val="009C70B5"/>
    <w:rsid w:val="009D4562"/>
    <w:rsid w:val="009E00A5"/>
    <w:rsid w:val="009E3B5D"/>
    <w:rsid w:val="009E471C"/>
    <w:rsid w:val="009E7330"/>
    <w:rsid w:val="009E78F6"/>
    <w:rsid w:val="009F5BAF"/>
    <w:rsid w:val="00A008F2"/>
    <w:rsid w:val="00A01A84"/>
    <w:rsid w:val="00A06215"/>
    <w:rsid w:val="00A12A92"/>
    <w:rsid w:val="00A15C10"/>
    <w:rsid w:val="00A23C87"/>
    <w:rsid w:val="00A3409A"/>
    <w:rsid w:val="00A5085D"/>
    <w:rsid w:val="00A51BE4"/>
    <w:rsid w:val="00A52F76"/>
    <w:rsid w:val="00A54D02"/>
    <w:rsid w:val="00A61377"/>
    <w:rsid w:val="00A62658"/>
    <w:rsid w:val="00A62EC2"/>
    <w:rsid w:val="00A65AE2"/>
    <w:rsid w:val="00A65ED2"/>
    <w:rsid w:val="00A7434E"/>
    <w:rsid w:val="00A749F1"/>
    <w:rsid w:val="00A74F86"/>
    <w:rsid w:val="00A85E04"/>
    <w:rsid w:val="00A91C82"/>
    <w:rsid w:val="00A9472C"/>
    <w:rsid w:val="00A947CC"/>
    <w:rsid w:val="00AA4897"/>
    <w:rsid w:val="00AA5A98"/>
    <w:rsid w:val="00AB5904"/>
    <w:rsid w:val="00AC00F1"/>
    <w:rsid w:val="00AC3144"/>
    <w:rsid w:val="00AC51E4"/>
    <w:rsid w:val="00AD1E46"/>
    <w:rsid w:val="00AD4346"/>
    <w:rsid w:val="00AD5226"/>
    <w:rsid w:val="00AE04F3"/>
    <w:rsid w:val="00AF0CE8"/>
    <w:rsid w:val="00AF16E2"/>
    <w:rsid w:val="00AF733C"/>
    <w:rsid w:val="00B128B5"/>
    <w:rsid w:val="00B146E4"/>
    <w:rsid w:val="00B24F89"/>
    <w:rsid w:val="00B25C80"/>
    <w:rsid w:val="00B25F71"/>
    <w:rsid w:val="00B30751"/>
    <w:rsid w:val="00B30B17"/>
    <w:rsid w:val="00B335E3"/>
    <w:rsid w:val="00B35B98"/>
    <w:rsid w:val="00B36553"/>
    <w:rsid w:val="00B36C53"/>
    <w:rsid w:val="00B4015B"/>
    <w:rsid w:val="00B4068E"/>
    <w:rsid w:val="00B41F86"/>
    <w:rsid w:val="00B56A35"/>
    <w:rsid w:val="00B67789"/>
    <w:rsid w:val="00B67FF8"/>
    <w:rsid w:val="00B85A21"/>
    <w:rsid w:val="00B86ABC"/>
    <w:rsid w:val="00B94F2B"/>
    <w:rsid w:val="00B9649A"/>
    <w:rsid w:val="00B96927"/>
    <w:rsid w:val="00BA18B4"/>
    <w:rsid w:val="00BA343E"/>
    <w:rsid w:val="00BB2CA0"/>
    <w:rsid w:val="00BC1B02"/>
    <w:rsid w:val="00BC3BBF"/>
    <w:rsid w:val="00BC7457"/>
    <w:rsid w:val="00BD0A0C"/>
    <w:rsid w:val="00BD4752"/>
    <w:rsid w:val="00BF1C09"/>
    <w:rsid w:val="00BF41FD"/>
    <w:rsid w:val="00C025EB"/>
    <w:rsid w:val="00C029A3"/>
    <w:rsid w:val="00C04AF7"/>
    <w:rsid w:val="00C112A5"/>
    <w:rsid w:val="00C17B22"/>
    <w:rsid w:val="00C17D7B"/>
    <w:rsid w:val="00C2736B"/>
    <w:rsid w:val="00C3148A"/>
    <w:rsid w:val="00C32C6B"/>
    <w:rsid w:val="00C3500A"/>
    <w:rsid w:val="00C416CE"/>
    <w:rsid w:val="00C46034"/>
    <w:rsid w:val="00C47498"/>
    <w:rsid w:val="00C47661"/>
    <w:rsid w:val="00C50BCD"/>
    <w:rsid w:val="00C5120E"/>
    <w:rsid w:val="00C514E8"/>
    <w:rsid w:val="00C5355E"/>
    <w:rsid w:val="00C548CE"/>
    <w:rsid w:val="00C83715"/>
    <w:rsid w:val="00C87411"/>
    <w:rsid w:val="00C97284"/>
    <w:rsid w:val="00CA16CB"/>
    <w:rsid w:val="00CA764D"/>
    <w:rsid w:val="00CB0B9C"/>
    <w:rsid w:val="00CB3A19"/>
    <w:rsid w:val="00CC2263"/>
    <w:rsid w:val="00CC5B4E"/>
    <w:rsid w:val="00CC6919"/>
    <w:rsid w:val="00CD207D"/>
    <w:rsid w:val="00CD58C4"/>
    <w:rsid w:val="00CE0926"/>
    <w:rsid w:val="00CE2E50"/>
    <w:rsid w:val="00CE663D"/>
    <w:rsid w:val="00D035C8"/>
    <w:rsid w:val="00D0434D"/>
    <w:rsid w:val="00D14F4A"/>
    <w:rsid w:val="00D1677B"/>
    <w:rsid w:val="00D25671"/>
    <w:rsid w:val="00D44739"/>
    <w:rsid w:val="00D46061"/>
    <w:rsid w:val="00D47CB2"/>
    <w:rsid w:val="00D5240E"/>
    <w:rsid w:val="00D549DD"/>
    <w:rsid w:val="00D60038"/>
    <w:rsid w:val="00D71775"/>
    <w:rsid w:val="00D761FE"/>
    <w:rsid w:val="00D77979"/>
    <w:rsid w:val="00D80D25"/>
    <w:rsid w:val="00D97C6B"/>
    <w:rsid w:val="00DA3683"/>
    <w:rsid w:val="00DA5987"/>
    <w:rsid w:val="00DA5B42"/>
    <w:rsid w:val="00DA77BD"/>
    <w:rsid w:val="00DB1038"/>
    <w:rsid w:val="00DB6482"/>
    <w:rsid w:val="00DC2A36"/>
    <w:rsid w:val="00DC5ED7"/>
    <w:rsid w:val="00DC7F37"/>
    <w:rsid w:val="00DD1C6F"/>
    <w:rsid w:val="00DD6134"/>
    <w:rsid w:val="00DD6919"/>
    <w:rsid w:val="00DE081E"/>
    <w:rsid w:val="00DF1107"/>
    <w:rsid w:val="00DF523D"/>
    <w:rsid w:val="00DF6978"/>
    <w:rsid w:val="00E00B07"/>
    <w:rsid w:val="00E01F8C"/>
    <w:rsid w:val="00E1144B"/>
    <w:rsid w:val="00E16AC5"/>
    <w:rsid w:val="00E2132A"/>
    <w:rsid w:val="00E23B55"/>
    <w:rsid w:val="00E26090"/>
    <w:rsid w:val="00E364DF"/>
    <w:rsid w:val="00E372AE"/>
    <w:rsid w:val="00E43915"/>
    <w:rsid w:val="00E43D8A"/>
    <w:rsid w:val="00E470B8"/>
    <w:rsid w:val="00E47711"/>
    <w:rsid w:val="00E50AAE"/>
    <w:rsid w:val="00E55D24"/>
    <w:rsid w:val="00E61FC0"/>
    <w:rsid w:val="00E636C6"/>
    <w:rsid w:val="00E66553"/>
    <w:rsid w:val="00E6796F"/>
    <w:rsid w:val="00E7090B"/>
    <w:rsid w:val="00E70EC9"/>
    <w:rsid w:val="00E73D91"/>
    <w:rsid w:val="00E74156"/>
    <w:rsid w:val="00E83898"/>
    <w:rsid w:val="00E856FA"/>
    <w:rsid w:val="00E93BA4"/>
    <w:rsid w:val="00E97306"/>
    <w:rsid w:val="00EA1302"/>
    <w:rsid w:val="00EA1F3A"/>
    <w:rsid w:val="00EA2F6C"/>
    <w:rsid w:val="00EA4351"/>
    <w:rsid w:val="00EA6AB5"/>
    <w:rsid w:val="00EB0F20"/>
    <w:rsid w:val="00EB680B"/>
    <w:rsid w:val="00EB7638"/>
    <w:rsid w:val="00EC0E97"/>
    <w:rsid w:val="00ED0B8F"/>
    <w:rsid w:val="00ED1106"/>
    <w:rsid w:val="00ED36AA"/>
    <w:rsid w:val="00F076E9"/>
    <w:rsid w:val="00F20DD1"/>
    <w:rsid w:val="00F22232"/>
    <w:rsid w:val="00F22DB9"/>
    <w:rsid w:val="00F313AF"/>
    <w:rsid w:val="00F317C3"/>
    <w:rsid w:val="00F33050"/>
    <w:rsid w:val="00F35D96"/>
    <w:rsid w:val="00F42A35"/>
    <w:rsid w:val="00F42F68"/>
    <w:rsid w:val="00F44CDE"/>
    <w:rsid w:val="00F459EB"/>
    <w:rsid w:val="00F61CE3"/>
    <w:rsid w:val="00F65185"/>
    <w:rsid w:val="00F711ED"/>
    <w:rsid w:val="00F73F2A"/>
    <w:rsid w:val="00F75386"/>
    <w:rsid w:val="00F76081"/>
    <w:rsid w:val="00F8207B"/>
    <w:rsid w:val="00F93990"/>
    <w:rsid w:val="00FC4B2B"/>
    <w:rsid w:val="00FD6A80"/>
    <w:rsid w:val="00FE1AF0"/>
    <w:rsid w:val="00FE5334"/>
    <w:rsid w:val="00FE78AD"/>
    <w:rsid w:val="00FF11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457937"/>
  <w15:chartTrackingRefBased/>
  <w15:docId w15:val="{D689BC50-55EC-4CB0-AC93-D949889F9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0B07"/>
    <w:rPr>
      <w:sz w:val="24"/>
      <w:szCs w:val="24"/>
    </w:rPr>
  </w:style>
  <w:style w:type="paragraph" w:styleId="Heading1">
    <w:name w:val="heading 1"/>
    <w:basedOn w:val="Normal"/>
    <w:next w:val="Normal"/>
    <w:link w:val="Heading1Char"/>
    <w:qFormat/>
    <w:rsid w:val="00901ECD"/>
    <w:pPr>
      <w:keepNext/>
      <w:numPr>
        <w:numId w:val="42"/>
      </w:numPr>
      <w:spacing w:before="240" w:after="60" w:line="360" w:lineRule="auto"/>
      <w:jc w:val="center"/>
      <w:outlineLvl w:val="0"/>
    </w:pPr>
    <w:rPr>
      <w:b/>
      <w:bCs/>
      <w:caps/>
      <w:kern w:val="32"/>
      <w:sz w:val="28"/>
      <w:szCs w:val="28"/>
      <w:lang w:val="x-none" w:eastAsia="x-none"/>
    </w:rPr>
  </w:style>
  <w:style w:type="paragraph" w:styleId="Heading2">
    <w:name w:val="heading 2"/>
    <w:basedOn w:val="Heading3"/>
    <w:next w:val="Normal"/>
    <w:link w:val="Heading2Char"/>
    <w:unhideWhenUsed/>
    <w:qFormat/>
    <w:rsid w:val="00901ECD"/>
    <w:pPr>
      <w:outlineLvl w:val="1"/>
    </w:pPr>
  </w:style>
  <w:style w:type="paragraph" w:styleId="Heading3">
    <w:name w:val="heading 3"/>
    <w:basedOn w:val="Normal"/>
    <w:next w:val="Normal"/>
    <w:link w:val="Heading3Char"/>
    <w:unhideWhenUsed/>
    <w:qFormat/>
    <w:rsid w:val="00901ECD"/>
    <w:pPr>
      <w:keepNext/>
      <w:spacing w:line="360" w:lineRule="auto"/>
      <w:ind w:firstLine="709"/>
      <w:jc w:val="both"/>
      <w:outlineLvl w:val="2"/>
    </w:pPr>
    <w:rPr>
      <w:rFonts w:eastAsiaTheme="majorEastAsia"/>
      <w:b/>
      <w:bCs/>
      <w:sz w:val="28"/>
      <w:szCs w:val="28"/>
    </w:rPr>
  </w:style>
  <w:style w:type="paragraph" w:styleId="Heading4">
    <w:name w:val="heading 4"/>
    <w:basedOn w:val="Normal"/>
    <w:next w:val="Normal"/>
    <w:link w:val="Heading4Char"/>
    <w:unhideWhenUsed/>
    <w:qFormat/>
    <w:rsid w:val="000E6D2B"/>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48616F"/>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8616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unhideWhenUsed/>
    <w:rsid w:val="009D4562"/>
    <w:pPr>
      <w:spacing w:after="120"/>
      <w:ind w:left="283"/>
    </w:pPr>
    <w:rPr>
      <w:szCs w:val="20"/>
    </w:rPr>
  </w:style>
  <w:style w:type="character" w:customStyle="1" w:styleId="BodyTextIndentChar">
    <w:name w:val="Body Text Indent Char"/>
    <w:link w:val="BodyTextIndent"/>
    <w:semiHidden/>
    <w:rsid w:val="009D4562"/>
    <w:rPr>
      <w:sz w:val="24"/>
      <w:lang w:val="ru-RU" w:eastAsia="ru-RU" w:bidi="ar-SA"/>
    </w:rPr>
  </w:style>
  <w:style w:type="paragraph" w:styleId="Footer">
    <w:name w:val="footer"/>
    <w:basedOn w:val="Normal"/>
    <w:link w:val="FooterChar"/>
    <w:uiPriority w:val="99"/>
    <w:rsid w:val="009D4562"/>
    <w:pPr>
      <w:tabs>
        <w:tab w:val="center" w:pos="4677"/>
        <w:tab w:val="right" w:pos="9355"/>
      </w:tabs>
    </w:pPr>
    <w:rPr>
      <w:lang w:val="x-none" w:eastAsia="x-none"/>
    </w:rPr>
  </w:style>
  <w:style w:type="character" w:styleId="PageNumber">
    <w:name w:val="page number"/>
    <w:basedOn w:val="DefaultParagraphFont"/>
    <w:rsid w:val="009D4562"/>
  </w:style>
  <w:style w:type="paragraph" w:styleId="ListParagraph">
    <w:name w:val="List Paragraph"/>
    <w:basedOn w:val="Normal"/>
    <w:uiPriority w:val="34"/>
    <w:qFormat/>
    <w:rsid w:val="009D4562"/>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Normal"/>
    <w:rsid w:val="00322683"/>
    <w:pPr>
      <w:spacing w:before="100" w:beforeAutospacing="1" w:after="100" w:afterAutospacing="1"/>
    </w:pPr>
  </w:style>
  <w:style w:type="paragraph" w:customStyle="1" w:styleId="dash041e0431044b0447043d044b0439">
    <w:name w:val="dash041e_0431_044b_0447_043d_044b_0439"/>
    <w:basedOn w:val="Normal"/>
    <w:rsid w:val="00322683"/>
    <w:pPr>
      <w:spacing w:before="100" w:beforeAutospacing="1" w:after="100" w:afterAutospacing="1"/>
    </w:pPr>
  </w:style>
  <w:style w:type="character" w:customStyle="1" w:styleId="dash041e0431044b0447043d044b0439char">
    <w:name w:val="dash041e_0431_044b_0447_043d_044b_0439__char"/>
    <w:basedOn w:val="DefaultParagraphFont"/>
    <w:rsid w:val="00322683"/>
  </w:style>
  <w:style w:type="character" w:customStyle="1" w:styleId="times1404200418041e2char">
    <w:name w:val="times14___0420_0418_041e2__char"/>
    <w:basedOn w:val="DefaultParagraphFont"/>
    <w:rsid w:val="00322683"/>
  </w:style>
  <w:style w:type="paragraph" w:customStyle="1" w:styleId="Times1412">
    <w:name w:val="Стиль Timesмаркер14 + Междустр.интервал:  множитель 12 ин"/>
    <w:basedOn w:val="Normal"/>
    <w:rsid w:val="00322683"/>
    <w:pPr>
      <w:numPr>
        <w:numId w:val="5"/>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Normal"/>
    <w:link w:val="Times1420"/>
    <w:qFormat/>
    <w:rsid w:val="00613E0D"/>
    <w:pPr>
      <w:tabs>
        <w:tab w:val="left" w:pos="709"/>
      </w:tabs>
      <w:spacing w:line="312" w:lineRule="auto"/>
      <w:ind w:firstLine="709"/>
      <w:jc w:val="both"/>
    </w:pPr>
    <w:rPr>
      <w:sz w:val="28"/>
    </w:rPr>
  </w:style>
  <w:style w:type="character" w:customStyle="1" w:styleId="Times1420">
    <w:name w:val="Times14_РИО2 Знак"/>
    <w:link w:val="Times142"/>
    <w:rsid w:val="00613E0D"/>
    <w:rPr>
      <w:sz w:val="28"/>
      <w:szCs w:val="24"/>
      <w:lang w:val="ru-RU" w:eastAsia="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DefaultParagraphFont"/>
    <w:rsid w:val="008527E9"/>
  </w:style>
  <w:style w:type="paragraph" w:customStyle="1" w:styleId="FORMATTEXT">
    <w:name w:val=".FORMATTEXT"/>
    <w:rsid w:val="008527E9"/>
    <w:pPr>
      <w:widowControl w:val="0"/>
      <w:autoSpaceDE w:val="0"/>
      <w:autoSpaceDN w:val="0"/>
      <w:adjustRightInd w:val="0"/>
    </w:pPr>
    <w:rPr>
      <w:sz w:val="24"/>
      <w:szCs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rsid w:val="00E2132A"/>
    <w:pPr>
      <w:spacing w:before="100" w:beforeAutospacing="1" w:after="100" w:afterAutospacing="1"/>
    </w:pPr>
  </w:style>
  <w:style w:type="paragraph" w:styleId="BodyText">
    <w:name w:val="Body Text"/>
    <w:basedOn w:val="Normal"/>
    <w:link w:val="BodyTextChar"/>
    <w:unhideWhenUsed/>
    <w:rsid w:val="00E2132A"/>
    <w:pPr>
      <w:spacing w:after="120"/>
    </w:pPr>
  </w:style>
  <w:style w:type="character" w:customStyle="1" w:styleId="BodyTextChar">
    <w:name w:val="Body Text Char"/>
    <w:link w:val="BodyText"/>
    <w:rsid w:val="00E2132A"/>
    <w:rPr>
      <w:sz w:val="24"/>
      <w:szCs w:val="24"/>
      <w:lang w:val="ru-RU" w:eastAsia="ru-RU" w:bidi="ar-SA"/>
    </w:rPr>
  </w:style>
  <w:style w:type="character" w:customStyle="1" w:styleId="st1">
    <w:name w:val="st1"/>
    <w:basedOn w:val="DefaultParagraphFont"/>
    <w:rsid w:val="001D166D"/>
  </w:style>
  <w:style w:type="paragraph" w:styleId="NormalWeb">
    <w:name w:val="Normal (Web)"/>
    <w:aliases w:val="Обычный (веб)"/>
    <w:basedOn w:val="Normal"/>
    <w:uiPriority w:val="99"/>
    <w:rsid w:val="002B4ECA"/>
    <w:pPr>
      <w:spacing w:before="68" w:after="136"/>
    </w:pPr>
  </w:style>
  <w:style w:type="character" w:customStyle="1" w:styleId="googqs-tidbitgoogqs-tidbit-1">
    <w:name w:val="goog_qs-tidbit goog_qs-tidbit-1"/>
    <w:basedOn w:val="DefaultParagraphFont"/>
    <w:rsid w:val="002B4ECA"/>
  </w:style>
  <w:style w:type="paragraph" w:styleId="Title">
    <w:name w:val="Title"/>
    <w:aliases w:val="Название"/>
    <w:basedOn w:val="Normal"/>
    <w:next w:val="Normal"/>
    <w:link w:val="TitleChar"/>
    <w:qFormat/>
    <w:rsid w:val="003225E1"/>
    <w:pPr>
      <w:spacing w:before="240" w:after="60"/>
      <w:jc w:val="center"/>
      <w:outlineLvl w:val="0"/>
    </w:pPr>
    <w:rPr>
      <w:rFonts w:ascii="Cambria" w:hAnsi="Cambria"/>
      <w:b/>
      <w:bCs/>
      <w:kern w:val="28"/>
      <w:sz w:val="32"/>
      <w:szCs w:val="32"/>
      <w:lang w:val="x-none" w:eastAsia="x-none"/>
    </w:rPr>
  </w:style>
  <w:style w:type="character" w:customStyle="1" w:styleId="TitleChar">
    <w:name w:val="Title Char"/>
    <w:aliases w:val="Название Char"/>
    <w:link w:val="Title"/>
    <w:rsid w:val="003225E1"/>
    <w:rPr>
      <w:rFonts w:ascii="Cambria" w:hAnsi="Cambria"/>
      <w:b/>
      <w:bCs/>
      <w:kern w:val="28"/>
      <w:sz w:val="32"/>
      <w:szCs w:val="32"/>
    </w:rPr>
  </w:style>
  <w:style w:type="character" w:styleId="BookTitle">
    <w:name w:val="Book Title"/>
    <w:uiPriority w:val="33"/>
    <w:qFormat/>
    <w:rsid w:val="003225E1"/>
    <w:rPr>
      <w:b/>
      <w:bCs/>
      <w:smallCaps/>
      <w:spacing w:val="5"/>
    </w:rPr>
  </w:style>
  <w:style w:type="table" w:styleId="TableGrid">
    <w:name w:val="Table Grid"/>
    <w:basedOn w:val="TableNormal"/>
    <w:uiPriority w:val="39"/>
    <w:rsid w:val="005D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901ECD"/>
    <w:rPr>
      <w:b/>
      <w:bCs/>
      <w:caps/>
      <w:kern w:val="32"/>
      <w:sz w:val="28"/>
      <w:szCs w:val="28"/>
      <w:lang w:val="x-none" w:eastAsia="x-none"/>
    </w:rPr>
  </w:style>
  <w:style w:type="paragraph" w:styleId="TOCHeading">
    <w:name w:val="TOC Heading"/>
    <w:basedOn w:val="Heading1"/>
    <w:next w:val="Normal"/>
    <w:uiPriority w:val="39"/>
    <w:unhideWhenUsed/>
    <w:qFormat/>
    <w:rsid w:val="00F73F2A"/>
    <w:pPr>
      <w:keepLines/>
      <w:spacing w:before="480" w:after="0" w:line="276" w:lineRule="auto"/>
      <w:outlineLvl w:val="9"/>
    </w:pPr>
    <w:rPr>
      <w:color w:val="365F91"/>
      <w:kern w:val="0"/>
      <w:lang w:eastAsia="en-US"/>
    </w:rPr>
  </w:style>
  <w:style w:type="paragraph" w:styleId="TOC1">
    <w:name w:val="toc 1"/>
    <w:basedOn w:val="Normal"/>
    <w:next w:val="Normal"/>
    <w:autoRedefine/>
    <w:uiPriority w:val="39"/>
    <w:rsid w:val="00172FE0"/>
    <w:pPr>
      <w:tabs>
        <w:tab w:val="right" w:pos="9345"/>
      </w:tabs>
      <w:spacing w:line="360" w:lineRule="auto"/>
      <w:jc w:val="both"/>
    </w:pPr>
    <w:rPr>
      <w:caps/>
      <w:sz w:val="28"/>
    </w:rPr>
  </w:style>
  <w:style w:type="paragraph" w:styleId="TOC2">
    <w:name w:val="toc 2"/>
    <w:basedOn w:val="Normal"/>
    <w:next w:val="Normal"/>
    <w:autoRedefine/>
    <w:uiPriority w:val="39"/>
    <w:rsid w:val="005E61DD"/>
    <w:pPr>
      <w:spacing w:line="360" w:lineRule="auto"/>
      <w:jc w:val="both"/>
    </w:pPr>
    <w:rPr>
      <w:bCs/>
      <w:sz w:val="28"/>
      <w:szCs w:val="28"/>
      <w:lang w:eastAsia="en-US"/>
    </w:rPr>
  </w:style>
  <w:style w:type="character" w:styleId="Hyperlink">
    <w:name w:val="Hyperlink"/>
    <w:uiPriority w:val="99"/>
    <w:unhideWhenUsed/>
    <w:rsid w:val="00F73F2A"/>
    <w:rPr>
      <w:color w:val="0000FF"/>
      <w:u w:val="single"/>
    </w:rPr>
  </w:style>
  <w:style w:type="paragraph" w:styleId="Header">
    <w:name w:val="header"/>
    <w:basedOn w:val="Normal"/>
    <w:link w:val="HeaderChar"/>
    <w:rsid w:val="00E856FA"/>
    <w:pPr>
      <w:tabs>
        <w:tab w:val="center" w:pos="4677"/>
        <w:tab w:val="right" w:pos="9355"/>
      </w:tabs>
    </w:pPr>
    <w:rPr>
      <w:lang w:val="x-none" w:eastAsia="x-none"/>
    </w:rPr>
  </w:style>
  <w:style w:type="character" w:customStyle="1" w:styleId="HeaderChar">
    <w:name w:val="Header Char"/>
    <w:link w:val="Header"/>
    <w:rsid w:val="00E856FA"/>
    <w:rPr>
      <w:sz w:val="24"/>
      <w:szCs w:val="24"/>
    </w:rPr>
  </w:style>
  <w:style w:type="character" w:customStyle="1" w:styleId="FooterChar">
    <w:name w:val="Footer Char"/>
    <w:link w:val="Footer"/>
    <w:uiPriority w:val="99"/>
    <w:rsid w:val="00E856FA"/>
    <w:rPr>
      <w:sz w:val="24"/>
      <w:szCs w:val="24"/>
    </w:rPr>
  </w:style>
  <w:style w:type="paragraph" w:customStyle="1" w:styleId="ds-markdown-paragraph">
    <w:name w:val="ds-markdown-paragraph"/>
    <w:basedOn w:val="Normal"/>
    <w:rsid w:val="00DA5987"/>
    <w:pPr>
      <w:spacing w:before="100" w:beforeAutospacing="1" w:after="100" w:afterAutospacing="1"/>
    </w:pPr>
  </w:style>
  <w:style w:type="character" w:styleId="Strong">
    <w:name w:val="Strong"/>
    <w:uiPriority w:val="22"/>
    <w:qFormat/>
    <w:rsid w:val="00DA5987"/>
    <w:rPr>
      <w:b/>
      <w:bCs/>
    </w:rPr>
  </w:style>
  <w:style w:type="character" w:customStyle="1" w:styleId="Heading2Char">
    <w:name w:val="Heading 2 Char"/>
    <w:basedOn w:val="DefaultParagraphFont"/>
    <w:link w:val="Heading2"/>
    <w:rsid w:val="00901ECD"/>
    <w:rPr>
      <w:rFonts w:eastAsiaTheme="majorEastAsia"/>
      <w:b/>
      <w:bCs/>
      <w:sz w:val="28"/>
      <w:szCs w:val="28"/>
    </w:rPr>
  </w:style>
  <w:style w:type="character" w:customStyle="1" w:styleId="Heading3Char">
    <w:name w:val="Heading 3 Char"/>
    <w:basedOn w:val="DefaultParagraphFont"/>
    <w:link w:val="Heading3"/>
    <w:rsid w:val="00901ECD"/>
    <w:rPr>
      <w:rFonts w:eastAsiaTheme="majorEastAsia"/>
      <w:b/>
      <w:bCs/>
      <w:sz w:val="28"/>
      <w:szCs w:val="28"/>
    </w:rPr>
  </w:style>
  <w:style w:type="character" w:customStyle="1" w:styleId="Heading4Char">
    <w:name w:val="Heading 4 Char"/>
    <w:basedOn w:val="DefaultParagraphFont"/>
    <w:link w:val="Heading4"/>
    <w:rsid w:val="000E6D2B"/>
    <w:rPr>
      <w:rFonts w:asciiTheme="minorHAnsi" w:eastAsiaTheme="minorEastAsia" w:hAnsiTheme="minorHAnsi" w:cstheme="minorBidi"/>
      <w:b/>
      <w:bCs/>
      <w:sz w:val="28"/>
      <w:szCs w:val="28"/>
    </w:rPr>
  </w:style>
  <w:style w:type="character" w:customStyle="1" w:styleId="ds-markdown-cite">
    <w:name w:val="ds-markdown-cite"/>
    <w:basedOn w:val="DefaultParagraphFont"/>
    <w:rsid w:val="000E6D2B"/>
  </w:style>
  <w:style w:type="character" w:customStyle="1" w:styleId="ms-1">
    <w:name w:val="ms-1"/>
    <w:basedOn w:val="DefaultParagraphFont"/>
    <w:rsid w:val="00D71775"/>
  </w:style>
  <w:style w:type="character" w:customStyle="1" w:styleId="max-w-full">
    <w:name w:val="max-w-full"/>
    <w:basedOn w:val="DefaultParagraphFont"/>
    <w:rsid w:val="00D71775"/>
  </w:style>
  <w:style w:type="character" w:styleId="Emphasis">
    <w:name w:val="Emphasis"/>
    <w:uiPriority w:val="20"/>
    <w:qFormat/>
    <w:rsid w:val="00D71775"/>
    <w:rPr>
      <w:i/>
      <w:iCs/>
    </w:rPr>
  </w:style>
  <w:style w:type="character" w:styleId="PlaceholderText">
    <w:name w:val="Placeholder Text"/>
    <w:basedOn w:val="DefaultParagraphFont"/>
    <w:uiPriority w:val="99"/>
    <w:semiHidden/>
    <w:rsid w:val="00CA16CB"/>
    <w:rPr>
      <w:color w:val="808080"/>
    </w:rPr>
  </w:style>
  <w:style w:type="paragraph" w:customStyle="1" w:styleId="Default">
    <w:name w:val="Default"/>
    <w:rsid w:val="00940C69"/>
    <w:pPr>
      <w:autoSpaceDE w:val="0"/>
      <w:autoSpaceDN w:val="0"/>
      <w:adjustRightInd w:val="0"/>
    </w:pPr>
    <w:rPr>
      <w:color w:val="000000"/>
      <w:sz w:val="24"/>
      <w:szCs w:val="24"/>
    </w:rPr>
  </w:style>
  <w:style w:type="character" w:customStyle="1" w:styleId="katex-mathml">
    <w:name w:val="katex-mathml"/>
    <w:basedOn w:val="DefaultParagraphFont"/>
    <w:rsid w:val="00957E25"/>
  </w:style>
  <w:style w:type="character" w:customStyle="1" w:styleId="mord">
    <w:name w:val="mord"/>
    <w:basedOn w:val="DefaultParagraphFont"/>
    <w:rsid w:val="00957E25"/>
  </w:style>
  <w:style w:type="character" w:customStyle="1" w:styleId="vlist-s">
    <w:name w:val="vlist-s"/>
    <w:basedOn w:val="DefaultParagraphFont"/>
    <w:rsid w:val="00957E25"/>
  </w:style>
  <w:style w:type="character" w:customStyle="1" w:styleId="mopen">
    <w:name w:val="mopen"/>
    <w:basedOn w:val="DefaultParagraphFont"/>
    <w:rsid w:val="00957E25"/>
  </w:style>
  <w:style w:type="character" w:customStyle="1" w:styleId="mclose">
    <w:name w:val="mclose"/>
    <w:basedOn w:val="DefaultParagraphFont"/>
    <w:rsid w:val="00957E25"/>
  </w:style>
  <w:style w:type="character" w:customStyle="1" w:styleId="mrel">
    <w:name w:val="mrel"/>
    <w:basedOn w:val="DefaultParagraphFont"/>
    <w:rsid w:val="00957E25"/>
  </w:style>
  <w:style w:type="character" w:customStyle="1" w:styleId="mbin">
    <w:name w:val="mbin"/>
    <w:basedOn w:val="DefaultParagraphFont"/>
    <w:rsid w:val="00957E25"/>
  </w:style>
  <w:style w:type="character" w:customStyle="1" w:styleId="mpunct">
    <w:name w:val="mpunct"/>
    <w:basedOn w:val="DefaultParagraphFont"/>
    <w:rsid w:val="00957E25"/>
  </w:style>
  <w:style w:type="character" w:customStyle="1" w:styleId="delimsizing">
    <w:name w:val="delimsizing"/>
    <w:basedOn w:val="DefaultParagraphFont"/>
    <w:rsid w:val="00957E25"/>
  </w:style>
  <w:style w:type="character" w:customStyle="1" w:styleId="mop">
    <w:name w:val="mop"/>
    <w:basedOn w:val="DefaultParagraphFont"/>
    <w:rsid w:val="00957E25"/>
  </w:style>
  <w:style w:type="paragraph" w:styleId="HTMLPreformatted">
    <w:name w:val="HTML Preformatted"/>
    <w:basedOn w:val="Normal"/>
    <w:link w:val="HTMLPreformattedChar"/>
    <w:uiPriority w:val="99"/>
    <w:unhideWhenUsed/>
    <w:rsid w:val="00957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57E25"/>
    <w:rPr>
      <w:rFonts w:ascii="Courier New" w:hAnsi="Courier New" w:cs="Courier New"/>
    </w:rPr>
  </w:style>
  <w:style w:type="character" w:styleId="HTMLCode">
    <w:name w:val="HTML Code"/>
    <w:basedOn w:val="DefaultParagraphFont"/>
    <w:uiPriority w:val="99"/>
    <w:unhideWhenUsed/>
    <w:rsid w:val="00957E25"/>
    <w:rPr>
      <w:rFonts w:ascii="Courier New" w:eastAsia="Times New Roman" w:hAnsi="Courier New" w:cs="Courier New"/>
      <w:sz w:val="20"/>
      <w:szCs w:val="20"/>
    </w:rPr>
  </w:style>
  <w:style w:type="character" w:customStyle="1" w:styleId="hljs-emphasis">
    <w:name w:val="hljs-emphasis"/>
    <w:basedOn w:val="DefaultParagraphFont"/>
    <w:rsid w:val="00957E25"/>
  </w:style>
  <w:style w:type="character" w:customStyle="1" w:styleId="hljs-code">
    <w:name w:val="hljs-code"/>
    <w:basedOn w:val="DefaultParagraphFont"/>
    <w:rsid w:val="00957E25"/>
  </w:style>
  <w:style w:type="paragraph" w:styleId="Caption">
    <w:name w:val="caption"/>
    <w:basedOn w:val="Normal"/>
    <w:next w:val="Normal"/>
    <w:unhideWhenUsed/>
    <w:qFormat/>
    <w:rsid w:val="00527164"/>
    <w:pPr>
      <w:spacing w:after="200"/>
    </w:pPr>
    <w:rPr>
      <w:i/>
      <w:iCs/>
      <w:color w:val="44546A" w:themeColor="text2"/>
      <w:sz w:val="18"/>
      <w:szCs w:val="18"/>
    </w:rPr>
  </w:style>
  <w:style w:type="character" w:customStyle="1" w:styleId="Heading5Char">
    <w:name w:val="Heading 5 Char"/>
    <w:basedOn w:val="DefaultParagraphFont"/>
    <w:link w:val="Heading5"/>
    <w:semiHidden/>
    <w:rsid w:val="0048616F"/>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48616F"/>
    <w:rPr>
      <w:rFonts w:asciiTheme="majorHAnsi" w:eastAsiaTheme="majorEastAsia" w:hAnsiTheme="majorHAnsi" w:cstheme="majorBidi"/>
      <w:color w:val="1F3763" w:themeColor="accent1" w:themeShade="7F"/>
      <w:sz w:val="24"/>
      <w:szCs w:val="24"/>
    </w:rPr>
  </w:style>
  <w:style w:type="character" w:customStyle="1" w:styleId="overflow-hidden">
    <w:name w:val="overflow-hidden"/>
    <w:basedOn w:val="DefaultParagraphFont"/>
    <w:rsid w:val="0048616F"/>
  </w:style>
  <w:style w:type="character" w:customStyle="1" w:styleId="mspace">
    <w:name w:val="mspace"/>
    <w:basedOn w:val="DefaultParagraphFont"/>
    <w:rsid w:val="0048616F"/>
  </w:style>
  <w:style w:type="character" w:customStyle="1" w:styleId="hljs-builtin">
    <w:name w:val="hljs-built_in"/>
    <w:basedOn w:val="DefaultParagraphFont"/>
    <w:rsid w:val="00D0434D"/>
  </w:style>
  <w:style w:type="character" w:customStyle="1" w:styleId="hljs-type">
    <w:name w:val="hljs-type"/>
    <w:basedOn w:val="DefaultParagraphFont"/>
    <w:rsid w:val="00D0434D"/>
  </w:style>
  <w:style w:type="character" w:customStyle="1" w:styleId="hljs-comment">
    <w:name w:val="hljs-comment"/>
    <w:basedOn w:val="DefaultParagraphFont"/>
    <w:rsid w:val="00D0434D"/>
  </w:style>
  <w:style w:type="character" w:customStyle="1" w:styleId="hljs-number">
    <w:name w:val="hljs-number"/>
    <w:basedOn w:val="DefaultParagraphFont"/>
    <w:rsid w:val="00D0434D"/>
  </w:style>
  <w:style w:type="character" w:customStyle="1" w:styleId="hljs-meta">
    <w:name w:val="hljs-meta"/>
    <w:basedOn w:val="DefaultParagraphFont"/>
    <w:rsid w:val="00AA5A98"/>
  </w:style>
  <w:style w:type="character" w:customStyle="1" w:styleId="hljs-keyword">
    <w:name w:val="hljs-keyword"/>
    <w:basedOn w:val="DefaultParagraphFont"/>
    <w:rsid w:val="00AA5A98"/>
  </w:style>
  <w:style w:type="character" w:customStyle="1" w:styleId="hljs-string">
    <w:name w:val="hljs-string"/>
    <w:basedOn w:val="DefaultParagraphFont"/>
    <w:rsid w:val="00AA5A98"/>
  </w:style>
  <w:style w:type="character" w:customStyle="1" w:styleId="hljs-title">
    <w:name w:val="hljs-title"/>
    <w:basedOn w:val="DefaultParagraphFont"/>
    <w:rsid w:val="00AA5A98"/>
  </w:style>
  <w:style w:type="character" w:customStyle="1" w:styleId="hljs-params">
    <w:name w:val="hljs-params"/>
    <w:basedOn w:val="DefaultParagraphFont"/>
    <w:rsid w:val="00AA5A98"/>
  </w:style>
  <w:style w:type="character" w:styleId="UnresolvedMention">
    <w:name w:val="Unresolved Mention"/>
    <w:basedOn w:val="DefaultParagraphFont"/>
    <w:uiPriority w:val="99"/>
    <w:semiHidden/>
    <w:unhideWhenUsed/>
    <w:rsid w:val="00B4015B"/>
    <w:rPr>
      <w:color w:val="605E5C"/>
      <w:shd w:val="clear" w:color="auto" w:fill="E1DFDD"/>
    </w:rPr>
  </w:style>
  <w:style w:type="character" w:styleId="HTMLCite">
    <w:name w:val="HTML Cite"/>
    <w:basedOn w:val="DefaultParagraphFont"/>
    <w:uiPriority w:val="99"/>
    <w:unhideWhenUsed/>
    <w:rsid w:val="00E7090B"/>
    <w:rPr>
      <w:i/>
      <w:iCs/>
    </w:rPr>
  </w:style>
  <w:style w:type="character" w:customStyle="1" w:styleId="reference-accessdate">
    <w:name w:val="reference-accessdate"/>
    <w:basedOn w:val="DefaultParagraphFont"/>
    <w:rsid w:val="00E7090B"/>
  </w:style>
  <w:style w:type="character" w:customStyle="1" w:styleId="nowrap">
    <w:name w:val="nowrap"/>
    <w:basedOn w:val="DefaultParagraphFont"/>
    <w:rsid w:val="00E7090B"/>
  </w:style>
  <w:style w:type="paragraph" w:styleId="TOC3">
    <w:name w:val="toc 3"/>
    <w:basedOn w:val="Normal"/>
    <w:next w:val="Normal"/>
    <w:autoRedefine/>
    <w:uiPriority w:val="39"/>
    <w:rsid w:val="00253B8B"/>
    <w:pPr>
      <w:spacing w:after="100"/>
      <w:ind w:left="480"/>
    </w:pPr>
  </w:style>
  <w:style w:type="paragraph" w:customStyle="1" w:styleId="1">
    <w:name w:val="Оглавление1"/>
    <w:basedOn w:val="Heading1"/>
    <w:qFormat/>
    <w:rsid w:val="00901ECD"/>
    <w:rPr>
      <w:bCs w:val="0"/>
    </w:rPr>
  </w:style>
  <w:style w:type="paragraph" w:customStyle="1" w:styleId="a0">
    <w:name w:val="ВКР Основной"/>
    <w:basedOn w:val="Normal"/>
    <w:link w:val="a1"/>
    <w:qFormat/>
    <w:rsid w:val="00DA5B42"/>
    <w:pPr>
      <w:spacing w:line="360" w:lineRule="auto"/>
      <w:ind w:firstLine="709"/>
      <w:jc w:val="both"/>
    </w:pPr>
    <w:rPr>
      <w:sz w:val="28"/>
      <w:szCs w:val="28"/>
    </w:rPr>
  </w:style>
  <w:style w:type="paragraph" w:customStyle="1" w:styleId="a">
    <w:name w:val="ВКР Осн. ненум. список"/>
    <w:basedOn w:val="ListParagraph"/>
    <w:qFormat/>
    <w:rsid w:val="00DA5B42"/>
    <w:pPr>
      <w:numPr>
        <w:numId w:val="24"/>
      </w:numPr>
      <w:shd w:val="clear" w:color="auto" w:fill="FFFFFF"/>
      <w:spacing w:after="0" w:line="360" w:lineRule="auto"/>
      <w:ind w:left="0" w:firstLine="709"/>
      <w:jc w:val="both"/>
    </w:pPr>
    <w:rPr>
      <w:rFonts w:ascii="Times New Roman" w:hAnsi="Times New Roman"/>
      <w:color w:val="1B1B1B"/>
      <w:sz w:val="28"/>
      <w:szCs w:val="28"/>
    </w:rPr>
  </w:style>
  <w:style w:type="character" w:customStyle="1" w:styleId="a1">
    <w:name w:val="ВКР Основной Знак"/>
    <w:basedOn w:val="DefaultParagraphFont"/>
    <w:link w:val="a0"/>
    <w:rsid w:val="00DA5B42"/>
    <w:rPr>
      <w:sz w:val="28"/>
      <w:szCs w:val="28"/>
    </w:rPr>
  </w:style>
  <w:style w:type="character" w:styleId="CommentReference">
    <w:name w:val="annotation reference"/>
    <w:basedOn w:val="DefaultParagraphFont"/>
    <w:rsid w:val="008D7191"/>
    <w:rPr>
      <w:sz w:val="16"/>
      <w:szCs w:val="16"/>
    </w:rPr>
  </w:style>
  <w:style w:type="paragraph" w:styleId="CommentText">
    <w:name w:val="annotation text"/>
    <w:basedOn w:val="Normal"/>
    <w:link w:val="CommentTextChar"/>
    <w:rsid w:val="008D7191"/>
    <w:rPr>
      <w:sz w:val="20"/>
      <w:szCs w:val="20"/>
    </w:rPr>
  </w:style>
  <w:style w:type="character" w:customStyle="1" w:styleId="CommentTextChar">
    <w:name w:val="Comment Text Char"/>
    <w:basedOn w:val="DefaultParagraphFont"/>
    <w:link w:val="CommentText"/>
    <w:rsid w:val="008D7191"/>
  </w:style>
  <w:style w:type="paragraph" w:styleId="CommentSubject">
    <w:name w:val="annotation subject"/>
    <w:basedOn w:val="CommentText"/>
    <w:next w:val="CommentText"/>
    <w:link w:val="CommentSubjectChar"/>
    <w:rsid w:val="008D7191"/>
    <w:rPr>
      <w:b/>
      <w:bCs/>
    </w:rPr>
  </w:style>
  <w:style w:type="character" w:customStyle="1" w:styleId="CommentSubjectChar">
    <w:name w:val="Comment Subject Char"/>
    <w:basedOn w:val="CommentTextChar"/>
    <w:link w:val="CommentSubject"/>
    <w:rsid w:val="008D7191"/>
    <w:rPr>
      <w:b/>
      <w:bCs/>
    </w:rPr>
  </w:style>
  <w:style w:type="paragraph" w:customStyle="1" w:styleId="a2">
    <w:name w:val="Заголовок без нумерации"/>
    <w:link w:val="a3"/>
    <w:qFormat/>
    <w:rsid w:val="008D7191"/>
    <w:pPr>
      <w:spacing w:line="360" w:lineRule="auto"/>
      <w:jc w:val="center"/>
    </w:pPr>
    <w:rPr>
      <w:b/>
      <w:bCs/>
      <w:caps/>
      <w:kern w:val="32"/>
      <w:sz w:val="28"/>
      <w:szCs w:val="28"/>
      <w:lang w:val="x-none" w:eastAsia="x-none"/>
    </w:rPr>
  </w:style>
  <w:style w:type="paragraph" w:customStyle="1" w:styleId="a4">
    <w:name w:val="Введение"/>
    <w:basedOn w:val="Heading1"/>
    <w:link w:val="a5"/>
    <w:qFormat/>
    <w:rsid w:val="008D7191"/>
    <w:pPr>
      <w:numPr>
        <w:numId w:val="0"/>
      </w:numPr>
    </w:pPr>
  </w:style>
  <w:style w:type="character" w:customStyle="1" w:styleId="a3">
    <w:name w:val="Заголовок без нумерации Знак"/>
    <w:basedOn w:val="DefaultParagraphFont"/>
    <w:link w:val="a2"/>
    <w:rsid w:val="008D7191"/>
    <w:rPr>
      <w:b/>
      <w:bCs/>
      <w:caps/>
      <w:kern w:val="32"/>
      <w:sz w:val="28"/>
      <w:szCs w:val="28"/>
      <w:lang w:val="x-none" w:eastAsia="x-none"/>
    </w:rPr>
  </w:style>
  <w:style w:type="paragraph" w:customStyle="1" w:styleId="21">
    <w:name w:val="Заголовок 2 (р.1)"/>
    <w:basedOn w:val="Heading2"/>
    <w:link w:val="210"/>
    <w:qFormat/>
    <w:rsid w:val="008D7191"/>
    <w:pPr>
      <w:numPr>
        <w:numId w:val="43"/>
      </w:numPr>
    </w:pPr>
  </w:style>
  <w:style w:type="character" w:customStyle="1" w:styleId="a5">
    <w:name w:val="Введение Знак"/>
    <w:basedOn w:val="Heading1Char"/>
    <w:link w:val="a4"/>
    <w:rsid w:val="008D7191"/>
    <w:rPr>
      <w:b/>
      <w:bCs/>
      <w:caps/>
      <w:kern w:val="32"/>
      <w:sz w:val="28"/>
      <w:szCs w:val="28"/>
      <w:lang w:val="x-none" w:eastAsia="x-none"/>
    </w:rPr>
  </w:style>
  <w:style w:type="paragraph" w:customStyle="1" w:styleId="12">
    <w:name w:val="Заголовок 1 (р.2)"/>
    <w:basedOn w:val="Heading2"/>
    <w:link w:val="120"/>
    <w:qFormat/>
    <w:rsid w:val="00172FE0"/>
    <w:pPr>
      <w:numPr>
        <w:numId w:val="44"/>
      </w:numPr>
    </w:pPr>
    <w:rPr>
      <w:lang w:eastAsia="en-US"/>
    </w:rPr>
  </w:style>
  <w:style w:type="character" w:customStyle="1" w:styleId="210">
    <w:name w:val="Заголовок 2 (р.1) Знак"/>
    <w:basedOn w:val="Heading2Char"/>
    <w:link w:val="21"/>
    <w:rsid w:val="008D7191"/>
    <w:rPr>
      <w:rFonts w:eastAsiaTheme="majorEastAsia"/>
      <w:b/>
      <w:bCs/>
      <w:sz w:val="28"/>
      <w:szCs w:val="28"/>
    </w:rPr>
  </w:style>
  <w:style w:type="paragraph" w:customStyle="1" w:styleId="13">
    <w:name w:val="Заголовок 1 (р.3)"/>
    <w:basedOn w:val="Heading2"/>
    <w:link w:val="130"/>
    <w:qFormat/>
    <w:rsid w:val="00172FE0"/>
    <w:pPr>
      <w:numPr>
        <w:numId w:val="45"/>
      </w:numPr>
    </w:pPr>
  </w:style>
  <w:style w:type="character" w:customStyle="1" w:styleId="120">
    <w:name w:val="Заголовок 1 (р.2) Знак"/>
    <w:basedOn w:val="Heading2Char"/>
    <w:link w:val="12"/>
    <w:rsid w:val="00172FE0"/>
    <w:rPr>
      <w:rFonts w:eastAsiaTheme="majorEastAsia"/>
      <w:b/>
      <w:bCs/>
      <w:sz w:val="28"/>
      <w:szCs w:val="28"/>
      <w:lang w:eastAsia="en-US"/>
    </w:rPr>
  </w:style>
  <w:style w:type="paragraph" w:customStyle="1" w:styleId="14">
    <w:name w:val="Заголовок 1 (р.4)"/>
    <w:basedOn w:val="Heading2"/>
    <w:link w:val="140"/>
    <w:qFormat/>
    <w:rsid w:val="00172FE0"/>
    <w:pPr>
      <w:numPr>
        <w:numId w:val="46"/>
      </w:numPr>
    </w:pPr>
  </w:style>
  <w:style w:type="character" w:customStyle="1" w:styleId="130">
    <w:name w:val="Заголовок 1 (р.3) Знак"/>
    <w:basedOn w:val="Heading2Char"/>
    <w:link w:val="13"/>
    <w:rsid w:val="00172FE0"/>
    <w:rPr>
      <w:rFonts w:eastAsiaTheme="majorEastAsia"/>
      <w:b/>
      <w:bCs/>
      <w:sz w:val="28"/>
      <w:szCs w:val="28"/>
    </w:rPr>
  </w:style>
  <w:style w:type="character" w:customStyle="1" w:styleId="140">
    <w:name w:val="Заголовок 1 (р.4) Знак"/>
    <w:basedOn w:val="Heading2Char"/>
    <w:link w:val="14"/>
    <w:rsid w:val="00172FE0"/>
    <w:rPr>
      <w:rFonts w:eastAsiaTheme="majorEastAsia"/>
      <w:b/>
      <w:bCs/>
      <w:sz w:val="28"/>
      <w:szCs w:val="28"/>
    </w:rPr>
  </w:style>
  <w:style w:type="character" w:customStyle="1" w:styleId="relative">
    <w:name w:val="relative"/>
    <w:basedOn w:val="DefaultParagraphFont"/>
    <w:rsid w:val="00EB0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3291">
      <w:bodyDiv w:val="1"/>
      <w:marLeft w:val="0"/>
      <w:marRight w:val="0"/>
      <w:marTop w:val="0"/>
      <w:marBottom w:val="0"/>
      <w:divBdr>
        <w:top w:val="none" w:sz="0" w:space="0" w:color="auto"/>
        <w:left w:val="none" w:sz="0" w:space="0" w:color="auto"/>
        <w:bottom w:val="none" w:sz="0" w:space="0" w:color="auto"/>
        <w:right w:val="none" w:sz="0" w:space="0" w:color="auto"/>
      </w:divBdr>
      <w:divsChild>
        <w:div w:id="958144938">
          <w:marLeft w:val="0"/>
          <w:marRight w:val="0"/>
          <w:marTop w:val="0"/>
          <w:marBottom w:val="0"/>
          <w:divBdr>
            <w:top w:val="none" w:sz="0" w:space="0" w:color="auto"/>
            <w:left w:val="none" w:sz="0" w:space="0" w:color="auto"/>
            <w:bottom w:val="none" w:sz="0" w:space="0" w:color="auto"/>
            <w:right w:val="none" w:sz="0" w:space="0" w:color="auto"/>
          </w:divBdr>
        </w:div>
      </w:divsChild>
    </w:div>
    <w:div w:id="42757681">
      <w:bodyDiv w:val="1"/>
      <w:marLeft w:val="0"/>
      <w:marRight w:val="0"/>
      <w:marTop w:val="0"/>
      <w:marBottom w:val="0"/>
      <w:divBdr>
        <w:top w:val="none" w:sz="0" w:space="0" w:color="auto"/>
        <w:left w:val="none" w:sz="0" w:space="0" w:color="auto"/>
        <w:bottom w:val="none" w:sz="0" w:space="0" w:color="auto"/>
        <w:right w:val="none" w:sz="0" w:space="0" w:color="auto"/>
      </w:divBdr>
    </w:div>
    <w:div w:id="172650832">
      <w:bodyDiv w:val="1"/>
      <w:marLeft w:val="0"/>
      <w:marRight w:val="0"/>
      <w:marTop w:val="0"/>
      <w:marBottom w:val="0"/>
      <w:divBdr>
        <w:top w:val="none" w:sz="0" w:space="0" w:color="auto"/>
        <w:left w:val="none" w:sz="0" w:space="0" w:color="auto"/>
        <w:bottom w:val="none" w:sz="0" w:space="0" w:color="auto"/>
        <w:right w:val="none" w:sz="0" w:space="0" w:color="auto"/>
      </w:divBdr>
    </w:div>
    <w:div w:id="227808949">
      <w:bodyDiv w:val="1"/>
      <w:marLeft w:val="0"/>
      <w:marRight w:val="0"/>
      <w:marTop w:val="0"/>
      <w:marBottom w:val="0"/>
      <w:divBdr>
        <w:top w:val="none" w:sz="0" w:space="0" w:color="auto"/>
        <w:left w:val="none" w:sz="0" w:space="0" w:color="auto"/>
        <w:bottom w:val="none" w:sz="0" w:space="0" w:color="auto"/>
        <w:right w:val="none" w:sz="0" w:space="0" w:color="auto"/>
      </w:divBdr>
    </w:div>
    <w:div w:id="236021337">
      <w:bodyDiv w:val="1"/>
      <w:marLeft w:val="0"/>
      <w:marRight w:val="0"/>
      <w:marTop w:val="0"/>
      <w:marBottom w:val="0"/>
      <w:divBdr>
        <w:top w:val="none" w:sz="0" w:space="0" w:color="auto"/>
        <w:left w:val="none" w:sz="0" w:space="0" w:color="auto"/>
        <w:bottom w:val="none" w:sz="0" w:space="0" w:color="auto"/>
        <w:right w:val="none" w:sz="0" w:space="0" w:color="auto"/>
      </w:divBdr>
    </w:div>
    <w:div w:id="372458949">
      <w:bodyDiv w:val="1"/>
      <w:marLeft w:val="0"/>
      <w:marRight w:val="0"/>
      <w:marTop w:val="0"/>
      <w:marBottom w:val="0"/>
      <w:divBdr>
        <w:top w:val="none" w:sz="0" w:space="0" w:color="auto"/>
        <w:left w:val="none" w:sz="0" w:space="0" w:color="auto"/>
        <w:bottom w:val="none" w:sz="0" w:space="0" w:color="auto"/>
        <w:right w:val="none" w:sz="0" w:space="0" w:color="auto"/>
      </w:divBdr>
    </w:div>
    <w:div w:id="377557944">
      <w:bodyDiv w:val="1"/>
      <w:marLeft w:val="0"/>
      <w:marRight w:val="0"/>
      <w:marTop w:val="0"/>
      <w:marBottom w:val="0"/>
      <w:divBdr>
        <w:top w:val="none" w:sz="0" w:space="0" w:color="auto"/>
        <w:left w:val="none" w:sz="0" w:space="0" w:color="auto"/>
        <w:bottom w:val="none" w:sz="0" w:space="0" w:color="auto"/>
        <w:right w:val="none" w:sz="0" w:space="0" w:color="auto"/>
      </w:divBdr>
    </w:div>
    <w:div w:id="386150394">
      <w:bodyDiv w:val="1"/>
      <w:marLeft w:val="0"/>
      <w:marRight w:val="0"/>
      <w:marTop w:val="0"/>
      <w:marBottom w:val="0"/>
      <w:divBdr>
        <w:top w:val="none" w:sz="0" w:space="0" w:color="auto"/>
        <w:left w:val="none" w:sz="0" w:space="0" w:color="auto"/>
        <w:bottom w:val="none" w:sz="0" w:space="0" w:color="auto"/>
        <w:right w:val="none" w:sz="0" w:space="0" w:color="auto"/>
      </w:divBdr>
    </w:div>
    <w:div w:id="403722720">
      <w:bodyDiv w:val="1"/>
      <w:marLeft w:val="0"/>
      <w:marRight w:val="0"/>
      <w:marTop w:val="0"/>
      <w:marBottom w:val="0"/>
      <w:divBdr>
        <w:top w:val="none" w:sz="0" w:space="0" w:color="auto"/>
        <w:left w:val="none" w:sz="0" w:space="0" w:color="auto"/>
        <w:bottom w:val="none" w:sz="0" w:space="0" w:color="auto"/>
        <w:right w:val="none" w:sz="0" w:space="0" w:color="auto"/>
      </w:divBdr>
    </w:div>
    <w:div w:id="510490531">
      <w:bodyDiv w:val="1"/>
      <w:marLeft w:val="0"/>
      <w:marRight w:val="0"/>
      <w:marTop w:val="0"/>
      <w:marBottom w:val="0"/>
      <w:divBdr>
        <w:top w:val="none" w:sz="0" w:space="0" w:color="auto"/>
        <w:left w:val="none" w:sz="0" w:space="0" w:color="auto"/>
        <w:bottom w:val="none" w:sz="0" w:space="0" w:color="auto"/>
        <w:right w:val="none" w:sz="0" w:space="0" w:color="auto"/>
      </w:divBdr>
    </w:div>
    <w:div w:id="564226078">
      <w:bodyDiv w:val="1"/>
      <w:marLeft w:val="0"/>
      <w:marRight w:val="0"/>
      <w:marTop w:val="0"/>
      <w:marBottom w:val="0"/>
      <w:divBdr>
        <w:top w:val="none" w:sz="0" w:space="0" w:color="auto"/>
        <w:left w:val="none" w:sz="0" w:space="0" w:color="auto"/>
        <w:bottom w:val="none" w:sz="0" w:space="0" w:color="auto"/>
        <w:right w:val="none" w:sz="0" w:space="0" w:color="auto"/>
      </w:divBdr>
    </w:div>
    <w:div w:id="611326673">
      <w:bodyDiv w:val="1"/>
      <w:marLeft w:val="0"/>
      <w:marRight w:val="0"/>
      <w:marTop w:val="0"/>
      <w:marBottom w:val="0"/>
      <w:divBdr>
        <w:top w:val="none" w:sz="0" w:space="0" w:color="auto"/>
        <w:left w:val="none" w:sz="0" w:space="0" w:color="auto"/>
        <w:bottom w:val="none" w:sz="0" w:space="0" w:color="auto"/>
        <w:right w:val="none" w:sz="0" w:space="0" w:color="auto"/>
      </w:divBdr>
      <w:divsChild>
        <w:div w:id="1325626390">
          <w:marLeft w:val="0"/>
          <w:marRight w:val="0"/>
          <w:marTop w:val="0"/>
          <w:marBottom w:val="0"/>
          <w:divBdr>
            <w:top w:val="none" w:sz="0" w:space="0" w:color="auto"/>
            <w:left w:val="none" w:sz="0" w:space="0" w:color="auto"/>
            <w:bottom w:val="none" w:sz="0" w:space="0" w:color="auto"/>
            <w:right w:val="none" w:sz="0" w:space="0" w:color="auto"/>
          </w:divBdr>
          <w:divsChild>
            <w:div w:id="1621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601">
      <w:bodyDiv w:val="1"/>
      <w:marLeft w:val="0"/>
      <w:marRight w:val="0"/>
      <w:marTop w:val="0"/>
      <w:marBottom w:val="0"/>
      <w:divBdr>
        <w:top w:val="none" w:sz="0" w:space="0" w:color="auto"/>
        <w:left w:val="none" w:sz="0" w:space="0" w:color="auto"/>
        <w:bottom w:val="none" w:sz="0" w:space="0" w:color="auto"/>
        <w:right w:val="none" w:sz="0" w:space="0" w:color="auto"/>
      </w:divBdr>
    </w:div>
    <w:div w:id="686718768">
      <w:bodyDiv w:val="1"/>
      <w:marLeft w:val="0"/>
      <w:marRight w:val="0"/>
      <w:marTop w:val="0"/>
      <w:marBottom w:val="0"/>
      <w:divBdr>
        <w:top w:val="none" w:sz="0" w:space="0" w:color="auto"/>
        <w:left w:val="none" w:sz="0" w:space="0" w:color="auto"/>
        <w:bottom w:val="none" w:sz="0" w:space="0" w:color="auto"/>
        <w:right w:val="none" w:sz="0" w:space="0" w:color="auto"/>
      </w:divBdr>
    </w:div>
    <w:div w:id="710157314">
      <w:bodyDiv w:val="1"/>
      <w:marLeft w:val="0"/>
      <w:marRight w:val="0"/>
      <w:marTop w:val="0"/>
      <w:marBottom w:val="0"/>
      <w:divBdr>
        <w:top w:val="none" w:sz="0" w:space="0" w:color="auto"/>
        <w:left w:val="none" w:sz="0" w:space="0" w:color="auto"/>
        <w:bottom w:val="none" w:sz="0" w:space="0" w:color="auto"/>
        <w:right w:val="none" w:sz="0" w:space="0" w:color="auto"/>
      </w:divBdr>
    </w:div>
    <w:div w:id="721249019">
      <w:bodyDiv w:val="1"/>
      <w:marLeft w:val="0"/>
      <w:marRight w:val="0"/>
      <w:marTop w:val="0"/>
      <w:marBottom w:val="0"/>
      <w:divBdr>
        <w:top w:val="none" w:sz="0" w:space="0" w:color="auto"/>
        <w:left w:val="none" w:sz="0" w:space="0" w:color="auto"/>
        <w:bottom w:val="none" w:sz="0" w:space="0" w:color="auto"/>
        <w:right w:val="none" w:sz="0" w:space="0" w:color="auto"/>
      </w:divBdr>
    </w:div>
    <w:div w:id="749696009">
      <w:bodyDiv w:val="1"/>
      <w:marLeft w:val="0"/>
      <w:marRight w:val="0"/>
      <w:marTop w:val="0"/>
      <w:marBottom w:val="0"/>
      <w:divBdr>
        <w:top w:val="none" w:sz="0" w:space="0" w:color="auto"/>
        <w:left w:val="none" w:sz="0" w:space="0" w:color="auto"/>
        <w:bottom w:val="none" w:sz="0" w:space="0" w:color="auto"/>
        <w:right w:val="none" w:sz="0" w:space="0" w:color="auto"/>
      </w:divBdr>
    </w:div>
    <w:div w:id="758529868">
      <w:bodyDiv w:val="1"/>
      <w:marLeft w:val="0"/>
      <w:marRight w:val="0"/>
      <w:marTop w:val="0"/>
      <w:marBottom w:val="0"/>
      <w:divBdr>
        <w:top w:val="none" w:sz="0" w:space="0" w:color="auto"/>
        <w:left w:val="none" w:sz="0" w:space="0" w:color="auto"/>
        <w:bottom w:val="none" w:sz="0" w:space="0" w:color="auto"/>
        <w:right w:val="none" w:sz="0" w:space="0" w:color="auto"/>
      </w:divBdr>
    </w:div>
    <w:div w:id="830679989">
      <w:bodyDiv w:val="1"/>
      <w:marLeft w:val="0"/>
      <w:marRight w:val="0"/>
      <w:marTop w:val="0"/>
      <w:marBottom w:val="0"/>
      <w:divBdr>
        <w:top w:val="none" w:sz="0" w:space="0" w:color="auto"/>
        <w:left w:val="none" w:sz="0" w:space="0" w:color="auto"/>
        <w:bottom w:val="none" w:sz="0" w:space="0" w:color="auto"/>
        <w:right w:val="none" w:sz="0" w:space="0" w:color="auto"/>
      </w:divBdr>
    </w:div>
    <w:div w:id="842668388">
      <w:bodyDiv w:val="1"/>
      <w:marLeft w:val="0"/>
      <w:marRight w:val="0"/>
      <w:marTop w:val="0"/>
      <w:marBottom w:val="0"/>
      <w:divBdr>
        <w:top w:val="none" w:sz="0" w:space="0" w:color="auto"/>
        <w:left w:val="none" w:sz="0" w:space="0" w:color="auto"/>
        <w:bottom w:val="none" w:sz="0" w:space="0" w:color="auto"/>
        <w:right w:val="none" w:sz="0" w:space="0" w:color="auto"/>
      </w:divBdr>
    </w:div>
    <w:div w:id="915437846">
      <w:bodyDiv w:val="1"/>
      <w:marLeft w:val="0"/>
      <w:marRight w:val="0"/>
      <w:marTop w:val="0"/>
      <w:marBottom w:val="0"/>
      <w:divBdr>
        <w:top w:val="none" w:sz="0" w:space="0" w:color="auto"/>
        <w:left w:val="none" w:sz="0" w:space="0" w:color="auto"/>
        <w:bottom w:val="none" w:sz="0" w:space="0" w:color="auto"/>
        <w:right w:val="none" w:sz="0" w:space="0" w:color="auto"/>
      </w:divBdr>
    </w:div>
    <w:div w:id="998263994">
      <w:bodyDiv w:val="1"/>
      <w:marLeft w:val="0"/>
      <w:marRight w:val="0"/>
      <w:marTop w:val="0"/>
      <w:marBottom w:val="0"/>
      <w:divBdr>
        <w:top w:val="none" w:sz="0" w:space="0" w:color="auto"/>
        <w:left w:val="none" w:sz="0" w:space="0" w:color="auto"/>
        <w:bottom w:val="none" w:sz="0" w:space="0" w:color="auto"/>
        <w:right w:val="none" w:sz="0" w:space="0" w:color="auto"/>
      </w:divBdr>
    </w:div>
    <w:div w:id="1006784882">
      <w:bodyDiv w:val="1"/>
      <w:marLeft w:val="0"/>
      <w:marRight w:val="0"/>
      <w:marTop w:val="0"/>
      <w:marBottom w:val="0"/>
      <w:divBdr>
        <w:top w:val="none" w:sz="0" w:space="0" w:color="auto"/>
        <w:left w:val="none" w:sz="0" w:space="0" w:color="auto"/>
        <w:bottom w:val="none" w:sz="0" w:space="0" w:color="auto"/>
        <w:right w:val="none" w:sz="0" w:space="0" w:color="auto"/>
      </w:divBdr>
      <w:divsChild>
        <w:div w:id="2070304719">
          <w:marLeft w:val="0"/>
          <w:marRight w:val="0"/>
          <w:marTop w:val="0"/>
          <w:marBottom w:val="0"/>
          <w:divBdr>
            <w:top w:val="none" w:sz="0" w:space="0" w:color="auto"/>
            <w:left w:val="none" w:sz="0" w:space="0" w:color="auto"/>
            <w:bottom w:val="none" w:sz="0" w:space="0" w:color="auto"/>
            <w:right w:val="none" w:sz="0" w:space="0" w:color="auto"/>
          </w:divBdr>
          <w:divsChild>
            <w:div w:id="6670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6811">
      <w:bodyDiv w:val="1"/>
      <w:marLeft w:val="0"/>
      <w:marRight w:val="0"/>
      <w:marTop w:val="0"/>
      <w:marBottom w:val="0"/>
      <w:divBdr>
        <w:top w:val="none" w:sz="0" w:space="0" w:color="auto"/>
        <w:left w:val="none" w:sz="0" w:space="0" w:color="auto"/>
        <w:bottom w:val="none" w:sz="0" w:space="0" w:color="auto"/>
        <w:right w:val="none" w:sz="0" w:space="0" w:color="auto"/>
      </w:divBdr>
      <w:divsChild>
        <w:div w:id="1250847332">
          <w:marLeft w:val="0"/>
          <w:marRight w:val="0"/>
          <w:marTop w:val="0"/>
          <w:marBottom w:val="0"/>
          <w:divBdr>
            <w:top w:val="none" w:sz="0" w:space="0" w:color="auto"/>
            <w:left w:val="none" w:sz="0" w:space="0" w:color="auto"/>
            <w:bottom w:val="none" w:sz="0" w:space="0" w:color="auto"/>
            <w:right w:val="none" w:sz="0" w:space="0" w:color="auto"/>
          </w:divBdr>
          <w:divsChild>
            <w:div w:id="2030256395">
              <w:marLeft w:val="0"/>
              <w:marRight w:val="0"/>
              <w:marTop w:val="0"/>
              <w:marBottom w:val="0"/>
              <w:divBdr>
                <w:top w:val="none" w:sz="0" w:space="0" w:color="auto"/>
                <w:left w:val="none" w:sz="0" w:space="0" w:color="auto"/>
                <w:bottom w:val="none" w:sz="0" w:space="0" w:color="auto"/>
                <w:right w:val="none" w:sz="0" w:space="0" w:color="auto"/>
              </w:divBdr>
            </w:div>
            <w:div w:id="796219593">
              <w:marLeft w:val="0"/>
              <w:marRight w:val="0"/>
              <w:marTop w:val="0"/>
              <w:marBottom w:val="0"/>
              <w:divBdr>
                <w:top w:val="none" w:sz="0" w:space="0" w:color="auto"/>
                <w:left w:val="none" w:sz="0" w:space="0" w:color="auto"/>
                <w:bottom w:val="none" w:sz="0" w:space="0" w:color="auto"/>
                <w:right w:val="none" w:sz="0" w:space="0" w:color="auto"/>
              </w:divBdr>
              <w:divsChild>
                <w:div w:id="129594844">
                  <w:marLeft w:val="0"/>
                  <w:marRight w:val="0"/>
                  <w:marTop w:val="0"/>
                  <w:marBottom w:val="0"/>
                  <w:divBdr>
                    <w:top w:val="none" w:sz="0" w:space="0" w:color="auto"/>
                    <w:left w:val="none" w:sz="0" w:space="0" w:color="auto"/>
                    <w:bottom w:val="none" w:sz="0" w:space="0" w:color="auto"/>
                    <w:right w:val="none" w:sz="0" w:space="0" w:color="auto"/>
                  </w:divBdr>
                  <w:divsChild>
                    <w:div w:id="19027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9186">
              <w:marLeft w:val="0"/>
              <w:marRight w:val="0"/>
              <w:marTop w:val="0"/>
              <w:marBottom w:val="0"/>
              <w:divBdr>
                <w:top w:val="none" w:sz="0" w:space="0" w:color="auto"/>
                <w:left w:val="none" w:sz="0" w:space="0" w:color="auto"/>
                <w:bottom w:val="none" w:sz="0" w:space="0" w:color="auto"/>
                <w:right w:val="none" w:sz="0" w:space="0" w:color="auto"/>
              </w:divBdr>
            </w:div>
          </w:divsChild>
        </w:div>
        <w:div w:id="1990861991">
          <w:marLeft w:val="0"/>
          <w:marRight w:val="0"/>
          <w:marTop w:val="0"/>
          <w:marBottom w:val="0"/>
          <w:divBdr>
            <w:top w:val="none" w:sz="0" w:space="0" w:color="auto"/>
            <w:left w:val="none" w:sz="0" w:space="0" w:color="auto"/>
            <w:bottom w:val="none" w:sz="0" w:space="0" w:color="auto"/>
            <w:right w:val="none" w:sz="0" w:space="0" w:color="auto"/>
          </w:divBdr>
          <w:divsChild>
            <w:div w:id="505291434">
              <w:marLeft w:val="0"/>
              <w:marRight w:val="0"/>
              <w:marTop w:val="0"/>
              <w:marBottom w:val="0"/>
              <w:divBdr>
                <w:top w:val="none" w:sz="0" w:space="0" w:color="auto"/>
                <w:left w:val="none" w:sz="0" w:space="0" w:color="auto"/>
                <w:bottom w:val="none" w:sz="0" w:space="0" w:color="auto"/>
                <w:right w:val="none" w:sz="0" w:space="0" w:color="auto"/>
              </w:divBdr>
            </w:div>
            <w:div w:id="1316764553">
              <w:marLeft w:val="0"/>
              <w:marRight w:val="0"/>
              <w:marTop w:val="0"/>
              <w:marBottom w:val="0"/>
              <w:divBdr>
                <w:top w:val="none" w:sz="0" w:space="0" w:color="auto"/>
                <w:left w:val="none" w:sz="0" w:space="0" w:color="auto"/>
                <w:bottom w:val="none" w:sz="0" w:space="0" w:color="auto"/>
                <w:right w:val="none" w:sz="0" w:space="0" w:color="auto"/>
              </w:divBdr>
              <w:divsChild>
                <w:div w:id="1883786100">
                  <w:marLeft w:val="0"/>
                  <w:marRight w:val="0"/>
                  <w:marTop w:val="0"/>
                  <w:marBottom w:val="0"/>
                  <w:divBdr>
                    <w:top w:val="none" w:sz="0" w:space="0" w:color="auto"/>
                    <w:left w:val="none" w:sz="0" w:space="0" w:color="auto"/>
                    <w:bottom w:val="none" w:sz="0" w:space="0" w:color="auto"/>
                    <w:right w:val="none" w:sz="0" w:space="0" w:color="auto"/>
                  </w:divBdr>
                  <w:divsChild>
                    <w:div w:id="14045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27">
              <w:marLeft w:val="0"/>
              <w:marRight w:val="0"/>
              <w:marTop w:val="0"/>
              <w:marBottom w:val="0"/>
              <w:divBdr>
                <w:top w:val="none" w:sz="0" w:space="0" w:color="auto"/>
                <w:left w:val="none" w:sz="0" w:space="0" w:color="auto"/>
                <w:bottom w:val="none" w:sz="0" w:space="0" w:color="auto"/>
                <w:right w:val="none" w:sz="0" w:space="0" w:color="auto"/>
              </w:divBdr>
            </w:div>
          </w:divsChild>
        </w:div>
        <w:div w:id="1208180335">
          <w:marLeft w:val="0"/>
          <w:marRight w:val="0"/>
          <w:marTop w:val="0"/>
          <w:marBottom w:val="0"/>
          <w:divBdr>
            <w:top w:val="none" w:sz="0" w:space="0" w:color="auto"/>
            <w:left w:val="none" w:sz="0" w:space="0" w:color="auto"/>
            <w:bottom w:val="none" w:sz="0" w:space="0" w:color="auto"/>
            <w:right w:val="none" w:sz="0" w:space="0" w:color="auto"/>
          </w:divBdr>
          <w:divsChild>
            <w:div w:id="1025786917">
              <w:marLeft w:val="0"/>
              <w:marRight w:val="0"/>
              <w:marTop w:val="0"/>
              <w:marBottom w:val="0"/>
              <w:divBdr>
                <w:top w:val="none" w:sz="0" w:space="0" w:color="auto"/>
                <w:left w:val="none" w:sz="0" w:space="0" w:color="auto"/>
                <w:bottom w:val="none" w:sz="0" w:space="0" w:color="auto"/>
                <w:right w:val="none" w:sz="0" w:space="0" w:color="auto"/>
              </w:divBdr>
            </w:div>
            <w:div w:id="1239444217">
              <w:marLeft w:val="0"/>
              <w:marRight w:val="0"/>
              <w:marTop w:val="0"/>
              <w:marBottom w:val="0"/>
              <w:divBdr>
                <w:top w:val="none" w:sz="0" w:space="0" w:color="auto"/>
                <w:left w:val="none" w:sz="0" w:space="0" w:color="auto"/>
                <w:bottom w:val="none" w:sz="0" w:space="0" w:color="auto"/>
                <w:right w:val="none" w:sz="0" w:space="0" w:color="auto"/>
              </w:divBdr>
              <w:divsChild>
                <w:div w:id="201022656">
                  <w:marLeft w:val="0"/>
                  <w:marRight w:val="0"/>
                  <w:marTop w:val="0"/>
                  <w:marBottom w:val="0"/>
                  <w:divBdr>
                    <w:top w:val="none" w:sz="0" w:space="0" w:color="auto"/>
                    <w:left w:val="none" w:sz="0" w:space="0" w:color="auto"/>
                    <w:bottom w:val="none" w:sz="0" w:space="0" w:color="auto"/>
                    <w:right w:val="none" w:sz="0" w:space="0" w:color="auto"/>
                  </w:divBdr>
                  <w:divsChild>
                    <w:div w:id="15222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6483">
              <w:marLeft w:val="0"/>
              <w:marRight w:val="0"/>
              <w:marTop w:val="0"/>
              <w:marBottom w:val="0"/>
              <w:divBdr>
                <w:top w:val="none" w:sz="0" w:space="0" w:color="auto"/>
                <w:left w:val="none" w:sz="0" w:space="0" w:color="auto"/>
                <w:bottom w:val="none" w:sz="0" w:space="0" w:color="auto"/>
                <w:right w:val="none" w:sz="0" w:space="0" w:color="auto"/>
              </w:divBdr>
            </w:div>
          </w:divsChild>
        </w:div>
        <w:div w:id="116460796">
          <w:marLeft w:val="0"/>
          <w:marRight w:val="0"/>
          <w:marTop w:val="0"/>
          <w:marBottom w:val="0"/>
          <w:divBdr>
            <w:top w:val="none" w:sz="0" w:space="0" w:color="auto"/>
            <w:left w:val="none" w:sz="0" w:space="0" w:color="auto"/>
            <w:bottom w:val="none" w:sz="0" w:space="0" w:color="auto"/>
            <w:right w:val="none" w:sz="0" w:space="0" w:color="auto"/>
          </w:divBdr>
          <w:divsChild>
            <w:div w:id="1608582623">
              <w:marLeft w:val="0"/>
              <w:marRight w:val="0"/>
              <w:marTop w:val="0"/>
              <w:marBottom w:val="0"/>
              <w:divBdr>
                <w:top w:val="none" w:sz="0" w:space="0" w:color="auto"/>
                <w:left w:val="none" w:sz="0" w:space="0" w:color="auto"/>
                <w:bottom w:val="none" w:sz="0" w:space="0" w:color="auto"/>
                <w:right w:val="none" w:sz="0" w:space="0" w:color="auto"/>
              </w:divBdr>
            </w:div>
            <w:div w:id="1130250017">
              <w:marLeft w:val="0"/>
              <w:marRight w:val="0"/>
              <w:marTop w:val="0"/>
              <w:marBottom w:val="0"/>
              <w:divBdr>
                <w:top w:val="none" w:sz="0" w:space="0" w:color="auto"/>
                <w:left w:val="none" w:sz="0" w:space="0" w:color="auto"/>
                <w:bottom w:val="none" w:sz="0" w:space="0" w:color="auto"/>
                <w:right w:val="none" w:sz="0" w:space="0" w:color="auto"/>
              </w:divBdr>
              <w:divsChild>
                <w:div w:id="1831215952">
                  <w:marLeft w:val="0"/>
                  <w:marRight w:val="0"/>
                  <w:marTop w:val="0"/>
                  <w:marBottom w:val="0"/>
                  <w:divBdr>
                    <w:top w:val="none" w:sz="0" w:space="0" w:color="auto"/>
                    <w:left w:val="none" w:sz="0" w:space="0" w:color="auto"/>
                    <w:bottom w:val="none" w:sz="0" w:space="0" w:color="auto"/>
                    <w:right w:val="none" w:sz="0" w:space="0" w:color="auto"/>
                  </w:divBdr>
                  <w:divsChild>
                    <w:div w:id="11166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3133">
              <w:marLeft w:val="0"/>
              <w:marRight w:val="0"/>
              <w:marTop w:val="0"/>
              <w:marBottom w:val="0"/>
              <w:divBdr>
                <w:top w:val="none" w:sz="0" w:space="0" w:color="auto"/>
                <w:left w:val="none" w:sz="0" w:space="0" w:color="auto"/>
                <w:bottom w:val="none" w:sz="0" w:space="0" w:color="auto"/>
                <w:right w:val="none" w:sz="0" w:space="0" w:color="auto"/>
              </w:divBdr>
            </w:div>
          </w:divsChild>
        </w:div>
        <w:div w:id="1154299085">
          <w:marLeft w:val="0"/>
          <w:marRight w:val="0"/>
          <w:marTop w:val="0"/>
          <w:marBottom w:val="0"/>
          <w:divBdr>
            <w:top w:val="none" w:sz="0" w:space="0" w:color="auto"/>
            <w:left w:val="none" w:sz="0" w:space="0" w:color="auto"/>
            <w:bottom w:val="none" w:sz="0" w:space="0" w:color="auto"/>
            <w:right w:val="none" w:sz="0" w:space="0" w:color="auto"/>
          </w:divBdr>
          <w:divsChild>
            <w:div w:id="603804656">
              <w:marLeft w:val="0"/>
              <w:marRight w:val="0"/>
              <w:marTop w:val="0"/>
              <w:marBottom w:val="0"/>
              <w:divBdr>
                <w:top w:val="none" w:sz="0" w:space="0" w:color="auto"/>
                <w:left w:val="none" w:sz="0" w:space="0" w:color="auto"/>
                <w:bottom w:val="none" w:sz="0" w:space="0" w:color="auto"/>
                <w:right w:val="none" w:sz="0" w:space="0" w:color="auto"/>
              </w:divBdr>
            </w:div>
            <w:div w:id="1423523627">
              <w:marLeft w:val="0"/>
              <w:marRight w:val="0"/>
              <w:marTop w:val="0"/>
              <w:marBottom w:val="0"/>
              <w:divBdr>
                <w:top w:val="none" w:sz="0" w:space="0" w:color="auto"/>
                <w:left w:val="none" w:sz="0" w:space="0" w:color="auto"/>
                <w:bottom w:val="none" w:sz="0" w:space="0" w:color="auto"/>
                <w:right w:val="none" w:sz="0" w:space="0" w:color="auto"/>
              </w:divBdr>
              <w:divsChild>
                <w:div w:id="875047274">
                  <w:marLeft w:val="0"/>
                  <w:marRight w:val="0"/>
                  <w:marTop w:val="0"/>
                  <w:marBottom w:val="0"/>
                  <w:divBdr>
                    <w:top w:val="none" w:sz="0" w:space="0" w:color="auto"/>
                    <w:left w:val="none" w:sz="0" w:space="0" w:color="auto"/>
                    <w:bottom w:val="none" w:sz="0" w:space="0" w:color="auto"/>
                    <w:right w:val="none" w:sz="0" w:space="0" w:color="auto"/>
                  </w:divBdr>
                  <w:divsChild>
                    <w:div w:id="11822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0876">
              <w:marLeft w:val="0"/>
              <w:marRight w:val="0"/>
              <w:marTop w:val="0"/>
              <w:marBottom w:val="0"/>
              <w:divBdr>
                <w:top w:val="none" w:sz="0" w:space="0" w:color="auto"/>
                <w:left w:val="none" w:sz="0" w:space="0" w:color="auto"/>
                <w:bottom w:val="none" w:sz="0" w:space="0" w:color="auto"/>
                <w:right w:val="none" w:sz="0" w:space="0" w:color="auto"/>
              </w:divBdr>
            </w:div>
          </w:divsChild>
        </w:div>
        <w:div w:id="1597864576">
          <w:marLeft w:val="0"/>
          <w:marRight w:val="0"/>
          <w:marTop w:val="0"/>
          <w:marBottom w:val="0"/>
          <w:divBdr>
            <w:top w:val="none" w:sz="0" w:space="0" w:color="auto"/>
            <w:left w:val="none" w:sz="0" w:space="0" w:color="auto"/>
            <w:bottom w:val="none" w:sz="0" w:space="0" w:color="auto"/>
            <w:right w:val="none" w:sz="0" w:space="0" w:color="auto"/>
          </w:divBdr>
          <w:divsChild>
            <w:div w:id="1106852016">
              <w:marLeft w:val="0"/>
              <w:marRight w:val="0"/>
              <w:marTop w:val="0"/>
              <w:marBottom w:val="0"/>
              <w:divBdr>
                <w:top w:val="none" w:sz="0" w:space="0" w:color="auto"/>
                <w:left w:val="none" w:sz="0" w:space="0" w:color="auto"/>
                <w:bottom w:val="none" w:sz="0" w:space="0" w:color="auto"/>
                <w:right w:val="none" w:sz="0" w:space="0" w:color="auto"/>
              </w:divBdr>
            </w:div>
            <w:div w:id="1709530070">
              <w:marLeft w:val="0"/>
              <w:marRight w:val="0"/>
              <w:marTop w:val="0"/>
              <w:marBottom w:val="0"/>
              <w:divBdr>
                <w:top w:val="none" w:sz="0" w:space="0" w:color="auto"/>
                <w:left w:val="none" w:sz="0" w:space="0" w:color="auto"/>
                <w:bottom w:val="none" w:sz="0" w:space="0" w:color="auto"/>
                <w:right w:val="none" w:sz="0" w:space="0" w:color="auto"/>
              </w:divBdr>
              <w:divsChild>
                <w:div w:id="213197155">
                  <w:marLeft w:val="0"/>
                  <w:marRight w:val="0"/>
                  <w:marTop w:val="0"/>
                  <w:marBottom w:val="0"/>
                  <w:divBdr>
                    <w:top w:val="none" w:sz="0" w:space="0" w:color="auto"/>
                    <w:left w:val="none" w:sz="0" w:space="0" w:color="auto"/>
                    <w:bottom w:val="none" w:sz="0" w:space="0" w:color="auto"/>
                    <w:right w:val="none" w:sz="0" w:space="0" w:color="auto"/>
                  </w:divBdr>
                  <w:divsChild>
                    <w:div w:id="11720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0426">
      <w:bodyDiv w:val="1"/>
      <w:marLeft w:val="0"/>
      <w:marRight w:val="0"/>
      <w:marTop w:val="0"/>
      <w:marBottom w:val="0"/>
      <w:divBdr>
        <w:top w:val="none" w:sz="0" w:space="0" w:color="auto"/>
        <w:left w:val="none" w:sz="0" w:space="0" w:color="auto"/>
        <w:bottom w:val="none" w:sz="0" w:space="0" w:color="auto"/>
        <w:right w:val="none" w:sz="0" w:space="0" w:color="auto"/>
      </w:divBdr>
    </w:div>
    <w:div w:id="1176530312">
      <w:bodyDiv w:val="1"/>
      <w:marLeft w:val="0"/>
      <w:marRight w:val="0"/>
      <w:marTop w:val="0"/>
      <w:marBottom w:val="0"/>
      <w:divBdr>
        <w:top w:val="none" w:sz="0" w:space="0" w:color="auto"/>
        <w:left w:val="none" w:sz="0" w:space="0" w:color="auto"/>
        <w:bottom w:val="none" w:sz="0" w:space="0" w:color="auto"/>
        <w:right w:val="none" w:sz="0" w:space="0" w:color="auto"/>
      </w:divBdr>
      <w:divsChild>
        <w:div w:id="1908687792">
          <w:marLeft w:val="0"/>
          <w:marRight w:val="0"/>
          <w:marTop w:val="0"/>
          <w:marBottom w:val="0"/>
          <w:divBdr>
            <w:top w:val="none" w:sz="0" w:space="0" w:color="auto"/>
            <w:left w:val="none" w:sz="0" w:space="0" w:color="auto"/>
            <w:bottom w:val="none" w:sz="0" w:space="0" w:color="auto"/>
            <w:right w:val="none" w:sz="0" w:space="0" w:color="auto"/>
          </w:divBdr>
          <w:divsChild>
            <w:div w:id="168101447">
              <w:marLeft w:val="0"/>
              <w:marRight w:val="0"/>
              <w:marTop w:val="0"/>
              <w:marBottom w:val="0"/>
              <w:divBdr>
                <w:top w:val="none" w:sz="0" w:space="0" w:color="auto"/>
                <w:left w:val="none" w:sz="0" w:space="0" w:color="auto"/>
                <w:bottom w:val="none" w:sz="0" w:space="0" w:color="auto"/>
                <w:right w:val="none" w:sz="0" w:space="0" w:color="auto"/>
              </w:divBdr>
            </w:div>
            <w:div w:id="1657686342">
              <w:marLeft w:val="0"/>
              <w:marRight w:val="0"/>
              <w:marTop w:val="0"/>
              <w:marBottom w:val="0"/>
              <w:divBdr>
                <w:top w:val="none" w:sz="0" w:space="0" w:color="auto"/>
                <w:left w:val="none" w:sz="0" w:space="0" w:color="auto"/>
                <w:bottom w:val="none" w:sz="0" w:space="0" w:color="auto"/>
                <w:right w:val="none" w:sz="0" w:space="0" w:color="auto"/>
              </w:divBdr>
            </w:div>
            <w:div w:id="426312679">
              <w:marLeft w:val="0"/>
              <w:marRight w:val="0"/>
              <w:marTop w:val="0"/>
              <w:marBottom w:val="0"/>
              <w:divBdr>
                <w:top w:val="none" w:sz="0" w:space="0" w:color="auto"/>
                <w:left w:val="none" w:sz="0" w:space="0" w:color="auto"/>
                <w:bottom w:val="none" w:sz="0" w:space="0" w:color="auto"/>
                <w:right w:val="none" w:sz="0" w:space="0" w:color="auto"/>
              </w:divBdr>
            </w:div>
            <w:div w:id="1121801563">
              <w:marLeft w:val="0"/>
              <w:marRight w:val="0"/>
              <w:marTop w:val="0"/>
              <w:marBottom w:val="0"/>
              <w:divBdr>
                <w:top w:val="none" w:sz="0" w:space="0" w:color="auto"/>
                <w:left w:val="none" w:sz="0" w:space="0" w:color="auto"/>
                <w:bottom w:val="none" w:sz="0" w:space="0" w:color="auto"/>
                <w:right w:val="none" w:sz="0" w:space="0" w:color="auto"/>
              </w:divBdr>
            </w:div>
            <w:div w:id="632297240">
              <w:marLeft w:val="0"/>
              <w:marRight w:val="0"/>
              <w:marTop w:val="0"/>
              <w:marBottom w:val="0"/>
              <w:divBdr>
                <w:top w:val="none" w:sz="0" w:space="0" w:color="auto"/>
                <w:left w:val="none" w:sz="0" w:space="0" w:color="auto"/>
                <w:bottom w:val="none" w:sz="0" w:space="0" w:color="auto"/>
                <w:right w:val="none" w:sz="0" w:space="0" w:color="auto"/>
              </w:divBdr>
            </w:div>
            <w:div w:id="1894779155">
              <w:marLeft w:val="0"/>
              <w:marRight w:val="0"/>
              <w:marTop w:val="0"/>
              <w:marBottom w:val="0"/>
              <w:divBdr>
                <w:top w:val="none" w:sz="0" w:space="0" w:color="auto"/>
                <w:left w:val="none" w:sz="0" w:space="0" w:color="auto"/>
                <w:bottom w:val="none" w:sz="0" w:space="0" w:color="auto"/>
                <w:right w:val="none" w:sz="0" w:space="0" w:color="auto"/>
              </w:divBdr>
            </w:div>
            <w:div w:id="779880461">
              <w:marLeft w:val="0"/>
              <w:marRight w:val="0"/>
              <w:marTop w:val="0"/>
              <w:marBottom w:val="0"/>
              <w:divBdr>
                <w:top w:val="none" w:sz="0" w:space="0" w:color="auto"/>
                <w:left w:val="none" w:sz="0" w:space="0" w:color="auto"/>
                <w:bottom w:val="none" w:sz="0" w:space="0" w:color="auto"/>
                <w:right w:val="none" w:sz="0" w:space="0" w:color="auto"/>
              </w:divBdr>
            </w:div>
            <w:div w:id="1494957097">
              <w:marLeft w:val="0"/>
              <w:marRight w:val="0"/>
              <w:marTop w:val="0"/>
              <w:marBottom w:val="0"/>
              <w:divBdr>
                <w:top w:val="none" w:sz="0" w:space="0" w:color="auto"/>
                <w:left w:val="none" w:sz="0" w:space="0" w:color="auto"/>
                <w:bottom w:val="none" w:sz="0" w:space="0" w:color="auto"/>
                <w:right w:val="none" w:sz="0" w:space="0" w:color="auto"/>
              </w:divBdr>
            </w:div>
            <w:div w:id="2322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4716">
      <w:bodyDiv w:val="1"/>
      <w:marLeft w:val="0"/>
      <w:marRight w:val="0"/>
      <w:marTop w:val="0"/>
      <w:marBottom w:val="0"/>
      <w:divBdr>
        <w:top w:val="none" w:sz="0" w:space="0" w:color="auto"/>
        <w:left w:val="none" w:sz="0" w:space="0" w:color="auto"/>
        <w:bottom w:val="none" w:sz="0" w:space="0" w:color="auto"/>
        <w:right w:val="none" w:sz="0" w:space="0" w:color="auto"/>
      </w:divBdr>
    </w:div>
    <w:div w:id="1271544762">
      <w:bodyDiv w:val="1"/>
      <w:marLeft w:val="0"/>
      <w:marRight w:val="0"/>
      <w:marTop w:val="0"/>
      <w:marBottom w:val="0"/>
      <w:divBdr>
        <w:top w:val="none" w:sz="0" w:space="0" w:color="auto"/>
        <w:left w:val="none" w:sz="0" w:space="0" w:color="auto"/>
        <w:bottom w:val="none" w:sz="0" w:space="0" w:color="auto"/>
        <w:right w:val="none" w:sz="0" w:space="0" w:color="auto"/>
      </w:divBdr>
      <w:divsChild>
        <w:div w:id="523714479">
          <w:marLeft w:val="0"/>
          <w:marRight w:val="0"/>
          <w:marTop w:val="0"/>
          <w:marBottom w:val="0"/>
          <w:divBdr>
            <w:top w:val="none" w:sz="0" w:space="0" w:color="auto"/>
            <w:left w:val="none" w:sz="0" w:space="0" w:color="auto"/>
            <w:bottom w:val="none" w:sz="0" w:space="0" w:color="auto"/>
            <w:right w:val="none" w:sz="0" w:space="0" w:color="auto"/>
          </w:divBdr>
          <w:divsChild>
            <w:div w:id="1008169994">
              <w:marLeft w:val="0"/>
              <w:marRight w:val="0"/>
              <w:marTop w:val="0"/>
              <w:marBottom w:val="0"/>
              <w:divBdr>
                <w:top w:val="none" w:sz="0" w:space="0" w:color="auto"/>
                <w:left w:val="none" w:sz="0" w:space="0" w:color="auto"/>
                <w:bottom w:val="none" w:sz="0" w:space="0" w:color="auto"/>
                <w:right w:val="none" w:sz="0" w:space="0" w:color="auto"/>
              </w:divBdr>
            </w:div>
            <w:div w:id="276134726">
              <w:marLeft w:val="0"/>
              <w:marRight w:val="0"/>
              <w:marTop w:val="0"/>
              <w:marBottom w:val="0"/>
              <w:divBdr>
                <w:top w:val="none" w:sz="0" w:space="0" w:color="auto"/>
                <w:left w:val="none" w:sz="0" w:space="0" w:color="auto"/>
                <w:bottom w:val="none" w:sz="0" w:space="0" w:color="auto"/>
                <w:right w:val="none" w:sz="0" w:space="0" w:color="auto"/>
              </w:divBdr>
              <w:divsChild>
                <w:div w:id="1484470013">
                  <w:marLeft w:val="0"/>
                  <w:marRight w:val="0"/>
                  <w:marTop w:val="0"/>
                  <w:marBottom w:val="0"/>
                  <w:divBdr>
                    <w:top w:val="none" w:sz="0" w:space="0" w:color="auto"/>
                    <w:left w:val="none" w:sz="0" w:space="0" w:color="auto"/>
                    <w:bottom w:val="none" w:sz="0" w:space="0" w:color="auto"/>
                    <w:right w:val="none" w:sz="0" w:space="0" w:color="auto"/>
                  </w:divBdr>
                  <w:divsChild>
                    <w:div w:id="12607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29611">
              <w:marLeft w:val="0"/>
              <w:marRight w:val="0"/>
              <w:marTop w:val="0"/>
              <w:marBottom w:val="0"/>
              <w:divBdr>
                <w:top w:val="none" w:sz="0" w:space="0" w:color="auto"/>
                <w:left w:val="none" w:sz="0" w:space="0" w:color="auto"/>
                <w:bottom w:val="none" w:sz="0" w:space="0" w:color="auto"/>
                <w:right w:val="none" w:sz="0" w:space="0" w:color="auto"/>
              </w:divBdr>
            </w:div>
          </w:divsChild>
        </w:div>
        <w:div w:id="1620837145">
          <w:marLeft w:val="0"/>
          <w:marRight w:val="0"/>
          <w:marTop w:val="0"/>
          <w:marBottom w:val="0"/>
          <w:divBdr>
            <w:top w:val="none" w:sz="0" w:space="0" w:color="auto"/>
            <w:left w:val="none" w:sz="0" w:space="0" w:color="auto"/>
            <w:bottom w:val="none" w:sz="0" w:space="0" w:color="auto"/>
            <w:right w:val="none" w:sz="0" w:space="0" w:color="auto"/>
          </w:divBdr>
          <w:divsChild>
            <w:div w:id="731469664">
              <w:marLeft w:val="0"/>
              <w:marRight w:val="0"/>
              <w:marTop w:val="0"/>
              <w:marBottom w:val="0"/>
              <w:divBdr>
                <w:top w:val="none" w:sz="0" w:space="0" w:color="auto"/>
                <w:left w:val="none" w:sz="0" w:space="0" w:color="auto"/>
                <w:bottom w:val="none" w:sz="0" w:space="0" w:color="auto"/>
                <w:right w:val="none" w:sz="0" w:space="0" w:color="auto"/>
              </w:divBdr>
            </w:div>
            <w:div w:id="1212644517">
              <w:marLeft w:val="0"/>
              <w:marRight w:val="0"/>
              <w:marTop w:val="0"/>
              <w:marBottom w:val="0"/>
              <w:divBdr>
                <w:top w:val="none" w:sz="0" w:space="0" w:color="auto"/>
                <w:left w:val="none" w:sz="0" w:space="0" w:color="auto"/>
                <w:bottom w:val="none" w:sz="0" w:space="0" w:color="auto"/>
                <w:right w:val="none" w:sz="0" w:space="0" w:color="auto"/>
              </w:divBdr>
              <w:divsChild>
                <w:div w:id="1065488854">
                  <w:marLeft w:val="0"/>
                  <w:marRight w:val="0"/>
                  <w:marTop w:val="0"/>
                  <w:marBottom w:val="0"/>
                  <w:divBdr>
                    <w:top w:val="none" w:sz="0" w:space="0" w:color="auto"/>
                    <w:left w:val="none" w:sz="0" w:space="0" w:color="auto"/>
                    <w:bottom w:val="none" w:sz="0" w:space="0" w:color="auto"/>
                    <w:right w:val="none" w:sz="0" w:space="0" w:color="auto"/>
                  </w:divBdr>
                  <w:divsChild>
                    <w:div w:id="8553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3823">
              <w:marLeft w:val="0"/>
              <w:marRight w:val="0"/>
              <w:marTop w:val="0"/>
              <w:marBottom w:val="0"/>
              <w:divBdr>
                <w:top w:val="none" w:sz="0" w:space="0" w:color="auto"/>
                <w:left w:val="none" w:sz="0" w:space="0" w:color="auto"/>
                <w:bottom w:val="none" w:sz="0" w:space="0" w:color="auto"/>
                <w:right w:val="none" w:sz="0" w:space="0" w:color="auto"/>
              </w:divBdr>
            </w:div>
          </w:divsChild>
        </w:div>
        <w:div w:id="2145923664">
          <w:marLeft w:val="0"/>
          <w:marRight w:val="0"/>
          <w:marTop w:val="0"/>
          <w:marBottom w:val="0"/>
          <w:divBdr>
            <w:top w:val="none" w:sz="0" w:space="0" w:color="auto"/>
            <w:left w:val="none" w:sz="0" w:space="0" w:color="auto"/>
            <w:bottom w:val="none" w:sz="0" w:space="0" w:color="auto"/>
            <w:right w:val="none" w:sz="0" w:space="0" w:color="auto"/>
          </w:divBdr>
          <w:divsChild>
            <w:div w:id="1495803039">
              <w:marLeft w:val="0"/>
              <w:marRight w:val="0"/>
              <w:marTop w:val="0"/>
              <w:marBottom w:val="0"/>
              <w:divBdr>
                <w:top w:val="none" w:sz="0" w:space="0" w:color="auto"/>
                <w:left w:val="none" w:sz="0" w:space="0" w:color="auto"/>
                <w:bottom w:val="none" w:sz="0" w:space="0" w:color="auto"/>
                <w:right w:val="none" w:sz="0" w:space="0" w:color="auto"/>
              </w:divBdr>
            </w:div>
            <w:div w:id="71970555">
              <w:marLeft w:val="0"/>
              <w:marRight w:val="0"/>
              <w:marTop w:val="0"/>
              <w:marBottom w:val="0"/>
              <w:divBdr>
                <w:top w:val="none" w:sz="0" w:space="0" w:color="auto"/>
                <w:left w:val="none" w:sz="0" w:space="0" w:color="auto"/>
                <w:bottom w:val="none" w:sz="0" w:space="0" w:color="auto"/>
                <w:right w:val="none" w:sz="0" w:space="0" w:color="auto"/>
              </w:divBdr>
              <w:divsChild>
                <w:div w:id="1281183679">
                  <w:marLeft w:val="0"/>
                  <w:marRight w:val="0"/>
                  <w:marTop w:val="0"/>
                  <w:marBottom w:val="0"/>
                  <w:divBdr>
                    <w:top w:val="none" w:sz="0" w:space="0" w:color="auto"/>
                    <w:left w:val="none" w:sz="0" w:space="0" w:color="auto"/>
                    <w:bottom w:val="none" w:sz="0" w:space="0" w:color="auto"/>
                    <w:right w:val="none" w:sz="0" w:space="0" w:color="auto"/>
                  </w:divBdr>
                  <w:divsChild>
                    <w:div w:id="20117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1165">
              <w:marLeft w:val="0"/>
              <w:marRight w:val="0"/>
              <w:marTop w:val="0"/>
              <w:marBottom w:val="0"/>
              <w:divBdr>
                <w:top w:val="none" w:sz="0" w:space="0" w:color="auto"/>
                <w:left w:val="none" w:sz="0" w:space="0" w:color="auto"/>
                <w:bottom w:val="none" w:sz="0" w:space="0" w:color="auto"/>
                <w:right w:val="none" w:sz="0" w:space="0" w:color="auto"/>
              </w:divBdr>
            </w:div>
          </w:divsChild>
        </w:div>
        <w:div w:id="1596592957">
          <w:marLeft w:val="0"/>
          <w:marRight w:val="0"/>
          <w:marTop w:val="0"/>
          <w:marBottom w:val="0"/>
          <w:divBdr>
            <w:top w:val="none" w:sz="0" w:space="0" w:color="auto"/>
            <w:left w:val="none" w:sz="0" w:space="0" w:color="auto"/>
            <w:bottom w:val="none" w:sz="0" w:space="0" w:color="auto"/>
            <w:right w:val="none" w:sz="0" w:space="0" w:color="auto"/>
          </w:divBdr>
          <w:divsChild>
            <w:div w:id="826289703">
              <w:marLeft w:val="0"/>
              <w:marRight w:val="0"/>
              <w:marTop w:val="0"/>
              <w:marBottom w:val="0"/>
              <w:divBdr>
                <w:top w:val="none" w:sz="0" w:space="0" w:color="auto"/>
                <w:left w:val="none" w:sz="0" w:space="0" w:color="auto"/>
                <w:bottom w:val="none" w:sz="0" w:space="0" w:color="auto"/>
                <w:right w:val="none" w:sz="0" w:space="0" w:color="auto"/>
              </w:divBdr>
            </w:div>
            <w:div w:id="2011325547">
              <w:marLeft w:val="0"/>
              <w:marRight w:val="0"/>
              <w:marTop w:val="0"/>
              <w:marBottom w:val="0"/>
              <w:divBdr>
                <w:top w:val="none" w:sz="0" w:space="0" w:color="auto"/>
                <w:left w:val="none" w:sz="0" w:space="0" w:color="auto"/>
                <w:bottom w:val="none" w:sz="0" w:space="0" w:color="auto"/>
                <w:right w:val="none" w:sz="0" w:space="0" w:color="auto"/>
              </w:divBdr>
              <w:divsChild>
                <w:div w:id="1741713916">
                  <w:marLeft w:val="0"/>
                  <w:marRight w:val="0"/>
                  <w:marTop w:val="0"/>
                  <w:marBottom w:val="0"/>
                  <w:divBdr>
                    <w:top w:val="none" w:sz="0" w:space="0" w:color="auto"/>
                    <w:left w:val="none" w:sz="0" w:space="0" w:color="auto"/>
                    <w:bottom w:val="none" w:sz="0" w:space="0" w:color="auto"/>
                    <w:right w:val="none" w:sz="0" w:space="0" w:color="auto"/>
                  </w:divBdr>
                  <w:divsChild>
                    <w:div w:id="2904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3230">
              <w:marLeft w:val="0"/>
              <w:marRight w:val="0"/>
              <w:marTop w:val="0"/>
              <w:marBottom w:val="0"/>
              <w:divBdr>
                <w:top w:val="none" w:sz="0" w:space="0" w:color="auto"/>
                <w:left w:val="none" w:sz="0" w:space="0" w:color="auto"/>
                <w:bottom w:val="none" w:sz="0" w:space="0" w:color="auto"/>
                <w:right w:val="none" w:sz="0" w:space="0" w:color="auto"/>
              </w:divBdr>
            </w:div>
          </w:divsChild>
        </w:div>
        <w:div w:id="92092746">
          <w:marLeft w:val="0"/>
          <w:marRight w:val="0"/>
          <w:marTop w:val="0"/>
          <w:marBottom w:val="0"/>
          <w:divBdr>
            <w:top w:val="none" w:sz="0" w:space="0" w:color="auto"/>
            <w:left w:val="none" w:sz="0" w:space="0" w:color="auto"/>
            <w:bottom w:val="none" w:sz="0" w:space="0" w:color="auto"/>
            <w:right w:val="none" w:sz="0" w:space="0" w:color="auto"/>
          </w:divBdr>
          <w:divsChild>
            <w:div w:id="260994115">
              <w:marLeft w:val="0"/>
              <w:marRight w:val="0"/>
              <w:marTop w:val="0"/>
              <w:marBottom w:val="0"/>
              <w:divBdr>
                <w:top w:val="none" w:sz="0" w:space="0" w:color="auto"/>
                <w:left w:val="none" w:sz="0" w:space="0" w:color="auto"/>
                <w:bottom w:val="none" w:sz="0" w:space="0" w:color="auto"/>
                <w:right w:val="none" w:sz="0" w:space="0" w:color="auto"/>
              </w:divBdr>
            </w:div>
            <w:div w:id="1323851476">
              <w:marLeft w:val="0"/>
              <w:marRight w:val="0"/>
              <w:marTop w:val="0"/>
              <w:marBottom w:val="0"/>
              <w:divBdr>
                <w:top w:val="none" w:sz="0" w:space="0" w:color="auto"/>
                <w:left w:val="none" w:sz="0" w:space="0" w:color="auto"/>
                <w:bottom w:val="none" w:sz="0" w:space="0" w:color="auto"/>
                <w:right w:val="none" w:sz="0" w:space="0" w:color="auto"/>
              </w:divBdr>
              <w:divsChild>
                <w:div w:id="86773977">
                  <w:marLeft w:val="0"/>
                  <w:marRight w:val="0"/>
                  <w:marTop w:val="0"/>
                  <w:marBottom w:val="0"/>
                  <w:divBdr>
                    <w:top w:val="none" w:sz="0" w:space="0" w:color="auto"/>
                    <w:left w:val="none" w:sz="0" w:space="0" w:color="auto"/>
                    <w:bottom w:val="none" w:sz="0" w:space="0" w:color="auto"/>
                    <w:right w:val="none" w:sz="0" w:space="0" w:color="auto"/>
                  </w:divBdr>
                  <w:divsChild>
                    <w:div w:id="16384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8116">
              <w:marLeft w:val="0"/>
              <w:marRight w:val="0"/>
              <w:marTop w:val="0"/>
              <w:marBottom w:val="0"/>
              <w:divBdr>
                <w:top w:val="none" w:sz="0" w:space="0" w:color="auto"/>
                <w:left w:val="none" w:sz="0" w:space="0" w:color="auto"/>
                <w:bottom w:val="none" w:sz="0" w:space="0" w:color="auto"/>
                <w:right w:val="none" w:sz="0" w:space="0" w:color="auto"/>
              </w:divBdr>
            </w:div>
          </w:divsChild>
        </w:div>
        <w:div w:id="762993769">
          <w:marLeft w:val="0"/>
          <w:marRight w:val="0"/>
          <w:marTop w:val="0"/>
          <w:marBottom w:val="0"/>
          <w:divBdr>
            <w:top w:val="none" w:sz="0" w:space="0" w:color="auto"/>
            <w:left w:val="none" w:sz="0" w:space="0" w:color="auto"/>
            <w:bottom w:val="none" w:sz="0" w:space="0" w:color="auto"/>
            <w:right w:val="none" w:sz="0" w:space="0" w:color="auto"/>
          </w:divBdr>
          <w:divsChild>
            <w:div w:id="1995638722">
              <w:marLeft w:val="0"/>
              <w:marRight w:val="0"/>
              <w:marTop w:val="0"/>
              <w:marBottom w:val="0"/>
              <w:divBdr>
                <w:top w:val="none" w:sz="0" w:space="0" w:color="auto"/>
                <w:left w:val="none" w:sz="0" w:space="0" w:color="auto"/>
                <w:bottom w:val="none" w:sz="0" w:space="0" w:color="auto"/>
                <w:right w:val="none" w:sz="0" w:space="0" w:color="auto"/>
              </w:divBdr>
            </w:div>
            <w:div w:id="449251578">
              <w:marLeft w:val="0"/>
              <w:marRight w:val="0"/>
              <w:marTop w:val="0"/>
              <w:marBottom w:val="0"/>
              <w:divBdr>
                <w:top w:val="none" w:sz="0" w:space="0" w:color="auto"/>
                <w:left w:val="none" w:sz="0" w:space="0" w:color="auto"/>
                <w:bottom w:val="none" w:sz="0" w:space="0" w:color="auto"/>
                <w:right w:val="none" w:sz="0" w:space="0" w:color="auto"/>
              </w:divBdr>
              <w:divsChild>
                <w:div w:id="1352336448">
                  <w:marLeft w:val="0"/>
                  <w:marRight w:val="0"/>
                  <w:marTop w:val="0"/>
                  <w:marBottom w:val="0"/>
                  <w:divBdr>
                    <w:top w:val="none" w:sz="0" w:space="0" w:color="auto"/>
                    <w:left w:val="none" w:sz="0" w:space="0" w:color="auto"/>
                    <w:bottom w:val="none" w:sz="0" w:space="0" w:color="auto"/>
                    <w:right w:val="none" w:sz="0" w:space="0" w:color="auto"/>
                  </w:divBdr>
                  <w:divsChild>
                    <w:div w:id="6381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26581">
      <w:bodyDiv w:val="1"/>
      <w:marLeft w:val="0"/>
      <w:marRight w:val="0"/>
      <w:marTop w:val="0"/>
      <w:marBottom w:val="0"/>
      <w:divBdr>
        <w:top w:val="none" w:sz="0" w:space="0" w:color="auto"/>
        <w:left w:val="none" w:sz="0" w:space="0" w:color="auto"/>
        <w:bottom w:val="none" w:sz="0" w:space="0" w:color="auto"/>
        <w:right w:val="none" w:sz="0" w:space="0" w:color="auto"/>
      </w:divBdr>
    </w:div>
    <w:div w:id="1342466211">
      <w:bodyDiv w:val="1"/>
      <w:marLeft w:val="0"/>
      <w:marRight w:val="0"/>
      <w:marTop w:val="0"/>
      <w:marBottom w:val="0"/>
      <w:divBdr>
        <w:top w:val="none" w:sz="0" w:space="0" w:color="auto"/>
        <w:left w:val="none" w:sz="0" w:space="0" w:color="auto"/>
        <w:bottom w:val="none" w:sz="0" w:space="0" w:color="auto"/>
        <w:right w:val="none" w:sz="0" w:space="0" w:color="auto"/>
      </w:divBdr>
      <w:divsChild>
        <w:div w:id="1943217850">
          <w:marLeft w:val="0"/>
          <w:marRight w:val="0"/>
          <w:marTop w:val="0"/>
          <w:marBottom w:val="0"/>
          <w:divBdr>
            <w:top w:val="none" w:sz="0" w:space="0" w:color="auto"/>
            <w:left w:val="none" w:sz="0" w:space="0" w:color="auto"/>
            <w:bottom w:val="none" w:sz="0" w:space="0" w:color="auto"/>
            <w:right w:val="none" w:sz="0" w:space="0" w:color="auto"/>
          </w:divBdr>
          <w:divsChild>
            <w:div w:id="164170895">
              <w:marLeft w:val="0"/>
              <w:marRight w:val="0"/>
              <w:marTop w:val="0"/>
              <w:marBottom w:val="0"/>
              <w:divBdr>
                <w:top w:val="none" w:sz="0" w:space="0" w:color="auto"/>
                <w:left w:val="none" w:sz="0" w:space="0" w:color="auto"/>
                <w:bottom w:val="none" w:sz="0" w:space="0" w:color="auto"/>
                <w:right w:val="none" w:sz="0" w:space="0" w:color="auto"/>
              </w:divBdr>
            </w:div>
            <w:div w:id="1499081125">
              <w:marLeft w:val="0"/>
              <w:marRight w:val="0"/>
              <w:marTop w:val="0"/>
              <w:marBottom w:val="0"/>
              <w:divBdr>
                <w:top w:val="none" w:sz="0" w:space="0" w:color="auto"/>
                <w:left w:val="none" w:sz="0" w:space="0" w:color="auto"/>
                <w:bottom w:val="none" w:sz="0" w:space="0" w:color="auto"/>
                <w:right w:val="none" w:sz="0" w:space="0" w:color="auto"/>
              </w:divBdr>
            </w:div>
            <w:div w:id="637342970">
              <w:marLeft w:val="0"/>
              <w:marRight w:val="0"/>
              <w:marTop w:val="0"/>
              <w:marBottom w:val="0"/>
              <w:divBdr>
                <w:top w:val="none" w:sz="0" w:space="0" w:color="auto"/>
                <w:left w:val="none" w:sz="0" w:space="0" w:color="auto"/>
                <w:bottom w:val="none" w:sz="0" w:space="0" w:color="auto"/>
                <w:right w:val="none" w:sz="0" w:space="0" w:color="auto"/>
              </w:divBdr>
            </w:div>
            <w:div w:id="1063867862">
              <w:marLeft w:val="0"/>
              <w:marRight w:val="0"/>
              <w:marTop w:val="0"/>
              <w:marBottom w:val="0"/>
              <w:divBdr>
                <w:top w:val="none" w:sz="0" w:space="0" w:color="auto"/>
                <w:left w:val="none" w:sz="0" w:space="0" w:color="auto"/>
                <w:bottom w:val="none" w:sz="0" w:space="0" w:color="auto"/>
                <w:right w:val="none" w:sz="0" w:space="0" w:color="auto"/>
              </w:divBdr>
            </w:div>
            <w:div w:id="210387703">
              <w:marLeft w:val="0"/>
              <w:marRight w:val="0"/>
              <w:marTop w:val="0"/>
              <w:marBottom w:val="0"/>
              <w:divBdr>
                <w:top w:val="none" w:sz="0" w:space="0" w:color="auto"/>
                <w:left w:val="none" w:sz="0" w:space="0" w:color="auto"/>
                <w:bottom w:val="none" w:sz="0" w:space="0" w:color="auto"/>
                <w:right w:val="none" w:sz="0" w:space="0" w:color="auto"/>
              </w:divBdr>
            </w:div>
            <w:div w:id="5396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071">
      <w:bodyDiv w:val="1"/>
      <w:marLeft w:val="0"/>
      <w:marRight w:val="0"/>
      <w:marTop w:val="0"/>
      <w:marBottom w:val="0"/>
      <w:divBdr>
        <w:top w:val="none" w:sz="0" w:space="0" w:color="auto"/>
        <w:left w:val="none" w:sz="0" w:space="0" w:color="auto"/>
        <w:bottom w:val="none" w:sz="0" w:space="0" w:color="auto"/>
        <w:right w:val="none" w:sz="0" w:space="0" w:color="auto"/>
      </w:divBdr>
    </w:div>
    <w:div w:id="1355111782">
      <w:bodyDiv w:val="1"/>
      <w:marLeft w:val="0"/>
      <w:marRight w:val="0"/>
      <w:marTop w:val="0"/>
      <w:marBottom w:val="0"/>
      <w:divBdr>
        <w:top w:val="none" w:sz="0" w:space="0" w:color="auto"/>
        <w:left w:val="none" w:sz="0" w:space="0" w:color="auto"/>
        <w:bottom w:val="none" w:sz="0" w:space="0" w:color="auto"/>
        <w:right w:val="none" w:sz="0" w:space="0" w:color="auto"/>
      </w:divBdr>
    </w:div>
    <w:div w:id="1368027829">
      <w:bodyDiv w:val="1"/>
      <w:marLeft w:val="0"/>
      <w:marRight w:val="0"/>
      <w:marTop w:val="0"/>
      <w:marBottom w:val="0"/>
      <w:divBdr>
        <w:top w:val="none" w:sz="0" w:space="0" w:color="auto"/>
        <w:left w:val="none" w:sz="0" w:space="0" w:color="auto"/>
        <w:bottom w:val="none" w:sz="0" w:space="0" w:color="auto"/>
        <w:right w:val="none" w:sz="0" w:space="0" w:color="auto"/>
      </w:divBdr>
    </w:div>
    <w:div w:id="1499029805">
      <w:bodyDiv w:val="1"/>
      <w:marLeft w:val="0"/>
      <w:marRight w:val="0"/>
      <w:marTop w:val="0"/>
      <w:marBottom w:val="0"/>
      <w:divBdr>
        <w:top w:val="none" w:sz="0" w:space="0" w:color="auto"/>
        <w:left w:val="none" w:sz="0" w:space="0" w:color="auto"/>
        <w:bottom w:val="none" w:sz="0" w:space="0" w:color="auto"/>
        <w:right w:val="none" w:sz="0" w:space="0" w:color="auto"/>
      </w:divBdr>
    </w:div>
    <w:div w:id="1510214200">
      <w:bodyDiv w:val="1"/>
      <w:marLeft w:val="0"/>
      <w:marRight w:val="0"/>
      <w:marTop w:val="0"/>
      <w:marBottom w:val="0"/>
      <w:divBdr>
        <w:top w:val="none" w:sz="0" w:space="0" w:color="auto"/>
        <w:left w:val="none" w:sz="0" w:space="0" w:color="auto"/>
        <w:bottom w:val="none" w:sz="0" w:space="0" w:color="auto"/>
        <w:right w:val="none" w:sz="0" w:space="0" w:color="auto"/>
      </w:divBdr>
    </w:div>
    <w:div w:id="1559704059">
      <w:bodyDiv w:val="1"/>
      <w:marLeft w:val="0"/>
      <w:marRight w:val="0"/>
      <w:marTop w:val="0"/>
      <w:marBottom w:val="0"/>
      <w:divBdr>
        <w:top w:val="none" w:sz="0" w:space="0" w:color="auto"/>
        <w:left w:val="none" w:sz="0" w:space="0" w:color="auto"/>
        <w:bottom w:val="none" w:sz="0" w:space="0" w:color="auto"/>
        <w:right w:val="none" w:sz="0" w:space="0" w:color="auto"/>
      </w:divBdr>
      <w:divsChild>
        <w:div w:id="616907066">
          <w:marLeft w:val="0"/>
          <w:marRight w:val="0"/>
          <w:marTop w:val="0"/>
          <w:marBottom w:val="0"/>
          <w:divBdr>
            <w:top w:val="none" w:sz="0" w:space="0" w:color="auto"/>
            <w:left w:val="none" w:sz="0" w:space="0" w:color="auto"/>
            <w:bottom w:val="none" w:sz="0" w:space="0" w:color="auto"/>
            <w:right w:val="none" w:sz="0" w:space="0" w:color="auto"/>
          </w:divBdr>
          <w:divsChild>
            <w:div w:id="8867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7925">
      <w:bodyDiv w:val="1"/>
      <w:marLeft w:val="0"/>
      <w:marRight w:val="0"/>
      <w:marTop w:val="0"/>
      <w:marBottom w:val="0"/>
      <w:divBdr>
        <w:top w:val="none" w:sz="0" w:space="0" w:color="auto"/>
        <w:left w:val="none" w:sz="0" w:space="0" w:color="auto"/>
        <w:bottom w:val="none" w:sz="0" w:space="0" w:color="auto"/>
        <w:right w:val="none" w:sz="0" w:space="0" w:color="auto"/>
      </w:divBdr>
    </w:div>
    <w:div w:id="1630240238">
      <w:bodyDiv w:val="1"/>
      <w:marLeft w:val="0"/>
      <w:marRight w:val="0"/>
      <w:marTop w:val="0"/>
      <w:marBottom w:val="0"/>
      <w:divBdr>
        <w:top w:val="none" w:sz="0" w:space="0" w:color="auto"/>
        <w:left w:val="none" w:sz="0" w:space="0" w:color="auto"/>
        <w:bottom w:val="none" w:sz="0" w:space="0" w:color="auto"/>
        <w:right w:val="none" w:sz="0" w:space="0" w:color="auto"/>
      </w:divBdr>
    </w:div>
    <w:div w:id="1939368559">
      <w:bodyDiv w:val="1"/>
      <w:marLeft w:val="0"/>
      <w:marRight w:val="0"/>
      <w:marTop w:val="0"/>
      <w:marBottom w:val="0"/>
      <w:divBdr>
        <w:top w:val="none" w:sz="0" w:space="0" w:color="auto"/>
        <w:left w:val="none" w:sz="0" w:space="0" w:color="auto"/>
        <w:bottom w:val="none" w:sz="0" w:space="0" w:color="auto"/>
        <w:right w:val="none" w:sz="0" w:space="0" w:color="auto"/>
      </w:divBdr>
      <w:divsChild>
        <w:div w:id="859394490">
          <w:marLeft w:val="0"/>
          <w:marRight w:val="0"/>
          <w:marTop w:val="0"/>
          <w:marBottom w:val="0"/>
          <w:divBdr>
            <w:top w:val="none" w:sz="0" w:space="0" w:color="auto"/>
            <w:left w:val="none" w:sz="0" w:space="0" w:color="auto"/>
            <w:bottom w:val="none" w:sz="0" w:space="0" w:color="auto"/>
            <w:right w:val="none" w:sz="0" w:space="0" w:color="auto"/>
          </w:divBdr>
          <w:divsChild>
            <w:div w:id="1904438751">
              <w:marLeft w:val="0"/>
              <w:marRight w:val="0"/>
              <w:marTop w:val="0"/>
              <w:marBottom w:val="0"/>
              <w:divBdr>
                <w:top w:val="none" w:sz="0" w:space="0" w:color="auto"/>
                <w:left w:val="none" w:sz="0" w:space="0" w:color="auto"/>
                <w:bottom w:val="none" w:sz="0" w:space="0" w:color="auto"/>
                <w:right w:val="none" w:sz="0" w:space="0" w:color="auto"/>
              </w:divBdr>
            </w:div>
            <w:div w:id="561989346">
              <w:marLeft w:val="0"/>
              <w:marRight w:val="0"/>
              <w:marTop w:val="0"/>
              <w:marBottom w:val="0"/>
              <w:divBdr>
                <w:top w:val="none" w:sz="0" w:space="0" w:color="auto"/>
                <w:left w:val="none" w:sz="0" w:space="0" w:color="auto"/>
                <w:bottom w:val="none" w:sz="0" w:space="0" w:color="auto"/>
                <w:right w:val="none" w:sz="0" w:space="0" w:color="auto"/>
              </w:divBdr>
              <w:divsChild>
                <w:div w:id="1011880258">
                  <w:marLeft w:val="0"/>
                  <w:marRight w:val="0"/>
                  <w:marTop w:val="0"/>
                  <w:marBottom w:val="0"/>
                  <w:divBdr>
                    <w:top w:val="none" w:sz="0" w:space="0" w:color="auto"/>
                    <w:left w:val="none" w:sz="0" w:space="0" w:color="auto"/>
                    <w:bottom w:val="none" w:sz="0" w:space="0" w:color="auto"/>
                    <w:right w:val="none" w:sz="0" w:space="0" w:color="auto"/>
                  </w:divBdr>
                  <w:divsChild>
                    <w:div w:id="10402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539">
              <w:marLeft w:val="0"/>
              <w:marRight w:val="0"/>
              <w:marTop w:val="0"/>
              <w:marBottom w:val="0"/>
              <w:divBdr>
                <w:top w:val="none" w:sz="0" w:space="0" w:color="auto"/>
                <w:left w:val="none" w:sz="0" w:space="0" w:color="auto"/>
                <w:bottom w:val="none" w:sz="0" w:space="0" w:color="auto"/>
                <w:right w:val="none" w:sz="0" w:space="0" w:color="auto"/>
              </w:divBdr>
            </w:div>
          </w:divsChild>
        </w:div>
        <w:div w:id="540555150">
          <w:marLeft w:val="0"/>
          <w:marRight w:val="0"/>
          <w:marTop w:val="0"/>
          <w:marBottom w:val="0"/>
          <w:divBdr>
            <w:top w:val="none" w:sz="0" w:space="0" w:color="auto"/>
            <w:left w:val="none" w:sz="0" w:space="0" w:color="auto"/>
            <w:bottom w:val="none" w:sz="0" w:space="0" w:color="auto"/>
            <w:right w:val="none" w:sz="0" w:space="0" w:color="auto"/>
          </w:divBdr>
          <w:divsChild>
            <w:div w:id="1624774795">
              <w:marLeft w:val="0"/>
              <w:marRight w:val="0"/>
              <w:marTop w:val="0"/>
              <w:marBottom w:val="0"/>
              <w:divBdr>
                <w:top w:val="none" w:sz="0" w:space="0" w:color="auto"/>
                <w:left w:val="none" w:sz="0" w:space="0" w:color="auto"/>
                <w:bottom w:val="none" w:sz="0" w:space="0" w:color="auto"/>
                <w:right w:val="none" w:sz="0" w:space="0" w:color="auto"/>
              </w:divBdr>
            </w:div>
            <w:div w:id="1266694552">
              <w:marLeft w:val="0"/>
              <w:marRight w:val="0"/>
              <w:marTop w:val="0"/>
              <w:marBottom w:val="0"/>
              <w:divBdr>
                <w:top w:val="none" w:sz="0" w:space="0" w:color="auto"/>
                <w:left w:val="none" w:sz="0" w:space="0" w:color="auto"/>
                <w:bottom w:val="none" w:sz="0" w:space="0" w:color="auto"/>
                <w:right w:val="none" w:sz="0" w:space="0" w:color="auto"/>
              </w:divBdr>
              <w:divsChild>
                <w:div w:id="343286408">
                  <w:marLeft w:val="0"/>
                  <w:marRight w:val="0"/>
                  <w:marTop w:val="0"/>
                  <w:marBottom w:val="0"/>
                  <w:divBdr>
                    <w:top w:val="none" w:sz="0" w:space="0" w:color="auto"/>
                    <w:left w:val="none" w:sz="0" w:space="0" w:color="auto"/>
                    <w:bottom w:val="none" w:sz="0" w:space="0" w:color="auto"/>
                    <w:right w:val="none" w:sz="0" w:space="0" w:color="auto"/>
                  </w:divBdr>
                  <w:divsChild>
                    <w:div w:id="5454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464">
              <w:marLeft w:val="0"/>
              <w:marRight w:val="0"/>
              <w:marTop w:val="0"/>
              <w:marBottom w:val="0"/>
              <w:divBdr>
                <w:top w:val="none" w:sz="0" w:space="0" w:color="auto"/>
                <w:left w:val="none" w:sz="0" w:space="0" w:color="auto"/>
                <w:bottom w:val="none" w:sz="0" w:space="0" w:color="auto"/>
                <w:right w:val="none" w:sz="0" w:space="0" w:color="auto"/>
              </w:divBdr>
            </w:div>
          </w:divsChild>
        </w:div>
        <w:div w:id="1453936669">
          <w:marLeft w:val="0"/>
          <w:marRight w:val="0"/>
          <w:marTop w:val="0"/>
          <w:marBottom w:val="0"/>
          <w:divBdr>
            <w:top w:val="none" w:sz="0" w:space="0" w:color="auto"/>
            <w:left w:val="none" w:sz="0" w:space="0" w:color="auto"/>
            <w:bottom w:val="none" w:sz="0" w:space="0" w:color="auto"/>
            <w:right w:val="none" w:sz="0" w:space="0" w:color="auto"/>
          </w:divBdr>
          <w:divsChild>
            <w:div w:id="1709066434">
              <w:marLeft w:val="0"/>
              <w:marRight w:val="0"/>
              <w:marTop w:val="0"/>
              <w:marBottom w:val="0"/>
              <w:divBdr>
                <w:top w:val="none" w:sz="0" w:space="0" w:color="auto"/>
                <w:left w:val="none" w:sz="0" w:space="0" w:color="auto"/>
                <w:bottom w:val="none" w:sz="0" w:space="0" w:color="auto"/>
                <w:right w:val="none" w:sz="0" w:space="0" w:color="auto"/>
              </w:divBdr>
            </w:div>
            <w:div w:id="620457967">
              <w:marLeft w:val="0"/>
              <w:marRight w:val="0"/>
              <w:marTop w:val="0"/>
              <w:marBottom w:val="0"/>
              <w:divBdr>
                <w:top w:val="none" w:sz="0" w:space="0" w:color="auto"/>
                <w:left w:val="none" w:sz="0" w:space="0" w:color="auto"/>
                <w:bottom w:val="none" w:sz="0" w:space="0" w:color="auto"/>
                <w:right w:val="none" w:sz="0" w:space="0" w:color="auto"/>
              </w:divBdr>
              <w:divsChild>
                <w:div w:id="1038235156">
                  <w:marLeft w:val="0"/>
                  <w:marRight w:val="0"/>
                  <w:marTop w:val="0"/>
                  <w:marBottom w:val="0"/>
                  <w:divBdr>
                    <w:top w:val="none" w:sz="0" w:space="0" w:color="auto"/>
                    <w:left w:val="none" w:sz="0" w:space="0" w:color="auto"/>
                    <w:bottom w:val="none" w:sz="0" w:space="0" w:color="auto"/>
                    <w:right w:val="none" w:sz="0" w:space="0" w:color="auto"/>
                  </w:divBdr>
                  <w:divsChild>
                    <w:div w:id="17846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0389">
              <w:marLeft w:val="0"/>
              <w:marRight w:val="0"/>
              <w:marTop w:val="0"/>
              <w:marBottom w:val="0"/>
              <w:divBdr>
                <w:top w:val="none" w:sz="0" w:space="0" w:color="auto"/>
                <w:left w:val="none" w:sz="0" w:space="0" w:color="auto"/>
                <w:bottom w:val="none" w:sz="0" w:space="0" w:color="auto"/>
                <w:right w:val="none" w:sz="0" w:space="0" w:color="auto"/>
              </w:divBdr>
            </w:div>
          </w:divsChild>
        </w:div>
        <w:div w:id="2068407099">
          <w:marLeft w:val="0"/>
          <w:marRight w:val="0"/>
          <w:marTop w:val="0"/>
          <w:marBottom w:val="0"/>
          <w:divBdr>
            <w:top w:val="none" w:sz="0" w:space="0" w:color="auto"/>
            <w:left w:val="none" w:sz="0" w:space="0" w:color="auto"/>
            <w:bottom w:val="none" w:sz="0" w:space="0" w:color="auto"/>
            <w:right w:val="none" w:sz="0" w:space="0" w:color="auto"/>
          </w:divBdr>
          <w:divsChild>
            <w:div w:id="2069454963">
              <w:marLeft w:val="0"/>
              <w:marRight w:val="0"/>
              <w:marTop w:val="0"/>
              <w:marBottom w:val="0"/>
              <w:divBdr>
                <w:top w:val="none" w:sz="0" w:space="0" w:color="auto"/>
                <w:left w:val="none" w:sz="0" w:space="0" w:color="auto"/>
                <w:bottom w:val="none" w:sz="0" w:space="0" w:color="auto"/>
                <w:right w:val="none" w:sz="0" w:space="0" w:color="auto"/>
              </w:divBdr>
            </w:div>
            <w:div w:id="1930969472">
              <w:marLeft w:val="0"/>
              <w:marRight w:val="0"/>
              <w:marTop w:val="0"/>
              <w:marBottom w:val="0"/>
              <w:divBdr>
                <w:top w:val="none" w:sz="0" w:space="0" w:color="auto"/>
                <w:left w:val="none" w:sz="0" w:space="0" w:color="auto"/>
                <w:bottom w:val="none" w:sz="0" w:space="0" w:color="auto"/>
                <w:right w:val="none" w:sz="0" w:space="0" w:color="auto"/>
              </w:divBdr>
              <w:divsChild>
                <w:div w:id="837696155">
                  <w:marLeft w:val="0"/>
                  <w:marRight w:val="0"/>
                  <w:marTop w:val="0"/>
                  <w:marBottom w:val="0"/>
                  <w:divBdr>
                    <w:top w:val="none" w:sz="0" w:space="0" w:color="auto"/>
                    <w:left w:val="none" w:sz="0" w:space="0" w:color="auto"/>
                    <w:bottom w:val="none" w:sz="0" w:space="0" w:color="auto"/>
                    <w:right w:val="none" w:sz="0" w:space="0" w:color="auto"/>
                  </w:divBdr>
                  <w:divsChild>
                    <w:div w:id="1067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423">
              <w:marLeft w:val="0"/>
              <w:marRight w:val="0"/>
              <w:marTop w:val="0"/>
              <w:marBottom w:val="0"/>
              <w:divBdr>
                <w:top w:val="none" w:sz="0" w:space="0" w:color="auto"/>
                <w:left w:val="none" w:sz="0" w:space="0" w:color="auto"/>
                <w:bottom w:val="none" w:sz="0" w:space="0" w:color="auto"/>
                <w:right w:val="none" w:sz="0" w:space="0" w:color="auto"/>
              </w:divBdr>
            </w:div>
          </w:divsChild>
        </w:div>
        <w:div w:id="65686723">
          <w:marLeft w:val="0"/>
          <w:marRight w:val="0"/>
          <w:marTop w:val="0"/>
          <w:marBottom w:val="0"/>
          <w:divBdr>
            <w:top w:val="none" w:sz="0" w:space="0" w:color="auto"/>
            <w:left w:val="none" w:sz="0" w:space="0" w:color="auto"/>
            <w:bottom w:val="none" w:sz="0" w:space="0" w:color="auto"/>
            <w:right w:val="none" w:sz="0" w:space="0" w:color="auto"/>
          </w:divBdr>
          <w:divsChild>
            <w:div w:id="2096434458">
              <w:marLeft w:val="0"/>
              <w:marRight w:val="0"/>
              <w:marTop w:val="0"/>
              <w:marBottom w:val="0"/>
              <w:divBdr>
                <w:top w:val="none" w:sz="0" w:space="0" w:color="auto"/>
                <w:left w:val="none" w:sz="0" w:space="0" w:color="auto"/>
                <w:bottom w:val="none" w:sz="0" w:space="0" w:color="auto"/>
                <w:right w:val="none" w:sz="0" w:space="0" w:color="auto"/>
              </w:divBdr>
            </w:div>
            <w:div w:id="810557073">
              <w:marLeft w:val="0"/>
              <w:marRight w:val="0"/>
              <w:marTop w:val="0"/>
              <w:marBottom w:val="0"/>
              <w:divBdr>
                <w:top w:val="none" w:sz="0" w:space="0" w:color="auto"/>
                <w:left w:val="none" w:sz="0" w:space="0" w:color="auto"/>
                <w:bottom w:val="none" w:sz="0" w:space="0" w:color="auto"/>
                <w:right w:val="none" w:sz="0" w:space="0" w:color="auto"/>
              </w:divBdr>
              <w:divsChild>
                <w:div w:id="786772166">
                  <w:marLeft w:val="0"/>
                  <w:marRight w:val="0"/>
                  <w:marTop w:val="0"/>
                  <w:marBottom w:val="0"/>
                  <w:divBdr>
                    <w:top w:val="none" w:sz="0" w:space="0" w:color="auto"/>
                    <w:left w:val="none" w:sz="0" w:space="0" w:color="auto"/>
                    <w:bottom w:val="none" w:sz="0" w:space="0" w:color="auto"/>
                    <w:right w:val="none" w:sz="0" w:space="0" w:color="auto"/>
                  </w:divBdr>
                  <w:divsChild>
                    <w:div w:id="9063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9273">
      <w:bodyDiv w:val="1"/>
      <w:marLeft w:val="0"/>
      <w:marRight w:val="0"/>
      <w:marTop w:val="0"/>
      <w:marBottom w:val="0"/>
      <w:divBdr>
        <w:top w:val="none" w:sz="0" w:space="0" w:color="auto"/>
        <w:left w:val="none" w:sz="0" w:space="0" w:color="auto"/>
        <w:bottom w:val="none" w:sz="0" w:space="0" w:color="auto"/>
        <w:right w:val="none" w:sz="0" w:space="0" w:color="auto"/>
      </w:divBdr>
    </w:div>
    <w:div w:id="1960144616">
      <w:bodyDiv w:val="1"/>
      <w:marLeft w:val="0"/>
      <w:marRight w:val="0"/>
      <w:marTop w:val="0"/>
      <w:marBottom w:val="0"/>
      <w:divBdr>
        <w:top w:val="none" w:sz="0" w:space="0" w:color="auto"/>
        <w:left w:val="none" w:sz="0" w:space="0" w:color="auto"/>
        <w:bottom w:val="none" w:sz="0" w:space="0" w:color="auto"/>
        <w:right w:val="none" w:sz="0" w:space="0" w:color="auto"/>
      </w:divBdr>
    </w:div>
    <w:div w:id="1978997440">
      <w:bodyDiv w:val="1"/>
      <w:marLeft w:val="0"/>
      <w:marRight w:val="0"/>
      <w:marTop w:val="0"/>
      <w:marBottom w:val="0"/>
      <w:divBdr>
        <w:top w:val="none" w:sz="0" w:space="0" w:color="auto"/>
        <w:left w:val="none" w:sz="0" w:space="0" w:color="auto"/>
        <w:bottom w:val="none" w:sz="0" w:space="0" w:color="auto"/>
        <w:right w:val="none" w:sz="0" w:space="0" w:color="auto"/>
      </w:divBdr>
    </w:div>
    <w:div w:id="1993899044">
      <w:bodyDiv w:val="1"/>
      <w:marLeft w:val="0"/>
      <w:marRight w:val="0"/>
      <w:marTop w:val="0"/>
      <w:marBottom w:val="0"/>
      <w:divBdr>
        <w:top w:val="none" w:sz="0" w:space="0" w:color="auto"/>
        <w:left w:val="none" w:sz="0" w:space="0" w:color="auto"/>
        <w:bottom w:val="none" w:sz="0" w:space="0" w:color="auto"/>
        <w:right w:val="none" w:sz="0" w:space="0" w:color="auto"/>
      </w:divBdr>
    </w:div>
    <w:div w:id="2009289218">
      <w:bodyDiv w:val="1"/>
      <w:marLeft w:val="0"/>
      <w:marRight w:val="0"/>
      <w:marTop w:val="0"/>
      <w:marBottom w:val="0"/>
      <w:divBdr>
        <w:top w:val="none" w:sz="0" w:space="0" w:color="auto"/>
        <w:left w:val="none" w:sz="0" w:space="0" w:color="auto"/>
        <w:bottom w:val="none" w:sz="0" w:space="0" w:color="auto"/>
        <w:right w:val="none" w:sz="0" w:space="0" w:color="auto"/>
      </w:divBdr>
      <w:divsChild>
        <w:div w:id="1083337562">
          <w:marLeft w:val="0"/>
          <w:marRight w:val="0"/>
          <w:marTop w:val="0"/>
          <w:marBottom w:val="0"/>
          <w:divBdr>
            <w:top w:val="none" w:sz="0" w:space="0" w:color="auto"/>
            <w:left w:val="none" w:sz="0" w:space="0" w:color="auto"/>
            <w:bottom w:val="none" w:sz="0" w:space="0" w:color="auto"/>
            <w:right w:val="none" w:sz="0" w:space="0" w:color="auto"/>
          </w:divBdr>
          <w:divsChild>
            <w:div w:id="52824096">
              <w:marLeft w:val="0"/>
              <w:marRight w:val="0"/>
              <w:marTop w:val="0"/>
              <w:marBottom w:val="0"/>
              <w:divBdr>
                <w:top w:val="none" w:sz="0" w:space="0" w:color="auto"/>
                <w:left w:val="none" w:sz="0" w:space="0" w:color="auto"/>
                <w:bottom w:val="none" w:sz="0" w:space="0" w:color="auto"/>
                <w:right w:val="none" w:sz="0" w:space="0" w:color="auto"/>
              </w:divBdr>
            </w:div>
            <w:div w:id="1396247236">
              <w:marLeft w:val="0"/>
              <w:marRight w:val="0"/>
              <w:marTop w:val="0"/>
              <w:marBottom w:val="0"/>
              <w:divBdr>
                <w:top w:val="none" w:sz="0" w:space="0" w:color="auto"/>
                <w:left w:val="none" w:sz="0" w:space="0" w:color="auto"/>
                <w:bottom w:val="none" w:sz="0" w:space="0" w:color="auto"/>
                <w:right w:val="none" w:sz="0" w:space="0" w:color="auto"/>
              </w:divBdr>
              <w:divsChild>
                <w:div w:id="1945334881">
                  <w:marLeft w:val="0"/>
                  <w:marRight w:val="0"/>
                  <w:marTop w:val="0"/>
                  <w:marBottom w:val="0"/>
                  <w:divBdr>
                    <w:top w:val="none" w:sz="0" w:space="0" w:color="auto"/>
                    <w:left w:val="none" w:sz="0" w:space="0" w:color="auto"/>
                    <w:bottom w:val="none" w:sz="0" w:space="0" w:color="auto"/>
                    <w:right w:val="none" w:sz="0" w:space="0" w:color="auto"/>
                  </w:divBdr>
                  <w:divsChild>
                    <w:div w:id="8893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7283">
      <w:bodyDiv w:val="1"/>
      <w:marLeft w:val="0"/>
      <w:marRight w:val="0"/>
      <w:marTop w:val="0"/>
      <w:marBottom w:val="0"/>
      <w:divBdr>
        <w:top w:val="none" w:sz="0" w:space="0" w:color="auto"/>
        <w:left w:val="none" w:sz="0" w:space="0" w:color="auto"/>
        <w:bottom w:val="none" w:sz="0" w:space="0" w:color="auto"/>
        <w:right w:val="none" w:sz="0" w:space="0" w:color="auto"/>
      </w:divBdr>
    </w:div>
    <w:div w:id="2056199343">
      <w:bodyDiv w:val="1"/>
      <w:marLeft w:val="0"/>
      <w:marRight w:val="0"/>
      <w:marTop w:val="0"/>
      <w:marBottom w:val="0"/>
      <w:divBdr>
        <w:top w:val="none" w:sz="0" w:space="0" w:color="auto"/>
        <w:left w:val="none" w:sz="0" w:space="0" w:color="auto"/>
        <w:bottom w:val="none" w:sz="0" w:space="0" w:color="auto"/>
        <w:right w:val="none" w:sz="0" w:space="0" w:color="auto"/>
      </w:divBdr>
    </w:div>
    <w:div w:id="2095469315">
      <w:bodyDiv w:val="1"/>
      <w:marLeft w:val="0"/>
      <w:marRight w:val="0"/>
      <w:marTop w:val="0"/>
      <w:marBottom w:val="0"/>
      <w:divBdr>
        <w:top w:val="none" w:sz="0" w:space="0" w:color="auto"/>
        <w:left w:val="none" w:sz="0" w:space="0" w:color="auto"/>
        <w:bottom w:val="none" w:sz="0" w:space="0" w:color="auto"/>
        <w:right w:val="none" w:sz="0" w:space="0" w:color="auto"/>
      </w:divBdr>
    </w:div>
    <w:div w:id="2099329788">
      <w:bodyDiv w:val="1"/>
      <w:marLeft w:val="0"/>
      <w:marRight w:val="0"/>
      <w:marTop w:val="0"/>
      <w:marBottom w:val="0"/>
      <w:divBdr>
        <w:top w:val="none" w:sz="0" w:space="0" w:color="auto"/>
        <w:left w:val="none" w:sz="0" w:space="0" w:color="auto"/>
        <w:bottom w:val="none" w:sz="0" w:space="0" w:color="auto"/>
        <w:right w:val="none" w:sz="0" w:space="0" w:color="auto"/>
      </w:divBdr>
    </w:div>
    <w:div w:id="2107536192">
      <w:bodyDiv w:val="1"/>
      <w:marLeft w:val="0"/>
      <w:marRight w:val="0"/>
      <w:marTop w:val="0"/>
      <w:marBottom w:val="0"/>
      <w:divBdr>
        <w:top w:val="none" w:sz="0" w:space="0" w:color="auto"/>
        <w:left w:val="none" w:sz="0" w:space="0" w:color="auto"/>
        <w:bottom w:val="none" w:sz="0" w:space="0" w:color="auto"/>
        <w:right w:val="none" w:sz="0" w:space="0" w:color="auto"/>
      </w:divBdr>
      <w:divsChild>
        <w:div w:id="1337802647">
          <w:marLeft w:val="0"/>
          <w:marRight w:val="0"/>
          <w:marTop w:val="0"/>
          <w:marBottom w:val="0"/>
          <w:divBdr>
            <w:top w:val="none" w:sz="0" w:space="0" w:color="auto"/>
            <w:left w:val="none" w:sz="0" w:space="0" w:color="auto"/>
            <w:bottom w:val="none" w:sz="0" w:space="0" w:color="auto"/>
            <w:right w:val="none" w:sz="0" w:space="0" w:color="auto"/>
          </w:divBdr>
          <w:divsChild>
            <w:div w:id="1940678582">
              <w:marLeft w:val="0"/>
              <w:marRight w:val="0"/>
              <w:marTop w:val="0"/>
              <w:marBottom w:val="0"/>
              <w:divBdr>
                <w:top w:val="none" w:sz="0" w:space="0" w:color="auto"/>
                <w:left w:val="none" w:sz="0" w:space="0" w:color="auto"/>
                <w:bottom w:val="none" w:sz="0" w:space="0" w:color="auto"/>
                <w:right w:val="none" w:sz="0" w:space="0" w:color="auto"/>
              </w:divBdr>
              <w:divsChild>
                <w:div w:id="723139087">
                  <w:marLeft w:val="0"/>
                  <w:marRight w:val="0"/>
                  <w:marTop w:val="0"/>
                  <w:marBottom w:val="0"/>
                  <w:divBdr>
                    <w:top w:val="none" w:sz="0" w:space="0" w:color="auto"/>
                    <w:left w:val="none" w:sz="0" w:space="0" w:color="auto"/>
                    <w:bottom w:val="none" w:sz="0" w:space="0" w:color="auto"/>
                    <w:right w:val="none" w:sz="0" w:space="0" w:color="auto"/>
                  </w:divBdr>
                  <w:divsChild>
                    <w:div w:id="1147817270">
                      <w:marLeft w:val="0"/>
                      <w:marRight w:val="0"/>
                      <w:marTop w:val="0"/>
                      <w:marBottom w:val="0"/>
                      <w:divBdr>
                        <w:top w:val="none" w:sz="0" w:space="0" w:color="auto"/>
                        <w:left w:val="none" w:sz="0" w:space="0" w:color="auto"/>
                        <w:bottom w:val="none" w:sz="0" w:space="0" w:color="auto"/>
                        <w:right w:val="none" w:sz="0" w:space="0" w:color="auto"/>
                      </w:divBdr>
                      <w:divsChild>
                        <w:div w:id="537812830">
                          <w:marLeft w:val="0"/>
                          <w:marRight w:val="0"/>
                          <w:marTop w:val="0"/>
                          <w:marBottom w:val="0"/>
                          <w:divBdr>
                            <w:top w:val="none" w:sz="0" w:space="0" w:color="auto"/>
                            <w:left w:val="none" w:sz="0" w:space="0" w:color="auto"/>
                            <w:bottom w:val="none" w:sz="0" w:space="0" w:color="auto"/>
                            <w:right w:val="none" w:sz="0" w:space="0" w:color="auto"/>
                          </w:divBdr>
                          <w:divsChild>
                            <w:div w:id="1708067087">
                              <w:marLeft w:val="0"/>
                              <w:marRight w:val="0"/>
                              <w:marTop w:val="0"/>
                              <w:marBottom w:val="0"/>
                              <w:divBdr>
                                <w:top w:val="none" w:sz="0" w:space="0" w:color="auto"/>
                                <w:left w:val="none" w:sz="0" w:space="0" w:color="auto"/>
                                <w:bottom w:val="none" w:sz="0" w:space="0" w:color="auto"/>
                                <w:right w:val="none" w:sz="0" w:space="0" w:color="auto"/>
                              </w:divBdr>
                              <w:divsChild>
                                <w:div w:id="1297759239">
                                  <w:marLeft w:val="0"/>
                                  <w:marRight w:val="0"/>
                                  <w:marTop w:val="0"/>
                                  <w:marBottom w:val="0"/>
                                  <w:divBdr>
                                    <w:top w:val="none" w:sz="0" w:space="0" w:color="auto"/>
                                    <w:left w:val="none" w:sz="0" w:space="0" w:color="auto"/>
                                    <w:bottom w:val="none" w:sz="0" w:space="0" w:color="auto"/>
                                    <w:right w:val="none" w:sz="0" w:space="0" w:color="auto"/>
                                  </w:divBdr>
                                  <w:divsChild>
                                    <w:div w:id="8495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9785">
                          <w:marLeft w:val="0"/>
                          <w:marRight w:val="0"/>
                          <w:marTop w:val="0"/>
                          <w:marBottom w:val="0"/>
                          <w:divBdr>
                            <w:top w:val="none" w:sz="0" w:space="0" w:color="auto"/>
                            <w:left w:val="none" w:sz="0" w:space="0" w:color="auto"/>
                            <w:bottom w:val="none" w:sz="0" w:space="0" w:color="auto"/>
                            <w:right w:val="none" w:sz="0" w:space="0" w:color="auto"/>
                          </w:divBdr>
                          <w:divsChild>
                            <w:div w:id="1055591695">
                              <w:marLeft w:val="0"/>
                              <w:marRight w:val="0"/>
                              <w:marTop w:val="0"/>
                              <w:marBottom w:val="0"/>
                              <w:divBdr>
                                <w:top w:val="none" w:sz="0" w:space="0" w:color="auto"/>
                                <w:left w:val="none" w:sz="0" w:space="0" w:color="auto"/>
                                <w:bottom w:val="none" w:sz="0" w:space="0" w:color="auto"/>
                                <w:right w:val="none" w:sz="0" w:space="0" w:color="auto"/>
                              </w:divBdr>
                              <w:divsChild>
                                <w:div w:id="12883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492256">
          <w:marLeft w:val="0"/>
          <w:marRight w:val="0"/>
          <w:marTop w:val="0"/>
          <w:marBottom w:val="0"/>
          <w:divBdr>
            <w:top w:val="none" w:sz="0" w:space="0" w:color="auto"/>
            <w:left w:val="none" w:sz="0" w:space="0" w:color="auto"/>
            <w:bottom w:val="none" w:sz="0" w:space="0" w:color="auto"/>
            <w:right w:val="none" w:sz="0" w:space="0" w:color="auto"/>
          </w:divBdr>
          <w:divsChild>
            <w:div w:id="1955550890">
              <w:marLeft w:val="0"/>
              <w:marRight w:val="0"/>
              <w:marTop w:val="0"/>
              <w:marBottom w:val="0"/>
              <w:divBdr>
                <w:top w:val="none" w:sz="0" w:space="0" w:color="auto"/>
                <w:left w:val="none" w:sz="0" w:space="0" w:color="auto"/>
                <w:bottom w:val="none" w:sz="0" w:space="0" w:color="auto"/>
                <w:right w:val="none" w:sz="0" w:space="0" w:color="auto"/>
              </w:divBdr>
              <w:divsChild>
                <w:div w:id="1836191528">
                  <w:marLeft w:val="0"/>
                  <w:marRight w:val="0"/>
                  <w:marTop w:val="0"/>
                  <w:marBottom w:val="0"/>
                  <w:divBdr>
                    <w:top w:val="none" w:sz="0" w:space="0" w:color="auto"/>
                    <w:left w:val="none" w:sz="0" w:space="0" w:color="auto"/>
                    <w:bottom w:val="none" w:sz="0" w:space="0" w:color="auto"/>
                    <w:right w:val="none" w:sz="0" w:space="0" w:color="auto"/>
                  </w:divBdr>
                  <w:divsChild>
                    <w:div w:id="579026497">
                      <w:marLeft w:val="0"/>
                      <w:marRight w:val="0"/>
                      <w:marTop w:val="0"/>
                      <w:marBottom w:val="0"/>
                      <w:divBdr>
                        <w:top w:val="none" w:sz="0" w:space="0" w:color="auto"/>
                        <w:left w:val="none" w:sz="0" w:space="0" w:color="auto"/>
                        <w:bottom w:val="none" w:sz="0" w:space="0" w:color="auto"/>
                        <w:right w:val="none" w:sz="0" w:space="0" w:color="auto"/>
                      </w:divBdr>
                      <w:divsChild>
                        <w:div w:id="23137308">
                          <w:marLeft w:val="0"/>
                          <w:marRight w:val="0"/>
                          <w:marTop w:val="0"/>
                          <w:marBottom w:val="0"/>
                          <w:divBdr>
                            <w:top w:val="none" w:sz="0" w:space="0" w:color="auto"/>
                            <w:left w:val="none" w:sz="0" w:space="0" w:color="auto"/>
                            <w:bottom w:val="none" w:sz="0" w:space="0" w:color="auto"/>
                            <w:right w:val="none" w:sz="0" w:space="0" w:color="auto"/>
                          </w:divBdr>
                          <w:divsChild>
                            <w:div w:id="1820615917">
                              <w:marLeft w:val="0"/>
                              <w:marRight w:val="0"/>
                              <w:marTop w:val="0"/>
                              <w:marBottom w:val="0"/>
                              <w:divBdr>
                                <w:top w:val="none" w:sz="0" w:space="0" w:color="auto"/>
                                <w:left w:val="none" w:sz="0" w:space="0" w:color="auto"/>
                                <w:bottom w:val="none" w:sz="0" w:space="0" w:color="auto"/>
                                <w:right w:val="none" w:sz="0" w:space="0" w:color="auto"/>
                              </w:divBdr>
                              <w:divsChild>
                                <w:div w:id="1755124597">
                                  <w:marLeft w:val="0"/>
                                  <w:marRight w:val="0"/>
                                  <w:marTop w:val="0"/>
                                  <w:marBottom w:val="0"/>
                                  <w:divBdr>
                                    <w:top w:val="none" w:sz="0" w:space="0" w:color="auto"/>
                                    <w:left w:val="none" w:sz="0" w:space="0" w:color="auto"/>
                                    <w:bottom w:val="none" w:sz="0" w:space="0" w:color="auto"/>
                                    <w:right w:val="none" w:sz="0" w:space="0" w:color="auto"/>
                                  </w:divBdr>
                                  <w:divsChild>
                                    <w:div w:id="1179733994">
                                      <w:marLeft w:val="0"/>
                                      <w:marRight w:val="0"/>
                                      <w:marTop w:val="0"/>
                                      <w:marBottom w:val="0"/>
                                      <w:divBdr>
                                        <w:top w:val="none" w:sz="0" w:space="0" w:color="auto"/>
                                        <w:left w:val="none" w:sz="0" w:space="0" w:color="auto"/>
                                        <w:bottom w:val="none" w:sz="0" w:space="0" w:color="auto"/>
                                        <w:right w:val="none" w:sz="0" w:space="0" w:color="auto"/>
                                      </w:divBdr>
                                      <w:divsChild>
                                        <w:div w:id="30220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630075">
          <w:marLeft w:val="0"/>
          <w:marRight w:val="0"/>
          <w:marTop w:val="0"/>
          <w:marBottom w:val="0"/>
          <w:divBdr>
            <w:top w:val="none" w:sz="0" w:space="0" w:color="auto"/>
            <w:left w:val="none" w:sz="0" w:space="0" w:color="auto"/>
            <w:bottom w:val="none" w:sz="0" w:space="0" w:color="auto"/>
            <w:right w:val="none" w:sz="0" w:space="0" w:color="auto"/>
          </w:divBdr>
          <w:divsChild>
            <w:div w:id="1379627993">
              <w:marLeft w:val="0"/>
              <w:marRight w:val="0"/>
              <w:marTop w:val="0"/>
              <w:marBottom w:val="0"/>
              <w:divBdr>
                <w:top w:val="none" w:sz="0" w:space="0" w:color="auto"/>
                <w:left w:val="none" w:sz="0" w:space="0" w:color="auto"/>
                <w:bottom w:val="none" w:sz="0" w:space="0" w:color="auto"/>
                <w:right w:val="none" w:sz="0" w:space="0" w:color="auto"/>
              </w:divBdr>
              <w:divsChild>
                <w:div w:id="1754693229">
                  <w:marLeft w:val="0"/>
                  <w:marRight w:val="0"/>
                  <w:marTop w:val="0"/>
                  <w:marBottom w:val="0"/>
                  <w:divBdr>
                    <w:top w:val="none" w:sz="0" w:space="0" w:color="auto"/>
                    <w:left w:val="none" w:sz="0" w:space="0" w:color="auto"/>
                    <w:bottom w:val="none" w:sz="0" w:space="0" w:color="auto"/>
                    <w:right w:val="none" w:sz="0" w:space="0" w:color="auto"/>
                  </w:divBdr>
                  <w:divsChild>
                    <w:div w:id="1201014280">
                      <w:marLeft w:val="0"/>
                      <w:marRight w:val="0"/>
                      <w:marTop w:val="0"/>
                      <w:marBottom w:val="0"/>
                      <w:divBdr>
                        <w:top w:val="none" w:sz="0" w:space="0" w:color="auto"/>
                        <w:left w:val="none" w:sz="0" w:space="0" w:color="auto"/>
                        <w:bottom w:val="none" w:sz="0" w:space="0" w:color="auto"/>
                        <w:right w:val="none" w:sz="0" w:space="0" w:color="auto"/>
                      </w:divBdr>
                      <w:divsChild>
                        <w:div w:id="1283615903">
                          <w:marLeft w:val="0"/>
                          <w:marRight w:val="0"/>
                          <w:marTop w:val="0"/>
                          <w:marBottom w:val="0"/>
                          <w:divBdr>
                            <w:top w:val="none" w:sz="0" w:space="0" w:color="auto"/>
                            <w:left w:val="none" w:sz="0" w:space="0" w:color="auto"/>
                            <w:bottom w:val="none" w:sz="0" w:space="0" w:color="auto"/>
                            <w:right w:val="none" w:sz="0" w:space="0" w:color="auto"/>
                          </w:divBdr>
                          <w:divsChild>
                            <w:div w:id="1670865715">
                              <w:marLeft w:val="0"/>
                              <w:marRight w:val="0"/>
                              <w:marTop w:val="0"/>
                              <w:marBottom w:val="0"/>
                              <w:divBdr>
                                <w:top w:val="none" w:sz="0" w:space="0" w:color="auto"/>
                                <w:left w:val="none" w:sz="0" w:space="0" w:color="auto"/>
                                <w:bottom w:val="none" w:sz="0" w:space="0" w:color="auto"/>
                                <w:right w:val="none" w:sz="0" w:space="0" w:color="auto"/>
                              </w:divBdr>
                              <w:divsChild>
                                <w:div w:id="827089756">
                                  <w:marLeft w:val="0"/>
                                  <w:marRight w:val="0"/>
                                  <w:marTop w:val="0"/>
                                  <w:marBottom w:val="0"/>
                                  <w:divBdr>
                                    <w:top w:val="none" w:sz="0" w:space="0" w:color="auto"/>
                                    <w:left w:val="none" w:sz="0" w:space="0" w:color="auto"/>
                                    <w:bottom w:val="none" w:sz="0" w:space="0" w:color="auto"/>
                                    <w:right w:val="none" w:sz="0" w:space="0" w:color="auto"/>
                                  </w:divBdr>
                                  <w:divsChild>
                                    <w:div w:id="1154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251130">
      <w:bodyDiv w:val="1"/>
      <w:marLeft w:val="0"/>
      <w:marRight w:val="0"/>
      <w:marTop w:val="0"/>
      <w:marBottom w:val="0"/>
      <w:divBdr>
        <w:top w:val="none" w:sz="0" w:space="0" w:color="auto"/>
        <w:left w:val="none" w:sz="0" w:space="0" w:color="auto"/>
        <w:bottom w:val="none" w:sz="0" w:space="0" w:color="auto"/>
        <w:right w:val="none" w:sz="0" w:space="0" w:color="auto"/>
      </w:divBdr>
    </w:div>
    <w:div w:id="2141847926">
      <w:bodyDiv w:val="1"/>
      <w:marLeft w:val="0"/>
      <w:marRight w:val="0"/>
      <w:marTop w:val="0"/>
      <w:marBottom w:val="0"/>
      <w:divBdr>
        <w:top w:val="none" w:sz="0" w:space="0" w:color="auto"/>
        <w:left w:val="none" w:sz="0" w:space="0" w:color="auto"/>
        <w:bottom w:val="none" w:sz="0" w:space="0" w:color="auto"/>
        <w:right w:val="none" w:sz="0" w:space="0" w:color="auto"/>
      </w:divBdr>
      <w:divsChild>
        <w:div w:id="306475472">
          <w:marLeft w:val="0"/>
          <w:marRight w:val="0"/>
          <w:marTop w:val="0"/>
          <w:marBottom w:val="0"/>
          <w:divBdr>
            <w:top w:val="none" w:sz="0" w:space="0" w:color="auto"/>
            <w:left w:val="none" w:sz="0" w:space="0" w:color="auto"/>
            <w:bottom w:val="none" w:sz="0" w:space="0" w:color="auto"/>
            <w:right w:val="none" w:sz="0" w:space="0" w:color="auto"/>
          </w:divBdr>
          <w:divsChild>
            <w:div w:id="407263990">
              <w:marLeft w:val="0"/>
              <w:marRight w:val="0"/>
              <w:marTop w:val="0"/>
              <w:marBottom w:val="0"/>
              <w:divBdr>
                <w:top w:val="none" w:sz="0" w:space="0" w:color="auto"/>
                <w:left w:val="none" w:sz="0" w:space="0" w:color="auto"/>
                <w:bottom w:val="none" w:sz="0" w:space="0" w:color="auto"/>
                <w:right w:val="none" w:sz="0" w:space="0" w:color="auto"/>
              </w:divBdr>
            </w:div>
            <w:div w:id="1589535735">
              <w:marLeft w:val="0"/>
              <w:marRight w:val="0"/>
              <w:marTop w:val="0"/>
              <w:marBottom w:val="0"/>
              <w:divBdr>
                <w:top w:val="none" w:sz="0" w:space="0" w:color="auto"/>
                <w:left w:val="none" w:sz="0" w:space="0" w:color="auto"/>
                <w:bottom w:val="none" w:sz="0" w:space="0" w:color="auto"/>
                <w:right w:val="none" w:sz="0" w:space="0" w:color="auto"/>
              </w:divBdr>
              <w:divsChild>
                <w:div w:id="801114502">
                  <w:marLeft w:val="0"/>
                  <w:marRight w:val="0"/>
                  <w:marTop w:val="0"/>
                  <w:marBottom w:val="0"/>
                  <w:divBdr>
                    <w:top w:val="none" w:sz="0" w:space="0" w:color="auto"/>
                    <w:left w:val="none" w:sz="0" w:space="0" w:color="auto"/>
                    <w:bottom w:val="none" w:sz="0" w:space="0" w:color="auto"/>
                    <w:right w:val="none" w:sz="0" w:space="0" w:color="auto"/>
                  </w:divBdr>
                  <w:divsChild>
                    <w:div w:id="7730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hyperlink" Target="https://www.esa.int/Enabling_Support/Space_Engineering_Technology/Technology_CubeSats/SIMBA"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07/relationships/hdphoto" Target="media/hdphoto1.wdp"/><Relationship Id="rId25" Type="http://schemas.openxmlformats.org/officeDocument/2006/relationships/hyperlink" Target="https://www.aalto.fi/en/spacecraft/mission-and-science-results"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sese.asu.edu/sites/default/files/shkolnik-2018-nature_astronomy.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asa.gov/smallsat-institute/sst-soa/guidance-navigation-and-control/" TargetMode="External"/><Relationship Id="rId28" Type="http://schemas.openxmlformats.org/officeDocument/2006/relationships/hyperlink" Target="https://www.bluecanyontech.com/news/blue-canyon-technologies-enables-lasps-cute-cubesat-for-exoplanet-atmosphere-research/"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hyperlink" Target="https://www.jpl.nasa.gov/news/press_kits/insight/launch/appendix/mars-cube-one/" TargetMode="External"/><Relationship Id="rId27" Type="http://schemas.openxmlformats.org/officeDocument/2006/relationships/hyperlink" Target="https://digitalcommons.usu.edu/cgi/viewcontent.cgi?article=1090&amp;context=smallsat" TargetMode="External"/><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7C50AF-A538-4620-918C-0E25906B6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10997</Words>
  <Characters>62684</Characters>
  <Application>Microsoft Office Word</Application>
  <DocSecurity>0</DocSecurity>
  <Lines>522</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МЕТОДИЧЕСКИЕ УКАЗАНИЯ ПО ВЫПОЛНЕНИЮ,</vt:lpstr>
      <vt:lpstr>МЕТОДИЧЕСКИЕ УКАЗАНИЯ ПО ВЫПОЛНЕНИЮ,</vt:lpstr>
    </vt:vector>
  </TitlesOfParts>
  <Company>lins</Company>
  <LinksUpToDate>false</LinksUpToDate>
  <CharactersWithSpaces>73534</CharactersWithSpaces>
  <SharedDoc>false</SharedDoc>
  <HLinks>
    <vt:vector size="72" baseType="variant">
      <vt:variant>
        <vt:i4>2228230</vt:i4>
      </vt:variant>
      <vt:variant>
        <vt:i4>33</vt:i4>
      </vt:variant>
      <vt:variant>
        <vt:i4>0</vt:i4>
      </vt:variant>
      <vt:variant>
        <vt:i4>5</vt:i4>
      </vt:variant>
      <vt:variant>
        <vt:lpwstr>https://indico.esa.int/event/252/contributions/3839/attachments/3004/3608/Advanced_CubeSat_Attitude_Determination_and_Control.pdf</vt:lpwstr>
      </vt:variant>
      <vt:variant>
        <vt:lpwstr>:~:text=The%20ADCS%20alone%20can%20control,1%20degree%20%281</vt:lpwstr>
      </vt:variant>
      <vt:variant>
        <vt:i4>5832727</vt:i4>
      </vt:variant>
      <vt:variant>
        <vt:i4>30</vt:i4>
      </vt:variant>
      <vt:variant>
        <vt:i4>0</vt:i4>
      </vt:variant>
      <vt:variant>
        <vt:i4>5</vt:i4>
      </vt:variant>
      <vt:variant>
        <vt:lpwstr>https://en.wikipedia.org/wiki/Miniature_X-ray_Solar_Spectrometer_CubeSat</vt:lpwstr>
      </vt:variant>
      <vt:variant>
        <vt:lpwstr>:~:text=Additionally%2C%20MinXSS%20was%20the%20first,14</vt:lpwstr>
      </vt:variant>
      <vt:variant>
        <vt:i4>5439552</vt:i4>
      </vt:variant>
      <vt:variant>
        <vt:i4>27</vt:i4>
      </vt:variant>
      <vt:variant>
        <vt:i4>0</vt:i4>
      </vt:variant>
      <vt:variant>
        <vt:i4>5</vt:i4>
      </vt:variant>
      <vt:variant>
        <vt:lpwstr>https://cris.bgu.ac.il/en/publications/attitude-control-of-the-delfi-n3xt-satellite</vt:lpwstr>
      </vt:variant>
      <vt:variant>
        <vt:lpwstr>:~:text=This%20paper%20presents%20the%20attitude,ground%20station%20passes%20that%20are</vt:lpwstr>
      </vt:variant>
      <vt:variant>
        <vt:i4>7667753</vt:i4>
      </vt:variant>
      <vt:variant>
        <vt:i4>24</vt:i4>
      </vt:variant>
      <vt:variant>
        <vt:i4>0</vt:i4>
      </vt:variant>
      <vt:variant>
        <vt:i4>5</vt:i4>
      </vt:variant>
      <vt:variant>
        <vt:lpwstr>https://www.itu.int/en/ITU-R/space/workshops/2015-prague-small-sat/Presentations/Planet-Labs-Safyan.pdf</vt:lpwstr>
      </vt:variant>
      <vt:variant>
        <vt:lpwstr>:~:text=Tech%20Specs%20%E2%97%8F%203U%20cubesat%2C,predicted</vt:lpwstr>
      </vt:variant>
      <vt:variant>
        <vt:i4>6619189</vt:i4>
      </vt:variant>
      <vt:variant>
        <vt:i4>21</vt:i4>
      </vt:variant>
      <vt:variant>
        <vt:i4>0</vt:i4>
      </vt:variant>
      <vt:variant>
        <vt:i4>5</vt:i4>
      </vt:variant>
      <vt:variant>
        <vt:lpwstr>https://gi.copernicus.org/preprints/2/925/2012/gid-2-925-2012.pdf</vt:lpwstr>
      </vt:variant>
      <vt:variant>
        <vt:lpwstr>:~:text=and%20built%20by%20an%20external,and%20less%20than%2010%E2%97%A620%20during</vt:lpwstr>
      </vt:variant>
      <vt:variant>
        <vt:i4>2228230</vt:i4>
      </vt:variant>
      <vt:variant>
        <vt:i4>18</vt:i4>
      </vt:variant>
      <vt:variant>
        <vt:i4>0</vt:i4>
      </vt:variant>
      <vt:variant>
        <vt:i4>5</vt:i4>
      </vt:variant>
      <vt:variant>
        <vt:lpwstr>https://indico.esa.int/event/252/contributions/3839/attachments/3004/3608/Advanced_CubeSat_Attitude_Determination_and_Control.pdf</vt:lpwstr>
      </vt:variant>
      <vt:variant>
        <vt:lpwstr>:~:text=The%20ADCS%20alone%20can%20control,1%20degree%20%281</vt:lpwstr>
      </vt:variant>
      <vt:variant>
        <vt:i4>5832727</vt:i4>
      </vt:variant>
      <vt:variant>
        <vt:i4>15</vt:i4>
      </vt:variant>
      <vt:variant>
        <vt:i4>0</vt:i4>
      </vt:variant>
      <vt:variant>
        <vt:i4>5</vt:i4>
      </vt:variant>
      <vt:variant>
        <vt:lpwstr>https://en.wikipedia.org/wiki/Miniature_X-ray_Solar_Spectrometer_CubeSat</vt:lpwstr>
      </vt:variant>
      <vt:variant>
        <vt:lpwstr>:~:text=Additionally%2C%20MinXSS%20was%20the%20first,14</vt:lpwstr>
      </vt:variant>
      <vt:variant>
        <vt:i4>5439552</vt:i4>
      </vt:variant>
      <vt:variant>
        <vt:i4>12</vt:i4>
      </vt:variant>
      <vt:variant>
        <vt:i4>0</vt:i4>
      </vt:variant>
      <vt:variant>
        <vt:i4>5</vt:i4>
      </vt:variant>
      <vt:variant>
        <vt:lpwstr>https://cris.bgu.ac.il/en/publications/attitude-control-of-the-delfi-n3xt-satellite</vt:lpwstr>
      </vt:variant>
      <vt:variant>
        <vt:lpwstr>:~:text=This%20paper%20presents%20the%20attitude,ground%20station%20passes%20that%20are</vt:lpwstr>
      </vt:variant>
      <vt:variant>
        <vt:i4>7667753</vt:i4>
      </vt:variant>
      <vt:variant>
        <vt:i4>9</vt:i4>
      </vt:variant>
      <vt:variant>
        <vt:i4>0</vt:i4>
      </vt:variant>
      <vt:variant>
        <vt:i4>5</vt:i4>
      </vt:variant>
      <vt:variant>
        <vt:lpwstr>https://www.itu.int/en/ITU-R/space/workshops/2015-prague-small-sat/Presentations/Planet-Labs-Safyan.pdf</vt:lpwstr>
      </vt:variant>
      <vt:variant>
        <vt:lpwstr>:~:text=Tech%20Specs%20%E2%97%8F%203U%20cubesat%2C,predicted</vt:lpwstr>
      </vt:variant>
      <vt:variant>
        <vt:i4>6619189</vt:i4>
      </vt:variant>
      <vt:variant>
        <vt:i4>6</vt:i4>
      </vt:variant>
      <vt:variant>
        <vt:i4>0</vt:i4>
      </vt:variant>
      <vt:variant>
        <vt:i4>5</vt:i4>
      </vt:variant>
      <vt:variant>
        <vt:lpwstr>https://gi.copernicus.org/preprints/2/925/2012/gid-2-925-2012.pdf</vt:lpwstr>
      </vt:variant>
      <vt:variant>
        <vt:lpwstr>:~:text=and%20built%20by%20an%20external,and%20less%20than%2010%E2%97%A620%20during</vt:lpwstr>
      </vt:variant>
      <vt:variant>
        <vt:i4>2228230</vt:i4>
      </vt:variant>
      <vt:variant>
        <vt:i4>3</vt:i4>
      </vt:variant>
      <vt:variant>
        <vt:i4>0</vt:i4>
      </vt:variant>
      <vt:variant>
        <vt:i4>5</vt:i4>
      </vt:variant>
      <vt:variant>
        <vt:lpwstr>https://indico.esa.int/event/252/contributions/3839/attachments/3004/3608/Advanced_CubeSat_Attitude_Determination_and_Control.pdf</vt:lpwstr>
      </vt:variant>
      <vt:variant>
        <vt:lpwstr>:~:text=The%20ADCS%20alone%20can%20control,1%20degree%20%281</vt:lpwstr>
      </vt:variant>
      <vt:variant>
        <vt:i4>5832727</vt:i4>
      </vt:variant>
      <vt:variant>
        <vt:i4>0</vt:i4>
      </vt:variant>
      <vt:variant>
        <vt:i4>0</vt:i4>
      </vt:variant>
      <vt:variant>
        <vt:i4>5</vt:i4>
      </vt:variant>
      <vt:variant>
        <vt:lpwstr>https://en.wikipedia.org/wiki/Miniature_X-ray_Solar_Spectrometer_CubeSat</vt:lpwstr>
      </vt:variant>
      <vt:variant>
        <vt:lpwstr>:~:text=Additionally%2C%20MinXSS%20was%20the%20first,14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cp:keywords/>
  <dc:description/>
  <cp:lastModifiedBy>Илья Белан</cp:lastModifiedBy>
  <cp:revision>5</cp:revision>
  <cp:lastPrinted>2016-04-08T06:40:00Z</cp:lastPrinted>
  <dcterms:created xsi:type="dcterms:W3CDTF">2025-05-22T23:39:00Z</dcterms:created>
  <dcterms:modified xsi:type="dcterms:W3CDTF">2025-05-23T11:37:00Z</dcterms:modified>
</cp:coreProperties>
</file>